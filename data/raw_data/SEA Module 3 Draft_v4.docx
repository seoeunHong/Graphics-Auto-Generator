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FA1CDE" w:rsidP="59147A71" w:rsidRDefault="00FA1CDE" w14:paraId="09D993D3" w14:textId="5B2FD517">
      <w:pPr>
        <w:spacing w:before="240" w:after="240" w:line="259" w:lineRule="auto"/>
        <w:jc w:val="both"/>
        <w:rPr>
          <w:b/>
          <w:bCs/>
          <w:sz w:val="36"/>
          <w:szCs w:val="36"/>
        </w:rPr>
      </w:pPr>
      <w:r w:rsidRPr="3E541E86">
        <w:rPr>
          <w:b/>
          <w:bCs/>
          <w:sz w:val="36"/>
          <w:szCs w:val="36"/>
        </w:rPr>
        <w:t xml:space="preserve">Sustainable Energy Academy – </w:t>
      </w:r>
      <w:r w:rsidRPr="3E541E86" w:rsidR="002B0290">
        <w:rPr>
          <w:b/>
          <w:bCs/>
          <w:sz w:val="36"/>
          <w:szCs w:val="36"/>
        </w:rPr>
        <w:t xml:space="preserve">Module </w:t>
      </w:r>
      <w:r w:rsidRPr="3E541E86" w:rsidR="06D91E4B">
        <w:rPr>
          <w:b/>
          <w:bCs/>
          <w:sz w:val="36"/>
          <w:szCs w:val="36"/>
        </w:rPr>
        <w:t>3</w:t>
      </w:r>
      <w:r w:rsidRPr="3E541E86" w:rsidR="30823A54">
        <w:rPr>
          <w:b/>
          <w:bCs/>
          <w:sz w:val="36"/>
          <w:szCs w:val="36"/>
        </w:rPr>
        <w:t xml:space="preserve"> Draft</w:t>
      </w:r>
    </w:p>
    <w:p w:rsidRPr="007939FC" w:rsidR="00AF7602" w:rsidP="00D20CC8" w:rsidRDefault="00AF7602" w14:paraId="076AA87E" w14:textId="767C3DE1">
      <w:pPr>
        <w:spacing w:before="240" w:after="240"/>
        <w:jc w:val="both"/>
        <w:rPr>
          <w:rFonts w:cstheme="minorHAnsi"/>
          <w:sz w:val="28"/>
          <w:szCs w:val="28"/>
        </w:rPr>
      </w:pPr>
      <w:r w:rsidRPr="007939FC">
        <w:rPr>
          <w:rFonts w:cstheme="minorHAnsi"/>
          <w:sz w:val="28"/>
          <w:szCs w:val="28"/>
        </w:rPr>
        <w:t>UNDP Sustainable Energy Hub</w:t>
      </w:r>
    </w:p>
    <w:p w:rsidRPr="00FF4A57" w:rsidR="00626E47" w:rsidP="44B7E274" w:rsidRDefault="00626E47" w14:paraId="28D6BA12" w14:textId="4D3AE658">
      <w:pPr>
        <w:pStyle w:val="Heading1"/>
        <w:spacing w:after="240"/>
        <w:rPr>
          <w:rFonts w:asciiTheme="minorHAnsi" w:hAnsiTheme="minorHAnsi" w:cstheme="minorBidi"/>
          <w:color w:val="4472C4" w:themeColor="accent1"/>
          <w:sz w:val="36"/>
          <w:szCs w:val="36"/>
        </w:rPr>
      </w:pPr>
      <w:bookmarkStart w:name="_Toc2004884317" w:id="0"/>
      <w:r w:rsidRPr="44B7E274">
        <w:rPr>
          <w:rFonts w:asciiTheme="minorHAnsi" w:hAnsiTheme="minorHAnsi" w:cstheme="minorBidi"/>
          <w:color w:val="4471C4"/>
          <w:sz w:val="36"/>
          <w:szCs w:val="36"/>
        </w:rPr>
        <w:t xml:space="preserve">Module </w:t>
      </w:r>
      <w:r w:rsidRPr="44B7E274" w:rsidR="4D681D5F">
        <w:rPr>
          <w:rFonts w:asciiTheme="minorHAnsi" w:hAnsiTheme="minorHAnsi" w:cstheme="minorBidi"/>
          <w:color w:val="4471C4"/>
          <w:sz w:val="36"/>
          <w:szCs w:val="36"/>
        </w:rPr>
        <w:t>3</w:t>
      </w:r>
      <w:r w:rsidRPr="44B7E274">
        <w:rPr>
          <w:rFonts w:asciiTheme="minorHAnsi" w:hAnsiTheme="minorHAnsi" w:cstheme="minorBidi"/>
          <w:color w:val="4471C4"/>
          <w:sz w:val="36"/>
          <w:szCs w:val="36"/>
        </w:rPr>
        <w:t>: Energy and Sustainable Development Nexus</w:t>
      </w:r>
      <w:bookmarkEnd w:id="0"/>
    </w:p>
    <w:p w:rsidRPr="00FF4A57" w:rsidR="2454701A" w:rsidP="6ED59419" w:rsidRDefault="0A28F11E" w14:paraId="0AB6D21A" w14:textId="4E3D19E8">
      <w:pPr>
        <w:autoSpaceDE w:val="0"/>
        <w:autoSpaceDN w:val="0"/>
        <w:adjustRightInd w:val="0"/>
        <w:spacing w:after="240" w:line="259" w:lineRule="auto"/>
        <w:jc w:val="both"/>
        <w:rPr>
          <w:sz w:val="22"/>
          <w:szCs w:val="22"/>
        </w:rPr>
      </w:pPr>
      <w:r w:rsidRPr="6ED59419">
        <w:rPr>
          <w:b/>
          <w:bCs/>
          <w:sz w:val="22"/>
          <w:szCs w:val="22"/>
        </w:rPr>
        <w:t>Module overview:</w:t>
      </w:r>
      <w:r w:rsidRPr="6ED59419">
        <w:rPr>
          <w:sz w:val="22"/>
          <w:szCs w:val="22"/>
        </w:rPr>
        <w:t xml:space="preserve"> </w:t>
      </w:r>
      <w:r w:rsidRPr="6ED59419" w:rsidR="004F1494">
        <w:rPr>
          <w:sz w:val="22"/>
          <w:szCs w:val="22"/>
        </w:rPr>
        <w:t>The urgency to address climate change and achieve the 2030 agenda</w:t>
      </w:r>
      <w:r w:rsidRPr="6ED59419" w:rsidR="00EE2135">
        <w:rPr>
          <w:sz w:val="22"/>
          <w:szCs w:val="22"/>
        </w:rPr>
        <w:t xml:space="preserve">, coupled with the complexity and </w:t>
      </w:r>
      <w:r w:rsidRPr="6ED59419" w:rsidR="00EE2135">
        <w:rPr>
          <w:kern w:val="0"/>
          <w:sz w:val="22"/>
          <w:szCs w:val="22"/>
        </w:rPr>
        <w:t>interconnected</w:t>
      </w:r>
      <w:r w:rsidRPr="6ED59419" w:rsidR="00EE2135">
        <w:rPr>
          <w:sz w:val="22"/>
          <w:szCs w:val="22"/>
        </w:rPr>
        <w:t xml:space="preserve">ness of today's global landscape, demands integrated approaches. Global patterns and emerging insights highlight the power of SDG combinations in accelerating progress amidst multifaceted development challenges </w:t>
      </w:r>
      <w:commentRangeStart w:id="1"/>
      <w:r w:rsidRPr="6ED59419" w:rsidR="00EE2135">
        <w:rPr>
          <w:sz w:val="22"/>
          <w:szCs w:val="22"/>
        </w:rPr>
        <w:t xml:space="preserve">(SDG Push). </w:t>
      </w:r>
      <w:commentRangeEnd w:id="1"/>
      <w:r w:rsidRPr="00FF4A57" w:rsidR="00EE2135">
        <w:rPr>
          <w:rStyle w:val="CommentReference"/>
          <w:rFonts w:cstheme="minorHAnsi"/>
          <w:sz w:val="22"/>
          <w:szCs w:val="24"/>
        </w:rPr>
        <w:commentReference w:id="1"/>
      </w:r>
      <w:commentRangeStart w:id="2"/>
      <w:r w:rsidRPr="6ED59419" w:rsidR="00DA4949">
        <w:rPr>
          <w:sz w:val="22"/>
          <w:szCs w:val="22"/>
        </w:rPr>
        <w:t>I</w:t>
      </w:r>
      <w:r w:rsidRPr="6ED59419" w:rsidR="00056664">
        <w:rPr>
          <w:sz w:val="22"/>
          <w:szCs w:val="22"/>
        </w:rPr>
        <w:t xml:space="preserve">ntegrated </w:t>
      </w:r>
      <w:r w:rsidRPr="6ED59419" w:rsidR="00EE2135">
        <w:rPr>
          <w:sz w:val="22"/>
          <w:szCs w:val="22"/>
        </w:rPr>
        <w:t>d</w:t>
      </w:r>
      <w:r w:rsidRPr="6ED59419" w:rsidR="00056664">
        <w:rPr>
          <w:sz w:val="22"/>
          <w:szCs w:val="22"/>
        </w:rPr>
        <w:t xml:space="preserve">evelopment </w:t>
      </w:r>
      <w:r w:rsidRPr="6ED59419" w:rsidR="00EE2135">
        <w:rPr>
          <w:sz w:val="22"/>
          <w:szCs w:val="22"/>
        </w:rPr>
        <w:t>s</w:t>
      </w:r>
      <w:r w:rsidRPr="6ED59419" w:rsidR="00056664">
        <w:rPr>
          <w:sz w:val="22"/>
          <w:szCs w:val="22"/>
        </w:rPr>
        <w:t>olutions</w:t>
      </w:r>
      <w:r w:rsidRPr="6ED59419" w:rsidR="00EE2135">
        <w:rPr>
          <w:sz w:val="22"/>
          <w:szCs w:val="22"/>
        </w:rPr>
        <w:t xml:space="preserve"> </w:t>
      </w:r>
      <w:commentRangeEnd w:id="2"/>
      <w:r w:rsidRPr="00FF4A57" w:rsidR="00B261D6">
        <w:rPr>
          <w:rStyle w:val="CommentReference"/>
          <w:rFonts w:cstheme="minorHAnsi"/>
          <w:sz w:val="22"/>
          <w:szCs w:val="24"/>
        </w:rPr>
        <w:commentReference w:id="2"/>
      </w:r>
      <w:r w:rsidRPr="6ED59419" w:rsidR="00DA4949">
        <w:rPr>
          <w:sz w:val="22"/>
          <w:szCs w:val="22"/>
        </w:rPr>
        <w:t xml:space="preserve">are required, </w:t>
      </w:r>
      <w:r w:rsidRPr="6ED59419" w:rsidR="001C204E">
        <w:rPr>
          <w:sz w:val="22"/>
          <w:szCs w:val="22"/>
        </w:rPr>
        <w:t xml:space="preserve">leveraging </w:t>
      </w:r>
      <w:r w:rsidRPr="6ED59419" w:rsidR="00DA4949">
        <w:rPr>
          <w:sz w:val="22"/>
          <w:szCs w:val="22"/>
        </w:rPr>
        <w:t>s</w:t>
      </w:r>
      <w:r w:rsidRPr="6ED59419" w:rsidR="001C204E">
        <w:rPr>
          <w:sz w:val="22"/>
          <w:szCs w:val="22"/>
        </w:rPr>
        <w:t>ynergies and mitigating trade-offs</w:t>
      </w:r>
      <w:r w:rsidRPr="6ED59419" w:rsidR="00056664">
        <w:rPr>
          <w:sz w:val="22"/>
          <w:szCs w:val="22"/>
        </w:rPr>
        <w:t xml:space="preserve"> to enhance structural transformation</w:t>
      </w:r>
      <w:r w:rsidRPr="6ED59419" w:rsidR="00DA4949">
        <w:rPr>
          <w:sz w:val="22"/>
          <w:szCs w:val="22"/>
        </w:rPr>
        <w:t>s</w:t>
      </w:r>
      <w:r w:rsidRPr="6ED59419" w:rsidR="00056664">
        <w:rPr>
          <w:sz w:val="22"/>
          <w:szCs w:val="22"/>
        </w:rPr>
        <w:t xml:space="preserve">, building </w:t>
      </w:r>
      <w:r w:rsidRPr="6ED59419" w:rsidR="006B4482">
        <w:rPr>
          <w:sz w:val="22"/>
          <w:szCs w:val="22"/>
        </w:rPr>
        <w:t>resilience</w:t>
      </w:r>
      <w:r w:rsidRPr="6ED59419" w:rsidR="00056664">
        <w:rPr>
          <w:sz w:val="22"/>
          <w:szCs w:val="22"/>
        </w:rPr>
        <w:t xml:space="preserve"> </w:t>
      </w:r>
      <w:r w:rsidRPr="6ED59419" w:rsidR="00DA4949">
        <w:rPr>
          <w:sz w:val="22"/>
          <w:szCs w:val="22"/>
        </w:rPr>
        <w:t xml:space="preserve">while </w:t>
      </w:r>
      <w:r w:rsidRPr="6ED59419" w:rsidR="00056664">
        <w:rPr>
          <w:sz w:val="22"/>
          <w:szCs w:val="22"/>
        </w:rPr>
        <w:t>leaving no one behind</w:t>
      </w:r>
      <w:r w:rsidRPr="6ED59419" w:rsidR="004F1494">
        <w:rPr>
          <w:sz w:val="22"/>
          <w:szCs w:val="22"/>
        </w:rPr>
        <w:t xml:space="preserve">. </w:t>
      </w:r>
      <w:r w:rsidRPr="6ED59419" w:rsidR="008C00F6">
        <w:rPr>
          <w:sz w:val="22"/>
          <w:szCs w:val="22"/>
        </w:rPr>
        <w:t xml:space="preserve">However, solutions are not </w:t>
      </w:r>
      <w:r w:rsidRPr="6ED59419" w:rsidR="00135FE4">
        <w:rPr>
          <w:sz w:val="22"/>
          <w:szCs w:val="22"/>
        </w:rPr>
        <w:t>one-size-fits-all; they demand tailored approaches aligned with national priorities.</w:t>
      </w:r>
      <w:r w:rsidRPr="6ED59419" w:rsidR="008C00F6">
        <w:rPr>
          <w:sz w:val="22"/>
          <w:szCs w:val="22"/>
        </w:rPr>
        <w:t xml:space="preserve"> </w:t>
      </w:r>
      <w:r w:rsidRPr="6ED59419" w:rsidR="00135FE4">
        <w:rPr>
          <w:sz w:val="22"/>
          <w:szCs w:val="22"/>
        </w:rPr>
        <w:t xml:space="preserve">This module aims to empower participants as change-makers and leaders </w:t>
      </w:r>
      <w:r w:rsidRPr="6ED59419" w:rsidR="00E370C3">
        <w:rPr>
          <w:sz w:val="22"/>
          <w:szCs w:val="22"/>
        </w:rPr>
        <w:t xml:space="preserve">in </w:t>
      </w:r>
      <w:r w:rsidRPr="6ED59419" w:rsidR="00EE2135">
        <w:rPr>
          <w:sz w:val="22"/>
          <w:szCs w:val="22"/>
        </w:rPr>
        <w:t xml:space="preserve">innovative </w:t>
      </w:r>
      <w:r w:rsidRPr="6ED59419" w:rsidR="00135FE4">
        <w:rPr>
          <w:sz w:val="22"/>
          <w:szCs w:val="22"/>
        </w:rPr>
        <w:t>sustainable development</w:t>
      </w:r>
      <w:r w:rsidRPr="6ED59419" w:rsidR="00E370C3">
        <w:rPr>
          <w:sz w:val="22"/>
          <w:szCs w:val="22"/>
        </w:rPr>
        <w:t xml:space="preserve"> solutions</w:t>
      </w:r>
      <w:r w:rsidRPr="6ED59419" w:rsidR="00135FE4">
        <w:rPr>
          <w:sz w:val="22"/>
          <w:szCs w:val="22"/>
        </w:rPr>
        <w:t xml:space="preserve">, fostering multiple SDG achievements within energy initiatives. It explores intricate interlinkages between sustainable energy and various SDGs, offering methodological approaches and </w:t>
      </w:r>
      <w:r w:rsidRPr="6ED59419" w:rsidR="00E370C3">
        <w:rPr>
          <w:sz w:val="22"/>
          <w:szCs w:val="22"/>
        </w:rPr>
        <w:t xml:space="preserve">implementation </w:t>
      </w:r>
      <w:r w:rsidRPr="6ED59419" w:rsidR="00135FE4">
        <w:rPr>
          <w:sz w:val="22"/>
          <w:szCs w:val="22"/>
        </w:rPr>
        <w:t>strategie</w:t>
      </w:r>
      <w:r w:rsidRPr="6ED59419" w:rsidR="00E370C3">
        <w:rPr>
          <w:sz w:val="22"/>
          <w:szCs w:val="22"/>
        </w:rPr>
        <w:t>s</w:t>
      </w:r>
      <w:r w:rsidRPr="6ED59419" w:rsidR="00135FE4">
        <w:rPr>
          <w:sz w:val="22"/>
          <w:szCs w:val="22"/>
        </w:rPr>
        <w:t>.</w:t>
      </w:r>
      <w:r w:rsidRPr="6ED59419" w:rsidR="004F1494">
        <w:rPr>
          <w:sz w:val="22"/>
          <w:szCs w:val="22"/>
        </w:rPr>
        <w:t xml:space="preserve"> </w:t>
      </w:r>
      <w:r w:rsidRPr="6ED59419" w:rsidR="00135FE4">
        <w:rPr>
          <w:sz w:val="22"/>
          <w:szCs w:val="22"/>
        </w:rPr>
        <w:t>Chapter 1 elucidates the complex relationship between energy</w:t>
      </w:r>
      <w:r w:rsidRPr="6ED59419" w:rsidR="00E370C3">
        <w:rPr>
          <w:sz w:val="22"/>
          <w:szCs w:val="22"/>
        </w:rPr>
        <w:t xml:space="preserve"> access and clean cooking (SDG 7.1), renewable energy (SDG 7.2) and energy efficiency (SDG 7.3) and other SDGs</w:t>
      </w:r>
      <w:r w:rsidRPr="6ED59419" w:rsidR="006B4482">
        <w:rPr>
          <w:sz w:val="22"/>
          <w:szCs w:val="22"/>
        </w:rPr>
        <w:t xml:space="preserve">. </w:t>
      </w:r>
      <w:r w:rsidRPr="6ED59419" w:rsidR="00135FE4">
        <w:rPr>
          <w:sz w:val="22"/>
          <w:szCs w:val="22"/>
        </w:rPr>
        <w:t xml:space="preserve">Chapter 2 delves into tools, approaches, and methods </w:t>
      </w:r>
      <w:r w:rsidRPr="6ED59419" w:rsidR="00EE2135">
        <w:rPr>
          <w:sz w:val="22"/>
          <w:szCs w:val="22"/>
        </w:rPr>
        <w:t>for s</w:t>
      </w:r>
      <w:r w:rsidRPr="6ED59419" w:rsidR="00135FE4">
        <w:rPr>
          <w:sz w:val="22"/>
          <w:szCs w:val="22"/>
        </w:rPr>
        <w:t xml:space="preserve">trategic </w:t>
      </w:r>
      <w:r w:rsidRPr="6ED59419" w:rsidR="00EE2135">
        <w:rPr>
          <w:sz w:val="22"/>
          <w:szCs w:val="22"/>
        </w:rPr>
        <w:t>i</w:t>
      </w:r>
      <w:r w:rsidRPr="6ED59419" w:rsidR="00135FE4">
        <w:rPr>
          <w:sz w:val="22"/>
          <w:szCs w:val="22"/>
        </w:rPr>
        <w:t xml:space="preserve">nnovation, enabling </w:t>
      </w:r>
      <w:r w:rsidRPr="6ED59419" w:rsidR="00E370C3">
        <w:rPr>
          <w:sz w:val="22"/>
          <w:szCs w:val="22"/>
        </w:rPr>
        <w:t>integrated</w:t>
      </w:r>
      <w:r w:rsidRPr="6ED59419" w:rsidR="00135FE4">
        <w:rPr>
          <w:sz w:val="22"/>
          <w:szCs w:val="22"/>
        </w:rPr>
        <w:t xml:space="preserve"> solutions for multiple challenges. Chapter 3 presents a roadmap for </w:t>
      </w:r>
      <w:r w:rsidRPr="6ED59419" w:rsidR="00EE2135">
        <w:rPr>
          <w:sz w:val="22"/>
          <w:szCs w:val="22"/>
        </w:rPr>
        <w:t>d</w:t>
      </w:r>
      <w:r w:rsidRPr="6ED59419" w:rsidR="00135FE4">
        <w:rPr>
          <w:sz w:val="22"/>
          <w:szCs w:val="22"/>
        </w:rPr>
        <w:t xml:space="preserve">evelopment </w:t>
      </w:r>
      <w:r w:rsidRPr="6ED59419" w:rsidR="00EE2135">
        <w:rPr>
          <w:sz w:val="22"/>
          <w:szCs w:val="22"/>
        </w:rPr>
        <w:t>f</w:t>
      </w:r>
      <w:r w:rsidRPr="6ED59419" w:rsidR="00135FE4">
        <w:rPr>
          <w:sz w:val="22"/>
          <w:szCs w:val="22"/>
        </w:rPr>
        <w:t xml:space="preserve">inancing, focusing on the role of </w:t>
      </w:r>
      <w:r w:rsidRPr="6ED59419" w:rsidR="00EE2135">
        <w:rPr>
          <w:sz w:val="22"/>
          <w:szCs w:val="22"/>
        </w:rPr>
        <w:t>p</w:t>
      </w:r>
      <w:r w:rsidRPr="6ED59419" w:rsidR="00135FE4">
        <w:rPr>
          <w:sz w:val="22"/>
          <w:szCs w:val="22"/>
        </w:rPr>
        <w:t>artnerships and collaboration in fostering these integrated development solutions</w:t>
      </w:r>
      <w:r w:rsidRPr="6ED59419" w:rsidR="00FB7D90">
        <w:rPr>
          <w:sz w:val="22"/>
          <w:szCs w:val="22"/>
        </w:rPr>
        <w:t xml:space="preserve">. </w:t>
      </w:r>
    </w:p>
    <w:p w:rsidRPr="007939FC" w:rsidR="00B261D6" w:rsidP="00FF4A57" w:rsidRDefault="1B24C13B" w14:paraId="7174BC5E" w14:textId="6ACBFC15">
      <w:pPr>
        <w:spacing w:after="240" w:line="259" w:lineRule="auto"/>
        <w:jc w:val="both"/>
        <w:rPr>
          <w:rFonts w:cstheme="minorHAnsi"/>
        </w:rPr>
      </w:pPr>
      <w:r w:rsidRPr="007939FC">
        <w:rPr>
          <w:rFonts w:cstheme="minorHAnsi"/>
          <w:b/>
          <w:bCs/>
        </w:rPr>
        <w:t>Module</w:t>
      </w:r>
      <w:r w:rsidRPr="007939FC" w:rsidR="1369EB10">
        <w:rPr>
          <w:rFonts w:cstheme="minorHAnsi"/>
          <w:b/>
          <w:bCs/>
        </w:rPr>
        <w:t xml:space="preserve"> Learning</w:t>
      </w:r>
      <w:r w:rsidRPr="007939FC">
        <w:rPr>
          <w:rFonts w:cstheme="minorHAnsi"/>
          <w:b/>
          <w:bCs/>
        </w:rPr>
        <w:t xml:space="preserve"> Objectives</w:t>
      </w:r>
      <w:r w:rsidRPr="007939FC" w:rsidR="00AF7780">
        <w:rPr>
          <w:rFonts w:cstheme="minorHAnsi"/>
          <w:b/>
          <w:bCs/>
        </w:rPr>
        <w:t>:</w:t>
      </w:r>
      <w:r w:rsidRPr="007939FC" w:rsidR="00B261D6">
        <w:rPr>
          <w:rFonts w:cstheme="minorHAnsi"/>
        </w:rPr>
        <w:t xml:space="preserve"> </w:t>
      </w:r>
    </w:p>
    <w:p w:rsidRPr="00FF4A57" w:rsidR="008C00F6" w:rsidP="00801618" w:rsidRDefault="008C00F6" w14:paraId="317E3080" w14:textId="3E991C3D">
      <w:pPr>
        <w:pStyle w:val="ListParagraph"/>
        <w:numPr>
          <w:ilvl w:val="0"/>
          <w:numId w:val="34"/>
        </w:numPr>
        <w:spacing w:after="240" w:line="259" w:lineRule="auto"/>
        <w:jc w:val="both"/>
        <w:rPr>
          <w:rFonts w:cstheme="minorHAnsi"/>
          <w:sz w:val="22"/>
          <w:lang w:eastAsia="en-GB"/>
        </w:rPr>
      </w:pPr>
      <w:r w:rsidRPr="00FF4A57">
        <w:rPr>
          <w:rFonts w:cstheme="minorHAnsi"/>
          <w:sz w:val="22"/>
          <w:lang w:eastAsia="en-GB"/>
        </w:rPr>
        <w:t>Learners will gain a comprehensive understanding of how sustainable energy intertwines with other SDGs, exploring opportunities and navigating challenges to create impactful solutions through synergies and trade-offs.</w:t>
      </w:r>
    </w:p>
    <w:p w:rsidRPr="00FF4A57" w:rsidR="008C00F6" w:rsidP="00801618" w:rsidRDefault="008C00F6" w14:paraId="51177AD0" w14:textId="51048517">
      <w:pPr>
        <w:pStyle w:val="ListParagraph"/>
        <w:numPr>
          <w:ilvl w:val="0"/>
          <w:numId w:val="34"/>
        </w:numPr>
        <w:spacing w:after="240" w:line="259" w:lineRule="auto"/>
        <w:jc w:val="both"/>
        <w:rPr>
          <w:rFonts w:cstheme="minorHAnsi"/>
          <w:sz w:val="22"/>
          <w:lang w:eastAsia="en-GB"/>
        </w:rPr>
      </w:pPr>
      <w:r w:rsidRPr="00FF4A57">
        <w:rPr>
          <w:rFonts w:cstheme="minorHAnsi"/>
          <w:sz w:val="22"/>
          <w:lang w:eastAsia="en-GB"/>
        </w:rPr>
        <w:t>Participants will develop a robust foundation in key approaches, methodologies, and tools across the sustainable energy initiative cycle, reinforcing systemic strategies to operationalize the achievement of multiple SDGs.</w:t>
      </w:r>
    </w:p>
    <w:p w:rsidRPr="00FF4A57" w:rsidR="008C00F6" w:rsidP="00801618" w:rsidRDefault="008C00F6" w14:paraId="0CCF4F03" w14:textId="30F51097">
      <w:pPr>
        <w:pStyle w:val="ListParagraph"/>
        <w:numPr>
          <w:ilvl w:val="0"/>
          <w:numId w:val="34"/>
        </w:numPr>
        <w:spacing w:after="240" w:line="259" w:lineRule="auto"/>
        <w:jc w:val="both"/>
        <w:rPr>
          <w:rFonts w:cstheme="minorHAnsi"/>
          <w:sz w:val="22"/>
          <w:lang w:eastAsia="en-GB"/>
        </w:rPr>
      </w:pPr>
      <w:r w:rsidRPr="00FF4A57">
        <w:rPr>
          <w:rFonts w:cstheme="minorHAnsi"/>
          <w:sz w:val="22"/>
          <w:lang w:eastAsia="en-GB"/>
        </w:rPr>
        <w:t>Attendees will explore the evolving landscape of partnerships and financial structures for SDG interlinkage, uncovering actionable strategies to drive change by fostering collaboration and leveraging innovative financing mechanisms.</w:t>
      </w:r>
    </w:p>
    <w:p w:rsidRPr="00FF4A57" w:rsidR="009E331D" w:rsidP="00801618" w:rsidRDefault="00CA39CA" w14:paraId="5EDED94F" w14:textId="7536CD9C">
      <w:pPr>
        <w:pStyle w:val="ListParagraph"/>
        <w:numPr>
          <w:ilvl w:val="0"/>
          <w:numId w:val="33"/>
        </w:numPr>
        <w:spacing w:after="240" w:line="259" w:lineRule="auto"/>
        <w:jc w:val="both"/>
        <w:rPr>
          <w:rFonts w:cstheme="minorHAnsi"/>
          <w:sz w:val="22"/>
          <w:u w:val="single"/>
        </w:rPr>
      </w:pPr>
      <w:r w:rsidRPr="00FF4A57">
        <w:rPr>
          <w:rFonts w:cstheme="minorHAnsi"/>
          <w:sz w:val="22"/>
        </w:rPr>
        <w:t>Enrollees</w:t>
      </w:r>
      <w:r w:rsidRPr="00FF4A57" w:rsidR="00AF7780">
        <w:rPr>
          <w:rFonts w:cstheme="minorHAnsi"/>
          <w:sz w:val="22"/>
        </w:rPr>
        <w:t xml:space="preserve"> will </w:t>
      </w:r>
      <w:r w:rsidRPr="00FF4A57">
        <w:rPr>
          <w:rFonts w:cstheme="minorHAnsi"/>
          <w:sz w:val="22"/>
        </w:rPr>
        <w:t xml:space="preserve">engage with real-world case studies and practical applications, revealing the transformative potential of systemic change, </w:t>
      </w:r>
      <w:r w:rsidRPr="00FF4A57" w:rsidR="008C00F6">
        <w:rPr>
          <w:rFonts w:cstheme="minorHAnsi"/>
          <w:sz w:val="22"/>
        </w:rPr>
        <w:t>and gaining insights into sustainable and holistic development strategies involving collaboration and partnerships</w:t>
      </w:r>
      <w:r w:rsidRPr="00FF4A57" w:rsidR="009E331D">
        <w:rPr>
          <w:rFonts w:cstheme="minorHAnsi"/>
          <w:sz w:val="22"/>
        </w:rPr>
        <w:t xml:space="preserve">. </w:t>
      </w:r>
    </w:p>
    <w:p w:rsidRPr="00FF4A57" w:rsidR="00CD40BD" w:rsidP="44B7E274" w:rsidRDefault="008C00F6" w14:paraId="5FC67B1D" w14:textId="7BE52543">
      <w:pPr>
        <w:pStyle w:val="ListParagraph"/>
        <w:numPr>
          <w:ilvl w:val="0"/>
          <w:numId w:val="33"/>
        </w:numPr>
        <w:spacing w:after="240" w:line="259" w:lineRule="auto"/>
        <w:jc w:val="both"/>
        <w:rPr>
          <w:sz w:val="22"/>
          <w:szCs w:val="22"/>
        </w:rPr>
      </w:pPr>
      <w:r w:rsidRPr="44B7E274">
        <w:rPr>
          <w:sz w:val="22"/>
          <w:szCs w:val="22"/>
        </w:rPr>
        <w:t>Participants will cultivate critical thinking, operationalize innovative methods, and leverage newfound knowledge in partnerships and collaboration, propelling them to lead strategic innovations and emerge as impactful change-makers toward sustainable energy and multiple signature solution</w:t>
      </w:r>
      <w:r w:rsidRPr="44B7E274" w:rsidR="408F9440">
        <w:rPr>
          <w:sz w:val="22"/>
          <w:szCs w:val="22"/>
        </w:rPr>
        <w:t>s</w:t>
      </w:r>
    </w:p>
    <w:sdt>
      <w:sdtPr>
        <w:id w:val="1421665771"/>
        <w:docPartObj>
          <w:docPartGallery w:val="Table of Contents"/>
          <w:docPartUnique/>
        </w:docPartObj>
        <w:rPr>
          <w:b w:val="0"/>
          <w:bCs w:val="0"/>
          <w:i w:val="0"/>
          <w:iCs w:val="0"/>
          <w:sz w:val="20"/>
          <w:szCs w:val="20"/>
        </w:rPr>
      </w:sdtPr>
      <w:sdtContent>
        <w:p w:rsidR="000907DF" w:rsidP="44B7E274" w:rsidRDefault="000907DF" w14:paraId="3B15C26B" w14:textId="7FF3F625">
          <w:pPr>
            <w:pStyle w:val="TOC1"/>
            <w:tabs>
              <w:tab w:val="right" w:leader="dot" w:pos="9360"/>
            </w:tabs>
            <w:rPr>
              <w:rStyle w:val="Hyperlink"/>
              <w:noProof/>
              <w:lang w:val="es-CO" w:eastAsia="es-CO"/>
            </w:rPr>
          </w:pPr>
          <w:r>
            <w:fldChar w:fldCharType="begin"/>
          </w:r>
          <w:r w:rsidR="4B4CAC8A">
            <w:instrText>TOC \o \z \u \h</w:instrText>
          </w:r>
          <w:r>
            <w:fldChar w:fldCharType="separate"/>
          </w:r>
          <w:hyperlink w:anchor="_Toc2004884317">
            <w:r w:rsidRPr="44B7E274" w:rsidR="44B7E274">
              <w:rPr>
                <w:rStyle w:val="Hyperlink"/>
              </w:rPr>
              <w:t>Module 3: Energy and Sustainable Development Nexus</w:t>
            </w:r>
            <w:r w:rsidR="4B4CAC8A">
              <w:tab/>
            </w:r>
            <w:r w:rsidR="4B4CAC8A">
              <w:fldChar w:fldCharType="begin"/>
            </w:r>
            <w:r w:rsidR="4B4CAC8A">
              <w:instrText>PAGEREF _Toc2004884317 \h</w:instrText>
            </w:r>
            <w:r w:rsidR="4B4CAC8A">
              <w:fldChar w:fldCharType="separate"/>
            </w:r>
            <w:r w:rsidRPr="44B7E274" w:rsidR="44B7E274">
              <w:rPr>
                <w:rStyle w:val="Hyperlink"/>
              </w:rPr>
              <w:t>1</w:t>
            </w:r>
            <w:r w:rsidR="4B4CAC8A">
              <w:fldChar w:fldCharType="end"/>
            </w:r>
          </w:hyperlink>
        </w:p>
        <w:p w:rsidR="000907DF" w:rsidP="44B7E274" w:rsidRDefault="00000000" w14:paraId="4CD04F5F" w14:textId="256D5F8C">
          <w:pPr>
            <w:pStyle w:val="TOC2"/>
            <w:tabs>
              <w:tab w:val="left" w:pos="660"/>
              <w:tab w:val="right" w:leader="dot" w:pos="9360"/>
            </w:tabs>
            <w:rPr>
              <w:rStyle w:val="Hyperlink"/>
              <w:noProof/>
              <w:lang w:val="es-CO" w:eastAsia="es-CO"/>
            </w:rPr>
          </w:pPr>
          <w:hyperlink w:anchor="_Toc732947285">
            <w:r w:rsidRPr="44B7E274" w:rsidR="44B7E274">
              <w:rPr>
                <w:rStyle w:val="Hyperlink"/>
              </w:rPr>
              <w:t>1.</w:t>
            </w:r>
            <w:r w:rsidR="000907DF">
              <w:tab/>
            </w:r>
            <w:r w:rsidRPr="44B7E274" w:rsidR="44B7E274">
              <w:rPr>
                <w:rStyle w:val="Hyperlink"/>
              </w:rPr>
              <w:t>Interlinkages between Energy and other SDGs</w:t>
            </w:r>
            <w:r w:rsidR="000907DF">
              <w:tab/>
            </w:r>
            <w:r w:rsidR="000907DF">
              <w:fldChar w:fldCharType="begin"/>
            </w:r>
            <w:r w:rsidR="000907DF">
              <w:instrText>PAGEREF _Toc732947285 \h</w:instrText>
            </w:r>
            <w:r w:rsidR="000907DF">
              <w:fldChar w:fldCharType="separate"/>
            </w:r>
            <w:r w:rsidRPr="44B7E274" w:rsidR="44B7E274">
              <w:rPr>
                <w:rStyle w:val="Hyperlink"/>
              </w:rPr>
              <w:t>2</w:t>
            </w:r>
            <w:r w:rsidR="000907DF">
              <w:fldChar w:fldCharType="end"/>
            </w:r>
          </w:hyperlink>
        </w:p>
        <w:p w:rsidR="000907DF" w:rsidP="44B7E274" w:rsidRDefault="00000000" w14:paraId="6E81DACE" w14:textId="3FC92C81">
          <w:pPr>
            <w:pStyle w:val="TOC3"/>
            <w:tabs>
              <w:tab w:val="left" w:pos="795"/>
              <w:tab w:val="right" w:leader="dot" w:pos="9360"/>
            </w:tabs>
            <w:rPr>
              <w:rStyle w:val="Hyperlink"/>
              <w:noProof/>
              <w:lang w:val="es-CO" w:eastAsia="es-CO"/>
            </w:rPr>
          </w:pPr>
          <w:hyperlink w:anchor="_Toc1481478131">
            <w:r w:rsidRPr="44B7E274" w:rsidR="44B7E274">
              <w:rPr>
                <w:rStyle w:val="Hyperlink"/>
              </w:rPr>
              <w:t>1.1.</w:t>
            </w:r>
            <w:r w:rsidR="000907DF">
              <w:tab/>
            </w:r>
            <w:r w:rsidRPr="44B7E274" w:rsidR="44B7E274">
              <w:rPr>
                <w:rStyle w:val="Hyperlink"/>
              </w:rPr>
              <w:t>SDG 7.1 Access to electricity and clean cooking</w:t>
            </w:r>
            <w:r w:rsidR="000907DF">
              <w:tab/>
            </w:r>
            <w:r w:rsidR="000907DF">
              <w:fldChar w:fldCharType="begin"/>
            </w:r>
            <w:r w:rsidR="000907DF">
              <w:instrText>PAGEREF _Toc1481478131 \h</w:instrText>
            </w:r>
            <w:r w:rsidR="000907DF">
              <w:fldChar w:fldCharType="separate"/>
            </w:r>
            <w:r w:rsidRPr="44B7E274" w:rsidR="44B7E274">
              <w:rPr>
                <w:rStyle w:val="Hyperlink"/>
              </w:rPr>
              <w:t>4</w:t>
            </w:r>
            <w:r w:rsidR="000907DF">
              <w:fldChar w:fldCharType="end"/>
            </w:r>
          </w:hyperlink>
        </w:p>
        <w:p w:rsidR="000907DF" w:rsidP="44B7E274" w:rsidRDefault="00000000" w14:paraId="06B4153D" w14:textId="2C4710A4">
          <w:pPr>
            <w:pStyle w:val="TOC4"/>
            <w:tabs>
              <w:tab w:val="left" w:pos="1395"/>
              <w:tab w:val="right" w:leader="dot" w:pos="9360"/>
            </w:tabs>
            <w:rPr>
              <w:rStyle w:val="Hyperlink"/>
              <w:noProof/>
              <w:lang w:val="es-CO" w:eastAsia="es-CO"/>
            </w:rPr>
          </w:pPr>
          <w:hyperlink w:anchor="_Toc496045724">
            <w:r w:rsidRPr="44B7E274" w:rsidR="44B7E274">
              <w:rPr>
                <w:rStyle w:val="Hyperlink"/>
              </w:rPr>
              <w:t>1.1.1.</w:t>
            </w:r>
            <w:r w:rsidR="000907DF">
              <w:tab/>
            </w:r>
            <w:r w:rsidRPr="44B7E274" w:rsidR="44B7E274">
              <w:rPr>
                <w:rStyle w:val="Hyperlink"/>
              </w:rPr>
              <w:t>Maximizing Synergies in Sustainable Energy Access</w:t>
            </w:r>
            <w:r w:rsidR="000907DF">
              <w:tab/>
            </w:r>
            <w:r w:rsidR="000907DF">
              <w:fldChar w:fldCharType="begin"/>
            </w:r>
            <w:r w:rsidR="000907DF">
              <w:instrText>PAGEREF _Toc496045724 \h</w:instrText>
            </w:r>
            <w:r w:rsidR="000907DF">
              <w:fldChar w:fldCharType="separate"/>
            </w:r>
            <w:r w:rsidRPr="44B7E274" w:rsidR="44B7E274">
              <w:rPr>
                <w:rStyle w:val="Hyperlink"/>
              </w:rPr>
              <w:t>5</w:t>
            </w:r>
            <w:r w:rsidR="000907DF">
              <w:fldChar w:fldCharType="end"/>
            </w:r>
          </w:hyperlink>
        </w:p>
        <w:p w:rsidR="000907DF" w:rsidP="44B7E274" w:rsidRDefault="00000000" w14:paraId="459F7723" w14:textId="6324A790">
          <w:pPr>
            <w:pStyle w:val="TOC4"/>
            <w:tabs>
              <w:tab w:val="left" w:pos="1395"/>
              <w:tab w:val="right" w:leader="dot" w:pos="9360"/>
            </w:tabs>
            <w:rPr>
              <w:rStyle w:val="Hyperlink"/>
              <w:noProof/>
              <w:lang w:val="es-CO" w:eastAsia="es-CO"/>
            </w:rPr>
          </w:pPr>
          <w:hyperlink w:anchor="_Toc872940681">
            <w:r w:rsidRPr="44B7E274" w:rsidR="44B7E274">
              <w:rPr>
                <w:rStyle w:val="Hyperlink"/>
              </w:rPr>
              <w:t>1.1.2.</w:t>
            </w:r>
            <w:r w:rsidR="000907DF">
              <w:tab/>
            </w:r>
            <w:r w:rsidRPr="44B7E274" w:rsidR="44B7E274">
              <w:rPr>
                <w:rStyle w:val="Hyperlink"/>
              </w:rPr>
              <w:t>Overcoming Energy Access Trade-offs</w:t>
            </w:r>
            <w:r w:rsidR="000907DF">
              <w:tab/>
            </w:r>
            <w:r w:rsidR="000907DF">
              <w:fldChar w:fldCharType="begin"/>
            </w:r>
            <w:r w:rsidR="000907DF">
              <w:instrText>PAGEREF _Toc872940681 \h</w:instrText>
            </w:r>
            <w:r w:rsidR="000907DF">
              <w:fldChar w:fldCharType="separate"/>
            </w:r>
            <w:r w:rsidRPr="44B7E274" w:rsidR="44B7E274">
              <w:rPr>
                <w:rStyle w:val="Hyperlink"/>
              </w:rPr>
              <w:t>8</w:t>
            </w:r>
            <w:r w:rsidR="000907DF">
              <w:fldChar w:fldCharType="end"/>
            </w:r>
          </w:hyperlink>
        </w:p>
        <w:p w:rsidR="000907DF" w:rsidP="44B7E274" w:rsidRDefault="00000000" w14:paraId="11AA597A" w14:textId="067638CF">
          <w:pPr>
            <w:pStyle w:val="TOC3"/>
            <w:tabs>
              <w:tab w:val="left" w:pos="795"/>
              <w:tab w:val="right" w:leader="dot" w:pos="9360"/>
            </w:tabs>
            <w:rPr>
              <w:rStyle w:val="Hyperlink"/>
              <w:noProof/>
              <w:lang w:val="es-CO" w:eastAsia="es-CO"/>
            </w:rPr>
          </w:pPr>
          <w:hyperlink w:anchor="_Toc750344084">
            <w:r w:rsidRPr="44B7E274" w:rsidR="44B7E274">
              <w:rPr>
                <w:rStyle w:val="Hyperlink"/>
              </w:rPr>
              <w:t>1.2.</w:t>
            </w:r>
            <w:r w:rsidR="000907DF">
              <w:tab/>
            </w:r>
            <w:r w:rsidRPr="44B7E274" w:rsidR="44B7E274">
              <w:rPr>
                <w:rStyle w:val="Hyperlink"/>
              </w:rPr>
              <w:t>SDG 7.2 Renewable energy</w:t>
            </w:r>
            <w:r w:rsidR="000907DF">
              <w:tab/>
            </w:r>
            <w:r w:rsidR="000907DF">
              <w:fldChar w:fldCharType="begin"/>
            </w:r>
            <w:r w:rsidR="000907DF">
              <w:instrText>PAGEREF _Toc750344084 \h</w:instrText>
            </w:r>
            <w:r w:rsidR="000907DF">
              <w:fldChar w:fldCharType="separate"/>
            </w:r>
            <w:r w:rsidRPr="44B7E274" w:rsidR="44B7E274">
              <w:rPr>
                <w:rStyle w:val="Hyperlink"/>
              </w:rPr>
              <w:t>10</w:t>
            </w:r>
            <w:r w:rsidR="000907DF">
              <w:fldChar w:fldCharType="end"/>
            </w:r>
          </w:hyperlink>
        </w:p>
        <w:p w:rsidR="000907DF" w:rsidP="44B7E274" w:rsidRDefault="00000000" w14:paraId="4F37560A" w14:textId="2A0FE81C">
          <w:pPr>
            <w:pStyle w:val="TOC4"/>
            <w:tabs>
              <w:tab w:val="left" w:pos="1395"/>
              <w:tab w:val="right" w:leader="dot" w:pos="9360"/>
            </w:tabs>
            <w:rPr>
              <w:rStyle w:val="Hyperlink"/>
              <w:noProof/>
              <w:lang w:val="es-CO" w:eastAsia="es-CO"/>
            </w:rPr>
          </w:pPr>
          <w:hyperlink w:anchor="_Toc1115890512">
            <w:r w:rsidRPr="44B7E274" w:rsidR="44B7E274">
              <w:rPr>
                <w:rStyle w:val="Hyperlink"/>
              </w:rPr>
              <w:t>1.2.1.</w:t>
            </w:r>
            <w:r w:rsidR="000907DF">
              <w:tab/>
            </w:r>
            <w:r w:rsidRPr="44B7E274" w:rsidR="44B7E274">
              <w:rPr>
                <w:rStyle w:val="Hyperlink"/>
              </w:rPr>
              <w:t>Advancing Sustainable Prosperity with Renewable Energy</w:t>
            </w:r>
            <w:r w:rsidR="000907DF">
              <w:tab/>
            </w:r>
            <w:r w:rsidR="000907DF">
              <w:fldChar w:fldCharType="begin"/>
            </w:r>
            <w:r w:rsidR="000907DF">
              <w:instrText>PAGEREF _Toc1115890512 \h</w:instrText>
            </w:r>
            <w:r w:rsidR="000907DF">
              <w:fldChar w:fldCharType="separate"/>
            </w:r>
            <w:r w:rsidRPr="44B7E274" w:rsidR="44B7E274">
              <w:rPr>
                <w:rStyle w:val="Hyperlink"/>
              </w:rPr>
              <w:t>11</w:t>
            </w:r>
            <w:r w:rsidR="000907DF">
              <w:fldChar w:fldCharType="end"/>
            </w:r>
          </w:hyperlink>
        </w:p>
        <w:p w:rsidR="000907DF" w:rsidP="44B7E274" w:rsidRDefault="00000000" w14:paraId="18ECAABB" w14:textId="154EE510">
          <w:pPr>
            <w:pStyle w:val="TOC4"/>
            <w:tabs>
              <w:tab w:val="left" w:pos="1395"/>
              <w:tab w:val="right" w:leader="dot" w:pos="9360"/>
            </w:tabs>
            <w:rPr>
              <w:rStyle w:val="Hyperlink"/>
              <w:noProof/>
              <w:lang w:val="es-CO" w:eastAsia="es-CO"/>
            </w:rPr>
          </w:pPr>
          <w:hyperlink w:anchor="_Toc1445080014">
            <w:r w:rsidRPr="44B7E274" w:rsidR="44B7E274">
              <w:rPr>
                <w:rStyle w:val="Hyperlink"/>
              </w:rPr>
              <w:t>1.2.2.</w:t>
            </w:r>
            <w:r w:rsidR="000907DF">
              <w:tab/>
            </w:r>
            <w:r w:rsidRPr="44B7E274" w:rsidR="44B7E274">
              <w:rPr>
                <w:rStyle w:val="Hyperlink"/>
              </w:rPr>
              <w:t>Managing Trade-offs in Renewable Energy for Sustainable Development</w:t>
            </w:r>
            <w:r w:rsidR="000907DF">
              <w:tab/>
            </w:r>
            <w:r w:rsidR="000907DF">
              <w:fldChar w:fldCharType="begin"/>
            </w:r>
            <w:r w:rsidR="000907DF">
              <w:instrText>PAGEREF _Toc1445080014 \h</w:instrText>
            </w:r>
            <w:r w:rsidR="000907DF">
              <w:fldChar w:fldCharType="separate"/>
            </w:r>
            <w:r w:rsidRPr="44B7E274" w:rsidR="44B7E274">
              <w:rPr>
                <w:rStyle w:val="Hyperlink"/>
              </w:rPr>
              <w:t>13</w:t>
            </w:r>
            <w:r w:rsidR="000907DF">
              <w:fldChar w:fldCharType="end"/>
            </w:r>
          </w:hyperlink>
        </w:p>
        <w:p w:rsidR="000907DF" w:rsidP="44B7E274" w:rsidRDefault="00000000" w14:paraId="4A5E8D64" w14:textId="2F04B090">
          <w:pPr>
            <w:pStyle w:val="TOC3"/>
            <w:tabs>
              <w:tab w:val="left" w:pos="795"/>
              <w:tab w:val="right" w:leader="dot" w:pos="9360"/>
            </w:tabs>
            <w:rPr>
              <w:rStyle w:val="Hyperlink"/>
              <w:noProof/>
              <w:lang w:val="es-CO" w:eastAsia="es-CO"/>
            </w:rPr>
          </w:pPr>
          <w:hyperlink w:anchor="_Toc1140219272">
            <w:r w:rsidRPr="44B7E274" w:rsidR="44B7E274">
              <w:rPr>
                <w:rStyle w:val="Hyperlink"/>
              </w:rPr>
              <w:t>1.3.</w:t>
            </w:r>
            <w:r w:rsidR="000907DF">
              <w:tab/>
            </w:r>
            <w:r w:rsidRPr="44B7E274" w:rsidR="44B7E274">
              <w:rPr>
                <w:rStyle w:val="Hyperlink"/>
              </w:rPr>
              <w:t>SDG 7.3 Energy efficiency</w:t>
            </w:r>
            <w:r w:rsidR="000907DF">
              <w:tab/>
            </w:r>
            <w:r w:rsidR="000907DF">
              <w:fldChar w:fldCharType="begin"/>
            </w:r>
            <w:r w:rsidR="000907DF">
              <w:instrText>PAGEREF _Toc1140219272 \h</w:instrText>
            </w:r>
            <w:r w:rsidR="000907DF">
              <w:fldChar w:fldCharType="separate"/>
            </w:r>
            <w:r w:rsidRPr="44B7E274" w:rsidR="44B7E274">
              <w:rPr>
                <w:rStyle w:val="Hyperlink"/>
              </w:rPr>
              <w:t>15</w:t>
            </w:r>
            <w:r w:rsidR="000907DF">
              <w:fldChar w:fldCharType="end"/>
            </w:r>
          </w:hyperlink>
        </w:p>
        <w:p w:rsidR="000907DF" w:rsidP="44B7E274" w:rsidRDefault="00000000" w14:paraId="28631DC8" w14:textId="6830B352">
          <w:pPr>
            <w:pStyle w:val="TOC4"/>
            <w:tabs>
              <w:tab w:val="left" w:pos="1395"/>
              <w:tab w:val="right" w:leader="dot" w:pos="9360"/>
            </w:tabs>
            <w:rPr>
              <w:rStyle w:val="Hyperlink"/>
              <w:noProof/>
              <w:lang w:val="es-CO" w:eastAsia="es-CO"/>
            </w:rPr>
          </w:pPr>
          <w:hyperlink w:anchor="_Toc841976346">
            <w:r w:rsidRPr="44B7E274" w:rsidR="44B7E274">
              <w:rPr>
                <w:rStyle w:val="Hyperlink"/>
              </w:rPr>
              <w:t>1.3.1.</w:t>
            </w:r>
            <w:r w:rsidR="000907DF">
              <w:tab/>
            </w:r>
            <w:r w:rsidRPr="44B7E274" w:rsidR="44B7E274">
              <w:rPr>
                <w:rStyle w:val="Hyperlink"/>
              </w:rPr>
              <w:t>Catalyzing Sustainability through Energy Efficiency</w:t>
            </w:r>
            <w:r w:rsidR="000907DF">
              <w:tab/>
            </w:r>
            <w:r w:rsidR="000907DF">
              <w:fldChar w:fldCharType="begin"/>
            </w:r>
            <w:r w:rsidR="000907DF">
              <w:instrText>PAGEREF _Toc841976346 \h</w:instrText>
            </w:r>
            <w:r w:rsidR="000907DF">
              <w:fldChar w:fldCharType="separate"/>
            </w:r>
            <w:r w:rsidRPr="44B7E274" w:rsidR="44B7E274">
              <w:rPr>
                <w:rStyle w:val="Hyperlink"/>
              </w:rPr>
              <w:t>16</w:t>
            </w:r>
            <w:r w:rsidR="000907DF">
              <w:fldChar w:fldCharType="end"/>
            </w:r>
          </w:hyperlink>
        </w:p>
        <w:p w:rsidR="000907DF" w:rsidP="44B7E274" w:rsidRDefault="00000000" w14:paraId="7D7A3D12" w14:textId="3693C595">
          <w:pPr>
            <w:pStyle w:val="TOC4"/>
            <w:tabs>
              <w:tab w:val="left" w:pos="1395"/>
              <w:tab w:val="right" w:leader="dot" w:pos="9360"/>
            </w:tabs>
            <w:rPr>
              <w:rStyle w:val="Hyperlink"/>
              <w:noProof/>
              <w:lang w:val="es-CO" w:eastAsia="es-CO"/>
            </w:rPr>
          </w:pPr>
          <w:hyperlink w:anchor="_Toc138907089">
            <w:r w:rsidRPr="44B7E274" w:rsidR="44B7E274">
              <w:rPr>
                <w:rStyle w:val="Hyperlink"/>
              </w:rPr>
              <w:t>1.3.2.</w:t>
            </w:r>
            <w:r w:rsidR="000907DF">
              <w:tab/>
            </w:r>
            <w:r w:rsidRPr="44B7E274" w:rsidR="44B7E274">
              <w:rPr>
                <w:rStyle w:val="Hyperlink"/>
              </w:rPr>
              <w:t>Developing Informed Strategies for Energy Efficiency Trade-offs</w:t>
            </w:r>
            <w:r w:rsidR="000907DF">
              <w:tab/>
            </w:r>
            <w:r w:rsidR="000907DF">
              <w:fldChar w:fldCharType="begin"/>
            </w:r>
            <w:r w:rsidR="000907DF">
              <w:instrText>PAGEREF _Toc138907089 \h</w:instrText>
            </w:r>
            <w:r w:rsidR="000907DF">
              <w:fldChar w:fldCharType="separate"/>
            </w:r>
            <w:r w:rsidRPr="44B7E274" w:rsidR="44B7E274">
              <w:rPr>
                <w:rStyle w:val="Hyperlink"/>
              </w:rPr>
              <w:t>18</w:t>
            </w:r>
            <w:r w:rsidR="000907DF">
              <w:fldChar w:fldCharType="end"/>
            </w:r>
          </w:hyperlink>
        </w:p>
        <w:p w:rsidR="000907DF" w:rsidP="44B7E274" w:rsidRDefault="00000000" w14:paraId="5585DD50" w14:textId="29D9F9B9">
          <w:pPr>
            <w:pStyle w:val="TOC2"/>
            <w:tabs>
              <w:tab w:val="left" w:pos="660"/>
              <w:tab w:val="right" w:leader="dot" w:pos="9360"/>
            </w:tabs>
            <w:rPr>
              <w:rStyle w:val="Hyperlink"/>
              <w:noProof/>
              <w:lang w:val="es-CO" w:eastAsia="es-CO"/>
            </w:rPr>
          </w:pPr>
          <w:hyperlink w:anchor="_Toc1018914649">
            <w:r w:rsidRPr="44B7E274" w:rsidR="44B7E274">
              <w:rPr>
                <w:rStyle w:val="Hyperlink"/>
              </w:rPr>
              <w:t>2.</w:t>
            </w:r>
            <w:r w:rsidR="000907DF">
              <w:tab/>
            </w:r>
            <w:r w:rsidRPr="44B7E274" w:rsidR="44B7E274">
              <w:rPr>
                <w:rStyle w:val="Hyperlink"/>
              </w:rPr>
              <w:t>Approaches, Methods and Tools for Strategic Innovation</w:t>
            </w:r>
            <w:r w:rsidR="000907DF">
              <w:tab/>
            </w:r>
            <w:r w:rsidR="000907DF">
              <w:fldChar w:fldCharType="begin"/>
            </w:r>
            <w:r w:rsidR="000907DF">
              <w:instrText>PAGEREF _Toc1018914649 \h</w:instrText>
            </w:r>
            <w:r w:rsidR="000907DF">
              <w:fldChar w:fldCharType="separate"/>
            </w:r>
            <w:r w:rsidRPr="44B7E274" w:rsidR="44B7E274">
              <w:rPr>
                <w:rStyle w:val="Hyperlink"/>
              </w:rPr>
              <w:t>20</w:t>
            </w:r>
            <w:r w:rsidR="000907DF">
              <w:fldChar w:fldCharType="end"/>
            </w:r>
          </w:hyperlink>
        </w:p>
        <w:p w:rsidR="000907DF" w:rsidP="44B7E274" w:rsidRDefault="00000000" w14:paraId="0B8836FC" w14:textId="6EE68789">
          <w:pPr>
            <w:pStyle w:val="TOC3"/>
            <w:tabs>
              <w:tab w:val="left" w:pos="795"/>
              <w:tab w:val="right" w:leader="dot" w:pos="9360"/>
            </w:tabs>
            <w:rPr>
              <w:rStyle w:val="Hyperlink"/>
              <w:noProof/>
              <w:lang w:val="es-CO" w:eastAsia="es-CO"/>
            </w:rPr>
          </w:pPr>
          <w:hyperlink w:anchor="_Toc1513416730">
            <w:r w:rsidRPr="44B7E274" w:rsidR="44B7E274">
              <w:rPr>
                <w:rStyle w:val="Hyperlink"/>
              </w:rPr>
              <w:t>2.1.</w:t>
            </w:r>
            <w:r w:rsidR="000907DF">
              <w:tab/>
            </w:r>
            <w:r w:rsidRPr="44B7E274" w:rsidR="44B7E274">
              <w:rPr>
                <w:rStyle w:val="Hyperlink"/>
              </w:rPr>
              <w:t>Approaches</w:t>
            </w:r>
            <w:r w:rsidR="000907DF">
              <w:tab/>
            </w:r>
            <w:r w:rsidR="000907DF">
              <w:fldChar w:fldCharType="begin"/>
            </w:r>
            <w:r w:rsidR="000907DF">
              <w:instrText>PAGEREF _Toc1513416730 \h</w:instrText>
            </w:r>
            <w:r w:rsidR="000907DF">
              <w:fldChar w:fldCharType="separate"/>
            </w:r>
            <w:r w:rsidRPr="44B7E274" w:rsidR="44B7E274">
              <w:rPr>
                <w:rStyle w:val="Hyperlink"/>
              </w:rPr>
              <w:t>21</w:t>
            </w:r>
            <w:r w:rsidR="000907DF">
              <w:fldChar w:fldCharType="end"/>
            </w:r>
          </w:hyperlink>
        </w:p>
        <w:p w:rsidR="000907DF" w:rsidP="44B7E274" w:rsidRDefault="00000000" w14:paraId="03B20AC3" w14:textId="3F48BC5B">
          <w:pPr>
            <w:pStyle w:val="TOC4"/>
            <w:tabs>
              <w:tab w:val="left" w:pos="1395"/>
              <w:tab w:val="right" w:leader="dot" w:pos="9360"/>
            </w:tabs>
            <w:rPr>
              <w:rStyle w:val="Hyperlink"/>
              <w:noProof/>
              <w:lang w:val="es-CO" w:eastAsia="es-CO"/>
            </w:rPr>
          </w:pPr>
          <w:hyperlink w:anchor="_Toc1075523599">
            <w:r w:rsidRPr="44B7E274" w:rsidR="44B7E274">
              <w:rPr>
                <w:rStyle w:val="Hyperlink"/>
              </w:rPr>
              <w:t>2.1.1.</w:t>
            </w:r>
            <w:r w:rsidR="000907DF">
              <w:tab/>
            </w:r>
            <w:r w:rsidRPr="44B7E274" w:rsidR="44B7E274">
              <w:rPr>
                <w:rStyle w:val="Hyperlink"/>
              </w:rPr>
              <w:t>System Thinking Approach</w:t>
            </w:r>
            <w:r w:rsidR="000907DF">
              <w:tab/>
            </w:r>
            <w:r w:rsidR="000907DF">
              <w:fldChar w:fldCharType="begin"/>
            </w:r>
            <w:r w:rsidR="000907DF">
              <w:instrText>PAGEREF _Toc1075523599 \h</w:instrText>
            </w:r>
            <w:r w:rsidR="000907DF">
              <w:fldChar w:fldCharType="separate"/>
            </w:r>
            <w:r w:rsidRPr="44B7E274" w:rsidR="44B7E274">
              <w:rPr>
                <w:rStyle w:val="Hyperlink"/>
              </w:rPr>
              <w:t>21</w:t>
            </w:r>
            <w:r w:rsidR="000907DF">
              <w:fldChar w:fldCharType="end"/>
            </w:r>
          </w:hyperlink>
        </w:p>
        <w:p w:rsidR="000907DF" w:rsidP="44B7E274" w:rsidRDefault="00000000" w14:paraId="60538A91" w14:textId="1735A468">
          <w:pPr>
            <w:pStyle w:val="TOC4"/>
            <w:tabs>
              <w:tab w:val="left" w:pos="1395"/>
              <w:tab w:val="right" w:leader="dot" w:pos="9360"/>
            </w:tabs>
            <w:rPr>
              <w:rStyle w:val="Hyperlink"/>
              <w:noProof/>
              <w:lang w:val="es-CO" w:eastAsia="es-CO"/>
            </w:rPr>
          </w:pPr>
          <w:hyperlink w:anchor="_Toc1063063054">
            <w:r w:rsidRPr="44B7E274" w:rsidR="44B7E274">
              <w:rPr>
                <w:rStyle w:val="Hyperlink"/>
              </w:rPr>
              <w:t>2.1.2.</w:t>
            </w:r>
            <w:r w:rsidR="000907DF">
              <w:tab/>
            </w:r>
            <w:r w:rsidRPr="44B7E274" w:rsidR="44B7E274">
              <w:rPr>
                <w:rStyle w:val="Hyperlink"/>
              </w:rPr>
              <w:t>Gender Mainstreaming</w:t>
            </w:r>
            <w:r w:rsidR="000907DF">
              <w:tab/>
            </w:r>
            <w:r w:rsidR="000907DF">
              <w:fldChar w:fldCharType="begin"/>
            </w:r>
            <w:r w:rsidR="000907DF">
              <w:instrText>PAGEREF _Toc1063063054 \h</w:instrText>
            </w:r>
            <w:r w:rsidR="000907DF">
              <w:fldChar w:fldCharType="separate"/>
            </w:r>
            <w:r w:rsidRPr="44B7E274" w:rsidR="44B7E274">
              <w:rPr>
                <w:rStyle w:val="Hyperlink"/>
              </w:rPr>
              <w:t>22</w:t>
            </w:r>
            <w:r w:rsidR="000907DF">
              <w:fldChar w:fldCharType="end"/>
            </w:r>
          </w:hyperlink>
        </w:p>
        <w:p w:rsidR="000907DF" w:rsidP="44B7E274" w:rsidRDefault="00000000" w14:paraId="7FF7D18F" w14:textId="141F4C32">
          <w:pPr>
            <w:pStyle w:val="TOC4"/>
            <w:tabs>
              <w:tab w:val="left" w:pos="1395"/>
              <w:tab w:val="right" w:leader="dot" w:pos="9360"/>
            </w:tabs>
            <w:rPr>
              <w:rStyle w:val="Hyperlink"/>
              <w:noProof/>
              <w:lang w:val="es-CO" w:eastAsia="es-CO"/>
            </w:rPr>
          </w:pPr>
          <w:hyperlink w:anchor="_Toc120882684">
            <w:r w:rsidRPr="44B7E274" w:rsidR="44B7E274">
              <w:rPr>
                <w:rStyle w:val="Hyperlink"/>
              </w:rPr>
              <w:t>2.1.3.</w:t>
            </w:r>
            <w:r w:rsidR="000907DF">
              <w:tab/>
            </w:r>
            <w:r w:rsidRPr="44B7E274" w:rsidR="44B7E274">
              <w:rPr>
                <w:rStyle w:val="Hyperlink"/>
              </w:rPr>
              <w:t>Human Rights-Based Approach</w:t>
            </w:r>
            <w:r w:rsidR="000907DF">
              <w:tab/>
            </w:r>
            <w:r w:rsidR="000907DF">
              <w:fldChar w:fldCharType="begin"/>
            </w:r>
            <w:r w:rsidR="000907DF">
              <w:instrText>PAGEREF _Toc120882684 \h</w:instrText>
            </w:r>
            <w:r w:rsidR="000907DF">
              <w:fldChar w:fldCharType="separate"/>
            </w:r>
            <w:r w:rsidRPr="44B7E274" w:rsidR="44B7E274">
              <w:rPr>
                <w:rStyle w:val="Hyperlink"/>
              </w:rPr>
              <w:t>24</w:t>
            </w:r>
            <w:r w:rsidR="000907DF">
              <w:fldChar w:fldCharType="end"/>
            </w:r>
          </w:hyperlink>
        </w:p>
        <w:p w:rsidR="000907DF" w:rsidP="44B7E274" w:rsidRDefault="00000000" w14:paraId="612F68F0" w14:textId="2256DC6E">
          <w:pPr>
            <w:pStyle w:val="TOC4"/>
            <w:tabs>
              <w:tab w:val="left" w:pos="1395"/>
              <w:tab w:val="right" w:leader="dot" w:pos="9360"/>
            </w:tabs>
            <w:rPr>
              <w:rStyle w:val="Hyperlink"/>
              <w:noProof/>
              <w:lang w:val="es-CO" w:eastAsia="es-CO"/>
            </w:rPr>
          </w:pPr>
          <w:hyperlink w:anchor="_Toc489293566">
            <w:r w:rsidRPr="44B7E274" w:rsidR="44B7E274">
              <w:rPr>
                <w:rStyle w:val="Hyperlink"/>
              </w:rPr>
              <w:t>2.1.4.</w:t>
            </w:r>
            <w:r w:rsidR="000907DF">
              <w:tab/>
            </w:r>
            <w:r w:rsidRPr="44B7E274" w:rsidR="44B7E274">
              <w:rPr>
                <w:rStyle w:val="Hyperlink"/>
              </w:rPr>
              <w:t>Portfolio Approach</w:t>
            </w:r>
            <w:r w:rsidR="000907DF">
              <w:tab/>
            </w:r>
            <w:r w:rsidR="000907DF">
              <w:fldChar w:fldCharType="begin"/>
            </w:r>
            <w:r w:rsidR="000907DF">
              <w:instrText>PAGEREF _Toc489293566 \h</w:instrText>
            </w:r>
            <w:r w:rsidR="000907DF">
              <w:fldChar w:fldCharType="separate"/>
            </w:r>
            <w:r w:rsidRPr="44B7E274" w:rsidR="44B7E274">
              <w:rPr>
                <w:rStyle w:val="Hyperlink"/>
              </w:rPr>
              <w:t>26</w:t>
            </w:r>
            <w:r w:rsidR="000907DF">
              <w:fldChar w:fldCharType="end"/>
            </w:r>
          </w:hyperlink>
        </w:p>
        <w:p w:rsidR="000907DF" w:rsidP="44B7E274" w:rsidRDefault="00000000" w14:paraId="72D9A11E" w14:textId="41EC0CA1">
          <w:pPr>
            <w:pStyle w:val="TOC3"/>
            <w:tabs>
              <w:tab w:val="left" w:pos="795"/>
              <w:tab w:val="right" w:leader="dot" w:pos="9360"/>
            </w:tabs>
            <w:rPr>
              <w:rStyle w:val="Hyperlink"/>
              <w:noProof/>
              <w:lang w:val="es-CO" w:eastAsia="es-CO"/>
            </w:rPr>
          </w:pPr>
          <w:hyperlink w:anchor="_Toc1120139324">
            <w:r w:rsidRPr="44B7E274" w:rsidR="44B7E274">
              <w:rPr>
                <w:rStyle w:val="Hyperlink"/>
              </w:rPr>
              <w:t>2.2.</w:t>
            </w:r>
            <w:r w:rsidR="000907DF">
              <w:tab/>
            </w:r>
            <w:r w:rsidRPr="44B7E274" w:rsidR="44B7E274">
              <w:rPr>
                <w:rStyle w:val="Hyperlink"/>
              </w:rPr>
              <w:t>Methods and Tools</w:t>
            </w:r>
            <w:r w:rsidR="000907DF">
              <w:tab/>
            </w:r>
            <w:r w:rsidR="000907DF">
              <w:fldChar w:fldCharType="begin"/>
            </w:r>
            <w:r w:rsidR="000907DF">
              <w:instrText>PAGEREF _Toc1120139324 \h</w:instrText>
            </w:r>
            <w:r w:rsidR="000907DF">
              <w:fldChar w:fldCharType="separate"/>
            </w:r>
            <w:r w:rsidRPr="44B7E274" w:rsidR="44B7E274">
              <w:rPr>
                <w:rStyle w:val="Hyperlink"/>
              </w:rPr>
              <w:t>28</w:t>
            </w:r>
            <w:r w:rsidR="000907DF">
              <w:fldChar w:fldCharType="end"/>
            </w:r>
          </w:hyperlink>
        </w:p>
        <w:p w:rsidR="000907DF" w:rsidP="44B7E274" w:rsidRDefault="00000000" w14:paraId="2206E540" w14:textId="225F2274">
          <w:pPr>
            <w:pStyle w:val="TOC4"/>
            <w:tabs>
              <w:tab w:val="left" w:pos="1395"/>
              <w:tab w:val="right" w:leader="dot" w:pos="9360"/>
            </w:tabs>
            <w:rPr>
              <w:rStyle w:val="Hyperlink"/>
              <w:noProof/>
              <w:lang w:val="es-CO" w:eastAsia="es-CO"/>
            </w:rPr>
          </w:pPr>
          <w:hyperlink w:anchor="_Toc884028868">
            <w:r w:rsidRPr="44B7E274" w:rsidR="44B7E274">
              <w:rPr>
                <w:rStyle w:val="Hyperlink"/>
              </w:rPr>
              <w:t>2.2.1.</w:t>
            </w:r>
            <w:r w:rsidR="000907DF">
              <w:tab/>
            </w:r>
            <w:r w:rsidRPr="44B7E274" w:rsidR="44B7E274">
              <w:rPr>
                <w:rStyle w:val="Hyperlink"/>
              </w:rPr>
              <w:t>The Water-Energy-Food-Ecosystem Nexus</w:t>
            </w:r>
            <w:r w:rsidR="000907DF">
              <w:tab/>
            </w:r>
            <w:r w:rsidR="000907DF">
              <w:fldChar w:fldCharType="begin"/>
            </w:r>
            <w:r w:rsidR="000907DF">
              <w:instrText>PAGEREF _Toc884028868 \h</w:instrText>
            </w:r>
            <w:r w:rsidR="000907DF">
              <w:fldChar w:fldCharType="separate"/>
            </w:r>
            <w:r w:rsidRPr="44B7E274" w:rsidR="44B7E274">
              <w:rPr>
                <w:rStyle w:val="Hyperlink"/>
              </w:rPr>
              <w:t>28</w:t>
            </w:r>
            <w:r w:rsidR="000907DF">
              <w:fldChar w:fldCharType="end"/>
            </w:r>
          </w:hyperlink>
        </w:p>
        <w:p w:rsidR="000907DF" w:rsidP="44B7E274" w:rsidRDefault="00000000" w14:paraId="7D958AB5" w14:textId="406107C7">
          <w:pPr>
            <w:pStyle w:val="TOC4"/>
            <w:tabs>
              <w:tab w:val="left" w:pos="1395"/>
              <w:tab w:val="right" w:leader="dot" w:pos="9360"/>
            </w:tabs>
            <w:rPr>
              <w:rStyle w:val="Hyperlink"/>
              <w:noProof/>
              <w:lang w:val="es-CO" w:eastAsia="es-CO"/>
            </w:rPr>
          </w:pPr>
          <w:hyperlink w:anchor="_Toc1737127116">
            <w:r w:rsidRPr="44B7E274" w:rsidR="44B7E274">
              <w:rPr>
                <w:rStyle w:val="Hyperlink"/>
              </w:rPr>
              <w:t>2.2.2.</w:t>
            </w:r>
            <w:r w:rsidR="000907DF">
              <w:tab/>
            </w:r>
            <w:r w:rsidRPr="44B7E274" w:rsidR="44B7E274">
              <w:rPr>
                <w:rStyle w:val="Hyperlink"/>
              </w:rPr>
              <w:t>Life Cycle Assessment</w:t>
            </w:r>
            <w:r w:rsidR="000907DF">
              <w:tab/>
            </w:r>
            <w:r w:rsidR="000907DF">
              <w:fldChar w:fldCharType="begin"/>
            </w:r>
            <w:r w:rsidR="000907DF">
              <w:instrText>PAGEREF _Toc1737127116 \h</w:instrText>
            </w:r>
            <w:r w:rsidR="000907DF">
              <w:fldChar w:fldCharType="separate"/>
            </w:r>
            <w:r w:rsidRPr="44B7E274" w:rsidR="44B7E274">
              <w:rPr>
                <w:rStyle w:val="Hyperlink"/>
              </w:rPr>
              <w:t>30</w:t>
            </w:r>
            <w:r w:rsidR="000907DF">
              <w:fldChar w:fldCharType="end"/>
            </w:r>
          </w:hyperlink>
        </w:p>
        <w:p w:rsidR="000907DF" w:rsidP="44B7E274" w:rsidRDefault="00000000" w14:paraId="6CF74660" w14:textId="33C928E7">
          <w:pPr>
            <w:pStyle w:val="TOC4"/>
            <w:tabs>
              <w:tab w:val="left" w:pos="1395"/>
              <w:tab w:val="right" w:leader="dot" w:pos="9360"/>
            </w:tabs>
            <w:rPr>
              <w:rStyle w:val="Hyperlink"/>
              <w:noProof/>
              <w:lang w:val="es-CO" w:eastAsia="es-CO"/>
            </w:rPr>
          </w:pPr>
          <w:hyperlink w:anchor="_Toc2142657988">
            <w:r w:rsidRPr="44B7E274" w:rsidR="44B7E274">
              <w:rPr>
                <w:rStyle w:val="Hyperlink"/>
              </w:rPr>
              <w:t>2.2.3.</w:t>
            </w:r>
            <w:r w:rsidR="000907DF">
              <w:tab/>
            </w:r>
            <w:r w:rsidRPr="44B7E274" w:rsidR="44B7E274">
              <w:rPr>
                <w:rStyle w:val="Hyperlink"/>
              </w:rPr>
              <w:t>Multi-Criteria Decision Analysis frameworks</w:t>
            </w:r>
            <w:r w:rsidR="000907DF">
              <w:tab/>
            </w:r>
            <w:r w:rsidR="000907DF">
              <w:fldChar w:fldCharType="begin"/>
            </w:r>
            <w:r w:rsidR="000907DF">
              <w:instrText>PAGEREF _Toc2142657988 \h</w:instrText>
            </w:r>
            <w:r w:rsidR="000907DF">
              <w:fldChar w:fldCharType="separate"/>
            </w:r>
            <w:r w:rsidRPr="44B7E274" w:rsidR="44B7E274">
              <w:rPr>
                <w:rStyle w:val="Hyperlink"/>
              </w:rPr>
              <w:t>31</w:t>
            </w:r>
            <w:r w:rsidR="000907DF">
              <w:fldChar w:fldCharType="end"/>
            </w:r>
          </w:hyperlink>
        </w:p>
        <w:p w:rsidR="000907DF" w:rsidP="44B7E274" w:rsidRDefault="00000000" w14:paraId="6553BE32" w14:textId="18B2425F">
          <w:pPr>
            <w:pStyle w:val="TOC4"/>
            <w:tabs>
              <w:tab w:val="left" w:pos="1395"/>
              <w:tab w:val="right" w:leader="dot" w:pos="9360"/>
            </w:tabs>
            <w:rPr>
              <w:rStyle w:val="Hyperlink"/>
              <w:noProof/>
              <w:lang w:val="es-CO" w:eastAsia="es-CO"/>
            </w:rPr>
          </w:pPr>
          <w:hyperlink w:anchor="_Toc973310766">
            <w:r w:rsidRPr="44B7E274" w:rsidR="44B7E274">
              <w:rPr>
                <w:rStyle w:val="Hyperlink"/>
              </w:rPr>
              <w:t>2.2.4.</w:t>
            </w:r>
            <w:r w:rsidR="000907DF">
              <w:tab/>
            </w:r>
            <w:r w:rsidRPr="44B7E274" w:rsidR="44B7E274">
              <w:rPr>
                <w:rStyle w:val="Hyperlink"/>
              </w:rPr>
              <w:t>Scenario Thinking:</w:t>
            </w:r>
            <w:r w:rsidR="000907DF">
              <w:tab/>
            </w:r>
            <w:r w:rsidR="000907DF">
              <w:fldChar w:fldCharType="begin"/>
            </w:r>
            <w:r w:rsidR="000907DF">
              <w:instrText>PAGEREF _Toc973310766 \h</w:instrText>
            </w:r>
            <w:r w:rsidR="000907DF">
              <w:fldChar w:fldCharType="separate"/>
            </w:r>
            <w:r w:rsidRPr="44B7E274" w:rsidR="44B7E274">
              <w:rPr>
                <w:rStyle w:val="Hyperlink"/>
              </w:rPr>
              <w:t>31</w:t>
            </w:r>
            <w:r w:rsidR="000907DF">
              <w:fldChar w:fldCharType="end"/>
            </w:r>
          </w:hyperlink>
        </w:p>
        <w:p w:rsidR="000907DF" w:rsidP="44B7E274" w:rsidRDefault="00000000" w14:paraId="58B45E9A" w14:textId="406D121E">
          <w:pPr>
            <w:pStyle w:val="TOC4"/>
            <w:tabs>
              <w:tab w:val="left" w:pos="1395"/>
              <w:tab w:val="right" w:leader="dot" w:pos="9360"/>
            </w:tabs>
            <w:rPr>
              <w:rStyle w:val="Hyperlink"/>
              <w:noProof/>
              <w:lang w:val="es-CO" w:eastAsia="es-CO"/>
            </w:rPr>
          </w:pPr>
          <w:hyperlink w:anchor="_Toc972681756">
            <w:r w:rsidRPr="44B7E274" w:rsidR="44B7E274">
              <w:rPr>
                <w:rStyle w:val="Hyperlink"/>
              </w:rPr>
              <w:t>2.2.5.</w:t>
            </w:r>
            <w:r w:rsidR="000907DF">
              <w:tab/>
            </w:r>
            <w:r w:rsidRPr="44B7E274" w:rsidR="44B7E274">
              <w:rPr>
                <w:rStyle w:val="Hyperlink"/>
              </w:rPr>
              <w:t>Theory of Change</w:t>
            </w:r>
            <w:r w:rsidR="000907DF">
              <w:tab/>
            </w:r>
            <w:r w:rsidR="000907DF">
              <w:fldChar w:fldCharType="begin"/>
            </w:r>
            <w:r w:rsidR="000907DF">
              <w:instrText>PAGEREF _Toc972681756 \h</w:instrText>
            </w:r>
            <w:r w:rsidR="000907DF">
              <w:fldChar w:fldCharType="separate"/>
            </w:r>
            <w:r w:rsidRPr="44B7E274" w:rsidR="44B7E274">
              <w:rPr>
                <w:rStyle w:val="Hyperlink"/>
              </w:rPr>
              <w:t>32</w:t>
            </w:r>
            <w:r w:rsidR="000907DF">
              <w:fldChar w:fldCharType="end"/>
            </w:r>
          </w:hyperlink>
        </w:p>
        <w:p w:rsidR="000907DF" w:rsidP="44B7E274" w:rsidRDefault="00000000" w14:paraId="1A9E1D01" w14:textId="047E23E7">
          <w:pPr>
            <w:pStyle w:val="TOC4"/>
            <w:tabs>
              <w:tab w:val="left" w:pos="1395"/>
              <w:tab w:val="right" w:leader="dot" w:pos="9360"/>
            </w:tabs>
            <w:rPr>
              <w:rStyle w:val="Hyperlink"/>
              <w:noProof/>
              <w:lang w:val="es-CO" w:eastAsia="es-CO"/>
            </w:rPr>
          </w:pPr>
          <w:hyperlink w:anchor="_Toc1367006142">
            <w:r w:rsidRPr="44B7E274" w:rsidR="44B7E274">
              <w:rPr>
                <w:rStyle w:val="Hyperlink"/>
              </w:rPr>
              <w:t>2.2.6.</w:t>
            </w:r>
            <w:r w:rsidR="000907DF">
              <w:tab/>
            </w:r>
            <w:r w:rsidRPr="44B7E274" w:rsidR="44B7E274">
              <w:rPr>
                <w:rStyle w:val="Hyperlink"/>
              </w:rPr>
              <w:t>Digital Intelligence: Machine Learning, Deep Learning and Artificial Intelligence</w:t>
            </w:r>
            <w:r w:rsidR="000907DF">
              <w:tab/>
            </w:r>
            <w:r w:rsidR="000907DF">
              <w:fldChar w:fldCharType="begin"/>
            </w:r>
            <w:r w:rsidR="000907DF">
              <w:instrText>PAGEREF _Toc1367006142 \h</w:instrText>
            </w:r>
            <w:r w:rsidR="000907DF">
              <w:fldChar w:fldCharType="separate"/>
            </w:r>
            <w:r w:rsidRPr="44B7E274" w:rsidR="44B7E274">
              <w:rPr>
                <w:rStyle w:val="Hyperlink"/>
              </w:rPr>
              <w:t>32</w:t>
            </w:r>
            <w:r w:rsidR="000907DF">
              <w:fldChar w:fldCharType="end"/>
            </w:r>
          </w:hyperlink>
        </w:p>
        <w:p w:rsidR="000907DF" w:rsidP="44B7E274" w:rsidRDefault="00000000" w14:paraId="3ECB67C9" w14:textId="1F6D8163">
          <w:pPr>
            <w:pStyle w:val="TOC2"/>
            <w:tabs>
              <w:tab w:val="left" w:pos="660"/>
              <w:tab w:val="right" w:leader="dot" w:pos="9360"/>
            </w:tabs>
            <w:rPr>
              <w:rStyle w:val="Hyperlink"/>
              <w:noProof/>
              <w:lang w:val="es-CO" w:eastAsia="es-CO"/>
            </w:rPr>
          </w:pPr>
          <w:hyperlink w:anchor="_Toc859816034">
            <w:r w:rsidRPr="44B7E274" w:rsidR="44B7E274">
              <w:rPr>
                <w:rStyle w:val="Hyperlink"/>
              </w:rPr>
              <w:t>3.</w:t>
            </w:r>
            <w:r w:rsidR="000907DF">
              <w:tab/>
            </w:r>
            <w:r w:rsidRPr="44B7E274" w:rsidR="44B7E274">
              <w:rPr>
                <w:rStyle w:val="Hyperlink"/>
              </w:rPr>
              <w:t>Partnership and Collaboration for Development Financing</w:t>
            </w:r>
            <w:r w:rsidR="000907DF">
              <w:tab/>
            </w:r>
            <w:r w:rsidR="000907DF">
              <w:fldChar w:fldCharType="begin"/>
            </w:r>
            <w:r w:rsidR="000907DF">
              <w:instrText>PAGEREF _Toc859816034 \h</w:instrText>
            </w:r>
            <w:r w:rsidR="000907DF">
              <w:fldChar w:fldCharType="separate"/>
            </w:r>
            <w:r w:rsidRPr="44B7E274" w:rsidR="44B7E274">
              <w:rPr>
                <w:rStyle w:val="Hyperlink"/>
              </w:rPr>
              <w:t>33</w:t>
            </w:r>
            <w:r w:rsidR="000907DF">
              <w:fldChar w:fldCharType="end"/>
            </w:r>
          </w:hyperlink>
        </w:p>
        <w:p w:rsidR="000907DF" w:rsidP="44B7E274" w:rsidRDefault="00000000" w14:paraId="1C595B3F" w14:textId="09CC1B7A">
          <w:pPr>
            <w:pStyle w:val="TOC3"/>
            <w:tabs>
              <w:tab w:val="left" w:pos="795"/>
              <w:tab w:val="right" w:leader="dot" w:pos="9360"/>
            </w:tabs>
            <w:rPr>
              <w:rStyle w:val="Hyperlink"/>
              <w:noProof/>
              <w:lang w:val="es-CO" w:eastAsia="es-CO"/>
            </w:rPr>
          </w:pPr>
          <w:hyperlink w:anchor="_Toc649623332">
            <w:r w:rsidRPr="44B7E274" w:rsidR="44B7E274">
              <w:rPr>
                <w:rStyle w:val="Hyperlink"/>
              </w:rPr>
              <w:t>3.1.</w:t>
            </w:r>
            <w:r w:rsidR="000907DF">
              <w:tab/>
            </w:r>
            <w:r w:rsidRPr="44B7E274" w:rsidR="44B7E274">
              <w:rPr>
                <w:rStyle w:val="Hyperlink"/>
              </w:rPr>
              <w:t>Partnership Ecosystems for Sustainable Energy and Integrated SDGs</w:t>
            </w:r>
            <w:r w:rsidR="000907DF">
              <w:tab/>
            </w:r>
            <w:r w:rsidR="000907DF">
              <w:fldChar w:fldCharType="begin"/>
            </w:r>
            <w:r w:rsidR="000907DF">
              <w:instrText>PAGEREF _Toc649623332 \h</w:instrText>
            </w:r>
            <w:r w:rsidR="000907DF">
              <w:fldChar w:fldCharType="separate"/>
            </w:r>
            <w:r w:rsidRPr="44B7E274" w:rsidR="44B7E274">
              <w:rPr>
                <w:rStyle w:val="Hyperlink"/>
              </w:rPr>
              <w:t>34</w:t>
            </w:r>
            <w:r w:rsidR="000907DF">
              <w:fldChar w:fldCharType="end"/>
            </w:r>
          </w:hyperlink>
        </w:p>
        <w:p w:rsidR="000907DF" w:rsidP="44B7E274" w:rsidRDefault="00000000" w14:paraId="2B0E2F78" w14:textId="07DC95F9">
          <w:pPr>
            <w:pStyle w:val="TOC4"/>
            <w:tabs>
              <w:tab w:val="left" w:pos="1395"/>
              <w:tab w:val="right" w:leader="dot" w:pos="9360"/>
            </w:tabs>
            <w:rPr>
              <w:rStyle w:val="Hyperlink"/>
              <w:noProof/>
              <w:lang w:val="es-CO" w:eastAsia="es-CO"/>
            </w:rPr>
          </w:pPr>
          <w:hyperlink w:anchor="_Toc600228432">
            <w:r w:rsidRPr="44B7E274" w:rsidR="44B7E274">
              <w:rPr>
                <w:rStyle w:val="Hyperlink"/>
              </w:rPr>
              <w:t>3.1.1.</w:t>
            </w:r>
            <w:r w:rsidR="000907DF">
              <w:tab/>
            </w:r>
            <w:r w:rsidRPr="44B7E274" w:rsidR="44B7E274">
              <w:rPr>
                <w:rStyle w:val="Hyperlink"/>
              </w:rPr>
              <w:t>Compacts, Coalitions, Alliances, Hubs and Public-Private Partnerships</w:t>
            </w:r>
            <w:r w:rsidR="000907DF">
              <w:tab/>
            </w:r>
            <w:r w:rsidR="000907DF">
              <w:fldChar w:fldCharType="begin"/>
            </w:r>
            <w:r w:rsidR="000907DF">
              <w:instrText>PAGEREF _Toc600228432 \h</w:instrText>
            </w:r>
            <w:r w:rsidR="000907DF">
              <w:fldChar w:fldCharType="separate"/>
            </w:r>
            <w:r w:rsidRPr="44B7E274" w:rsidR="44B7E274">
              <w:rPr>
                <w:rStyle w:val="Hyperlink"/>
              </w:rPr>
              <w:t>35</w:t>
            </w:r>
            <w:r w:rsidR="000907DF">
              <w:fldChar w:fldCharType="end"/>
            </w:r>
          </w:hyperlink>
        </w:p>
        <w:p w:rsidR="000907DF" w:rsidP="44B7E274" w:rsidRDefault="00000000" w14:paraId="5A3FCF2E" w14:textId="6C185703">
          <w:pPr>
            <w:pStyle w:val="TOC4"/>
            <w:tabs>
              <w:tab w:val="left" w:pos="1395"/>
              <w:tab w:val="right" w:leader="dot" w:pos="9360"/>
            </w:tabs>
            <w:rPr>
              <w:rStyle w:val="Hyperlink"/>
              <w:noProof/>
              <w:lang w:val="es-CO" w:eastAsia="es-CO"/>
            </w:rPr>
          </w:pPr>
          <w:hyperlink w:anchor="_Toc332937762">
            <w:r w:rsidRPr="44B7E274" w:rsidR="44B7E274">
              <w:rPr>
                <w:rStyle w:val="Hyperlink"/>
              </w:rPr>
              <w:t>3.1.2.</w:t>
            </w:r>
            <w:r w:rsidR="000907DF">
              <w:tab/>
            </w:r>
            <w:r w:rsidRPr="44B7E274" w:rsidR="44B7E274">
              <w:rPr>
                <w:rStyle w:val="Hyperlink"/>
              </w:rPr>
              <w:t>Joint Programs and Inter-agencies Initiatives</w:t>
            </w:r>
            <w:r w:rsidR="000907DF">
              <w:tab/>
            </w:r>
            <w:r w:rsidR="000907DF">
              <w:fldChar w:fldCharType="begin"/>
            </w:r>
            <w:r w:rsidR="000907DF">
              <w:instrText>PAGEREF _Toc332937762 \h</w:instrText>
            </w:r>
            <w:r w:rsidR="000907DF">
              <w:fldChar w:fldCharType="separate"/>
            </w:r>
            <w:r w:rsidRPr="44B7E274" w:rsidR="44B7E274">
              <w:rPr>
                <w:rStyle w:val="Hyperlink"/>
              </w:rPr>
              <w:t>38</w:t>
            </w:r>
            <w:r w:rsidR="000907DF">
              <w:fldChar w:fldCharType="end"/>
            </w:r>
          </w:hyperlink>
        </w:p>
        <w:p w:rsidR="000907DF" w:rsidP="44B7E274" w:rsidRDefault="00000000" w14:paraId="5CFC0794" w14:textId="7F8D547B">
          <w:pPr>
            <w:pStyle w:val="TOC4"/>
            <w:tabs>
              <w:tab w:val="left" w:pos="1395"/>
              <w:tab w:val="right" w:leader="dot" w:pos="9360"/>
            </w:tabs>
            <w:rPr>
              <w:rStyle w:val="Hyperlink"/>
              <w:noProof/>
              <w:lang w:val="es-CO" w:eastAsia="es-CO"/>
            </w:rPr>
          </w:pPr>
          <w:hyperlink w:anchor="_Toc1192746359">
            <w:r w:rsidRPr="44B7E274" w:rsidR="44B7E274">
              <w:rPr>
                <w:rStyle w:val="Hyperlink"/>
              </w:rPr>
              <w:t>3.1.3.</w:t>
            </w:r>
            <w:r w:rsidR="000907DF">
              <w:tab/>
            </w:r>
            <w:r w:rsidRPr="44B7E274" w:rsidR="44B7E274">
              <w:rPr>
                <w:rStyle w:val="Hyperlink"/>
              </w:rPr>
              <w:t>Multi-Stakeholders Knowledge and Data Platforms</w:t>
            </w:r>
            <w:r w:rsidR="000907DF">
              <w:tab/>
            </w:r>
            <w:r w:rsidR="000907DF">
              <w:fldChar w:fldCharType="begin"/>
            </w:r>
            <w:r w:rsidR="000907DF">
              <w:instrText>PAGEREF _Toc1192746359 \h</w:instrText>
            </w:r>
            <w:r w:rsidR="000907DF">
              <w:fldChar w:fldCharType="separate"/>
            </w:r>
            <w:r w:rsidRPr="44B7E274" w:rsidR="44B7E274">
              <w:rPr>
                <w:rStyle w:val="Hyperlink"/>
              </w:rPr>
              <w:t>39</w:t>
            </w:r>
            <w:r w:rsidR="000907DF">
              <w:fldChar w:fldCharType="end"/>
            </w:r>
          </w:hyperlink>
        </w:p>
        <w:p w:rsidR="000907DF" w:rsidP="44B7E274" w:rsidRDefault="00000000" w14:paraId="4BBB99DF" w14:textId="27C6FEE7">
          <w:pPr>
            <w:pStyle w:val="TOC3"/>
            <w:tabs>
              <w:tab w:val="left" w:pos="795"/>
              <w:tab w:val="right" w:leader="dot" w:pos="9360"/>
            </w:tabs>
            <w:rPr>
              <w:rStyle w:val="Hyperlink"/>
              <w:noProof/>
              <w:lang w:val="es-CO" w:eastAsia="es-CO"/>
            </w:rPr>
          </w:pPr>
          <w:hyperlink w:anchor="_Toc624600921">
            <w:r w:rsidRPr="44B7E274" w:rsidR="44B7E274">
              <w:rPr>
                <w:rStyle w:val="Hyperlink"/>
              </w:rPr>
              <w:t>3.2.</w:t>
            </w:r>
            <w:r w:rsidR="000907DF">
              <w:tab/>
            </w:r>
            <w:r w:rsidRPr="44B7E274" w:rsidR="44B7E274">
              <w:rPr>
                <w:rStyle w:val="Hyperlink"/>
              </w:rPr>
              <w:t>Establishing Effective Partnerships and Collaboration</w:t>
            </w:r>
            <w:r w:rsidR="000907DF">
              <w:tab/>
            </w:r>
            <w:r w:rsidR="000907DF">
              <w:fldChar w:fldCharType="begin"/>
            </w:r>
            <w:r w:rsidR="000907DF">
              <w:instrText>PAGEREF _Toc624600921 \h</w:instrText>
            </w:r>
            <w:r w:rsidR="000907DF">
              <w:fldChar w:fldCharType="separate"/>
            </w:r>
            <w:r w:rsidRPr="44B7E274" w:rsidR="44B7E274">
              <w:rPr>
                <w:rStyle w:val="Hyperlink"/>
              </w:rPr>
              <w:t>41</w:t>
            </w:r>
            <w:r w:rsidR="000907DF">
              <w:fldChar w:fldCharType="end"/>
            </w:r>
          </w:hyperlink>
        </w:p>
        <w:p w:rsidR="000907DF" w:rsidP="44B7E274" w:rsidRDefault="00000000" w14:paraId="770AE96F" w14:textId="17F0BC32">
          <w:pPr>
            <w:pStyle w:val="TOC4"/>
            <w:tabs>
              <w:tab w:val="left" w:pos="1395"/>
              <w:tab w:val="right" w:leader="dot" w:pos="9360"/>
            </w:tabs>
            <w:rPr>
              <w:rStyle w:val="Hyperlink"/>
              <w:noProof/>
              <w:lang w:val="es-CO" w:eastAsia="es-CO"/>
            </w:rPr>
          </w:pPr>
          <w:hyperlink w:anchor="_Toc1673356340">
            <w:r w:rsidRPr="44B7E274" w:rsidR="44B7E274">
              <w:rPr>
                <w:rStyle w:val="Hyperlink"/>
              </w:rPr>
              <w:t>3.2.1.</w:t>
            </w:r>
            <w:r w:rsidR="000907DF">
              <w:tab/>
            </w:r>
            <w:r w:rsidRPr="44B7E274" w:rsidR="44B7E274">
              <w:rPr>
                <w:rStyle w:val="Hyperlink"/>
              </w:rPr>
              <w:t>Building and Managing Effective Multi-Stakeholder Partnerships for SDG Progress</w:t>
            </w:r>
            <w:r w:rsidR="000907DF">
              <w:tab/>
            </w:r>
            <w:r w:rsidR="000907DF">
              <w:fldChar w:fldCharType="begin"/>
            </w:r>
            <w:r w:rsidR="000907DF">
              <w:instrText>PAGEREF _Toc1673356340 \h</w:instrText>
            </w:r>
            <w:r w:rsidR="000907DF">
              <w:fldChar w:fldCharType="separate"/>
            </w:r>
            <w:r w:rsidRPr="44B7E274" w:rsidR="44B7E274">
              <w:rPr>
                <w:rStyle w:val="Hyperlink"/>
              </w:rPr>
              <w:t>41</w:t>
            </w:r>
            <w:r w:rsidR="000907DF">
              <w:fldChar w:fldCharType="end"/>
            </w:r>
          </w:hyperlink>
        </w:p>
        <w:p w:rsidR="000907DF" w:rsidP="44B7E274" w:rsidRDefault="00000000" w14:paraId="78AA36F7" w14:textId="2A5B19FA">
          <w:pPr>
            <w:pStyle w:val="TOC4"/>
            <w:tabs>
              <w:tab w:val="left" w:pos="1395"/>
              <w:tab w:val="right" w:leader="dot" w:pos="9360"/>
            </w:tabs>
            <w:rPr>
              <w:rStyle w:val="Hyperlink"/>
              <w:noProof/>
              <w:lang w:val="es-CO" w:eastAsia="es-CO"/>
            </w:rPr>
          </w:pPr>
          <w:hyperlink w:anchor="_Toc775593924">
            <w:r w:rsidRPr="44B7E274" w:rsidR="44B7E274">
              <w:rPr>
                <w:rStyle w:val="Hyperlink"/>
              </w:rPr>
              <w:t>3.2.2.</w:t>
            </w:r>
            <w:r w:rsidR="000907DF">
              <w:tab/>
            </w:r>
            <w:r w:rsidRPr="44B7E274" w:rsidR="44B7E274">
              <w:rPr>
                <w:rStyle w:val="Hyperlink"/>
              </w:rPr>
              <w:t>Developing Joint Programs</w:t>
            </w:r>
            <w:r w:rsidR="000907DF">
              <w:tab/>
            </w:r>
            <w:r w:rsidR="000907DF">
              <w:fldChar w:fldCharType="begin"/>
            </w:r>
            <w:r w:rsidR="000907DF">
              <w:instrText>PAGEREF _Toc775593924 \h</w:instrText>
            </w:r>
            <w:r w:rsidR="000907DF">
              <w:fldChar w:fldCharType="separate"/>
            </w:r>
            <w:r w:rsidRPr="44B7E274" w:rsidR="44B7E274">
              <w:rPr>
                <w:rStyle w:val="Hyperlink"/>
              </w:rPr>
              <w:t>43</w:t>
            </w:r>
            <w:r w:rsidR="000907DF">
              <w:fldChar w:fldCharType="end"/>
            </w:r>
          </w:hyperlink>
        </w:p>
        <w:p w:rsidR="000907DF" w:rsidP="44B7E274" w:rsidRDefault="00000000" w14:paraId="350B9472" w14:textId="13D55137">
          <w:pPr>
            <w:pStyle w:val="TOC3"/>
            <w:tabs>
              <w:tab w:val="left" w:pos="795"/>
              <w:tab w:val="right" w:leader="dot" w:pos="9360"/>
            </w:tabs>
            <w:rPr>
              <w:rStyle w:val="Hyperlink"/>
              <w:noProof/>
              <w:lang w:val="es-CO" w:eastAsia="es-CO"/>
            </w:rPr>
          </w:pPr>
          <w:hyperlink w:anchor="_Toc7119228">
            <w:r w:rsidRPr="44B7E274" w:rsidR="44B7E274">
              <w:rPr>
                <w:rStyle w:val="Hyperlink"/>
              </w:rPr>
              <w:t>3.3.</w:t>
            </w:r>
            <w:r w:rsidR="000907DF">
              <w:tab/>
            </w:r>
            <w:r w:rsidRPr="44B7E274" w:rsidR="44B7E274">
              <w:rPr>
                <w:rStyle w:val="Hyperlink"/>
              </w:rPr>
              <w:t>Financial Mechanism for Integrated SDGs Achievement</w:t>
            </w:r>
            <w:r w:rsidR="000907DF">
              <w:tab/>
            </w:r>
            <w:r w:rsidR="000907DF">
              <w:fldChar w:fldCharType="begin"/>
            </w:r>
            <w:r w:rsidR="000907DF">
              <w:instrText>PAGEREF _Toc7119228 \h</w:instrText>
            </w:r>
            <w:r w:rsidR="000907DF">
              <w:fldChar w:fldCharType="separate"/>
            </w:r>
            <w:r w:rsidRPr="44B7E274" w:rsidR="44B7E274">
              <w:rPr>
                <w:rStyle w:val="Hyperlink"/>
              </w:rPr>
              <w:t>45</w:t>
            </w:r>
            <w:r w:rsidR="000907DF">
              <w:fldChar w:fldCharType="end"/>
            </w:r>
          </w:hyperlink>
        </w:p>
        <w:p w:rsidR="000907DF" w:rsidP="44B7E274" w:rsidRDefault="00000000" w14:paraId="184AB6DA" w14:textId="3B334434">
          <w:pPr>
            <w:pStyle w:val="TOC4"/>
            <w:tabs>
              <w:tab w:val="left" w:pos="1395"/>
              <w:tab w:val="right" w:leader="dot" w:pos="9360"/>
            </w:tabs>
            <w:rPr>
              <w:rStyle w:val="Hyperlink"/>
              <w:noProof/>
              <w:lang w:val="es-CO" w:eastAsia="es-CO"/>
            </w:rPr>
          </w:pPr>
          <w:hyperlink w:anchor="_Toc606581467">
            <w:r w:rsidRPr="44B7E274" w:rsidR="44B7E274">
              <w:rPr>
                <w:rStyle w:val="Hyperlink"/>
              </w:rPr>
              <w:t>3.3.1.</w:t>
            </w:r>
            <w:r w:rsidR="000907DF">
              <w:tab/>
            </w:r>
            <w:r w:rsidRPr="44B7E274" w:rsidR="44B7E274">
              <w:rPr>
                <w:rStyle w:val="Hyperlink"/>
              </w:rPr>
              <w:t>The Collaborative Financial Landscape</w:t>
            </w:r>
            <w:r w:rsidR="000907DF">
              <w:tab/>
            </w:r>
            <w:r w:rsidR="000907DF">
              <w:fldChar w:fldCharType="begin"/>
            </w:r>
            <w:r w:rsidR="000907DF">
              <w:instrText>PAGEREF _Toc606581467 \h</w:instrText>
            </w:r>
            <w:r w:rsidR="000907DF">
              <w:fldChar w:fldCharType="separate"/>
            </w:r>
            <w:r w:rsidRPr="44B7E274" w:rsidR="44B7E274">
              <w:rPr>
                <w:rStyle w:val="Hyperlink"/>
              </w:rPr>
              <w:t>46</w:t>
            </w:r>
            <w:r w:rsidR="000907DF">
              <w:fldChar w:fldCharType="end"/>
            </w:r>
          </w:hyperlink>
        </w:p>
        <w:p w:rsidR="000907DF" w:rsidP="44B7E274" w:rsidRDefault="00000000" w14:paraId="05559015" w14:textId="33BAD73C">
          <w:pPr>
            <w:pStyle w:val="TOC4"/>
            <w:tabs>
              <w:tab w:val="left" w:pos="1395"/>
              <w:tab w:val="right" w:leader="dot" w:pos="9360"/>
            </w:tabs>
            <w:rPr>
              <w:rStyle w:val="Hyperlink"/>
              <w:noProof/>
              <w:lang w:val="es-CO" w:eastAsia="es-CO"/>
            </w:rPr>
          </w:pPr>
          <w:hyperlink w:anchor="_Toc547571960">
            <w:r w:rsidRPr="44B7E274" w:rsidR="44B7E274">
              <w:rPr>
                <w:rStyle w:val="Hyperlink"/>
              </w:rPr>
              <w:t>3.3.2.</w:t>
            </w:r>
            <w:r w:rsidR="000907DF">
              <w:tab/>
            </w:r>
            <w:r w:rsidRPr="44B7E274" w:rsidR="44B7E274">
              <w:rPr>
                <w:rStyle w:val="Hyperlink"/>
              </w:rPr>
              <w:t>Emerging Financial Solutions and Opportunities</w:t>
            </w:r>
            <w:r w:rsidR="000907DF">
              <w:tab/>
            </w:r>
            <w:r w:rsidR="000907DF">
              <w:fldChar w:fldCharType="begin"/>
            </w:r>
            <w:r w:rsidR="000907DF">
              <w:instrText>PAGEREF _Toc547571960 \h</w:instrText>
            </w:r>
            <w:r w:rsidR="000907DF">
              <w:fldChar w:fldCharType="separate"/>
            </w:r>
            <w:r w:rsidRPr="44B7E274" w:rsidR="44B7E274">
              <w:rPr>
                <w:rStyle w:val="Hyperlink"/>
              </w:rPr>
              <w:t>47</w:t>
            </w:r>
            <w:r w:rsidR="000907DF">
              <w:fldChar w:fldCharType="end"/>
            </w:r>
          </w:hyperlink>
        </w:p>
        <w:p w:rsidR="000907DF" w:rsidP="44B7E274" w:rsidRDefault="00000000" w14:paraId="3E8522A9" w14:textId="245EEECE">
          <w:pPr>
            <w:pStyle w:val="TOC4"/>
            <w:tabs>
              <w:tab w:val="left" w:pos="1395"/>
              <w:tab w:val="right" w:leader="dot" w:pos="9360"/>
            </w:tabs>
            <w:rPr>
              <w:rStyle w:val="Hyperlink"/>
              <w:noProof/>
              <w:lang w:val="es-CO" w:eastAsia="es-CO"/>
            </w:rPr>
          </w:pPr>
          <w:hyperlink w:anchor="_Toc695711338">
            <w:r w:rsidRPr="44B7E274" w:rsidR="44B7E274">
              <w:rPr>
                <w:rStyle w:val="Hyperlink"/>
              </w:rPr>
              <w:t>3.3.3.</w:t>
            </w:r>
            <w:r w:rsidR="000907DF">
              <w:tab/>
            </w:r>
            <w:r w:rsidRPr="44B7E274" w:rsidR="44B7E274">
              <w:rPr>
                <w:rStyle w:val="Hyperlink"/>
              </w:rPr>
              <w:t>Financing Frameworks, Platforms and Tools</w:t>
            </w:r>
            <w:r w:rsidR="000907DF">
              <w:tab/>
            </w:r>
            <w:r w:rsidR="000907DF">
              <w:fldChar w:fldCharType="begin"/>
            </w:r>
            <w:r w:rsidR="000907DF">
              <w:instrText>PAGEREF _Toc695711338 \h</w:instrText>
            </w:r>
            <w:r w:rsidR="000907DF">
              <w:fldChar w:fldCharType="separate"/>
            </w:r>
            <w:r w:rsidRPr="44B7E274" w:rsidR="44B7E274">
              <w:rPr>
                <w:rStyle w:val="Hyperlink"/>
              </w:rPr>
              <w:t>49</w:t>
            </w:r>
            <w:r w:rsidR="000907DF">
              <w:fldChar w:fldCharType="end"/>
            </w:r>
          </w:hyperlink>
        </w:p>
        <w:p w:rsidR="000907DF" w:rsidP="44B7E274" w:rsidRDefault="00000000" w14:paraId="148F8D9B" w14:textId="63A2F974">
          <w:pPr>
            <w:pStyle w:val="TOC2"/>
            <w:tabs>
              <w:tab w:val="right" w:leader="dot" w:pos="9360"/>
            </w:tabs>
            <w:rPr>
              <w:rStyle w:val="Hyperlink"/>
              <w:noProof/>
              <w:lang w:val="es-CO" w:eastAsia="es-CO"/>
            </w:rPr>
          </w:pPr>
          <w:hyperlink w:anchor="_Toc2056367789">
            <w:r w:rsidRPr="44B7E274" w:rsidR="44B7E274">
              <w:rPr>
                <w:rStyle w:val="Hyperlink"/>
              </w:rPr>
              <w:t>Module Warp-Up</w:t>
            </w:r>
            <w:r w:rsidR="000907DF">
              <w:tab/>
            </w:r>
            <w:r w:rsidR="000907DF">
              <w:fldChar w:fldCharType="begin"/>
            </w:r>
            <w:r w:rsidR="000907DF">
              <w:instrText>PAGEREF _Toc2056367789 \h</w:instrText>
            </w:r>
            <w:r w:rsidR="000907DF">
              <w:fldChar w:fldCharType="separate"/>
            </w:r>
            <w:r w:rsidRPr="44B7E274" w:rsidR="44B7E274">
              <w:rPr>
                <w:rStyle w:val="Hyperlink"/>
              </w:rPr>
              <w:t>54</w:t>
            </w:r>
            <w:r w:rsidR="000907DF">
              <w:fldChar w:fldCharType="end"/>
            </w:r>
          </w:hyperlink>
        </w:p>
        <w:p w:rsidR="000907DF" w:rsidP="44B7E274" w:rsidRDefault="00000000" w14:paraId="62382F79" w14:textId="3ADF09D5">
          <w:pPr>
            <w:pStyle w:val="TOC3"/>
            <w:tabs>
              <w:tab w:val="right" w:leader="dot" w:pos="9360"/>
            </w:tabs>
            <w:rPr>
              <w:rStyle w:val="Hyperlink"/>
              <w:noProof/>
              <w:lang w:val="es-CO" w:eastAsia="es-CO"/>
            </w:rPr>
          </w:pPr>
          <w:hyperlink w:anchor="_Toc556166343">
            <w:r w:rsidRPr="44B7E274" w:rsidR="44B7E274">
              <w:rPr>
                <w:rStyle w:val="Hyperlink"/>
              </w:rPr>
              <w:t>Main take-home messages</w:t>
            </w:r>
            <w:r w:rsidR="000907DF">
              <w:tab/>
            </w:r>
            <w:r w:rsidR="000907DF">
              <w:fldChar w:fldCharType="begin"/>
            </w:r>
            <w:r w:rsidR="000907DF">
              <w:instrText>PAGEREF _Toc556166343 \h</w:instrText>
            </w:r>
            <w:r w:rsidR="000907DF">
              <w:fldChar w:fldCharType="separate"/>
            </w:r>
            <w:r w:rsidRPr="44B7E274" w:rsidR="44B7E274">
              <w:rPr>
                <w:rStyle w:val="Hyperlink"/>
              </w:rPr>
              <w:t>54</w:t>
            </w:r>
            <w:r w:rsidR="000907DF">
              <w:fldChar w:fldCharType="end"/>
            </w:r>
          </w:hyperlink>
        </w:p>
        <w:p w:rsidR="000907DF" w:rsidP="44B7E274" w:rsidRDefault="00000000" w14:paraId="20822FB1" w14:textId="68A9E79F">
          <w:pPr>
            <w:pStyle w:val="TOC3"/>
            <w:tabs>
              <w:tab w:val="right" w:leader="dot" w:pos="9360"/>
            </w:tabs>
            <w:rPr>
              <w:rStyle w:val="Hyperlink"/>
              <w:noProof/>
              <w:lang w:val="es-CO" w:eastAsia="es-CO"/>
            </w:rPr>
          </w:pPr>
          <w:hyperlink w:anchor="_Toc1114439960">
            <w:r w:rsidRPr="44B7E274" w:rsidR="44B7E274">
              <w:rPr>
                <w:rStyle w:val="Hyperlink"/>
              </w:rPr>
              <w:t>What next?</w:t>
            </w:r>
            <w:r w:rsidR="000907DF">
              <w:tab/>
            </w:r>
            <w:r w:rsidR="000907DF">
              <w:fldChar w:fldCharType="begin"/>
            </w:r>
            <w:r w:rsidR="000907DF">
              <w:instrText>PAGEREF _Toc1114439960 \h</w:instrText>
            </w:r>
            <w:r w:rsidR="000907DF">
              <w:fldChar w:fldCharType="separate"/>
            </w:r>
            <w:r w:rsidRPr="44B7E274" w:rsidR="44B7E274">
              <w:rPr>
                <w:rStyle w:val="Hyperlink"/>
              </w:rPr>
              <w:t>55</w:t>
            </w:r>
            <w:r w:rsidR="000907DF">
              <w:fldChar w:fldCharType="end"/>
            </w:r>
          </w:hyperlink>
        </w:p>
        <w:p w:rsidR="000907DF" w:rsidP="44B7E274" w:rsidRDefault="00000000" w14:paraId="3D6C6102" w14:textId="4A1724A4">
          <w:pPr>
            <w:pStyle w:val="TOC3"/>
            <w:tabs>
              <w:tab w:val="right" w:leader="dot" w:pos="9360"/>
            </w:tabs>
            <w:rPr>
              <w:rStyle w:val="Hyperlink"/>
              <w:noProof/>
              <w:lang w:val="es-CO" w:eastAsia="es-CO"/>
            </w:rPr>
          </w:pPr>
          <w:hyperlink w:anchor="_Toc1271832706">
            <w:r w:rsidRPr="44B7E274" w:rsidR="44B7E274">
              <w:rPr>
                <w:rStyle w:val="Hyperlink"/>
              </w:rPr>
              <w:t>References</w:t>
            </w:r>
            <w:r w:rsidR="000907DF">
              <w:tab/>
            </w:r>
            <w:r w:rsidR="000907DF">
              <w:fldChar w:fldCharType="begin"/>
            </w:r>
            <w:r w:rsidR="000907DF">
              <w:instrText>PAGEREF _Toc1271832706 \h</w:instrText>
            </w:r>
            <w:r w:rsidR="000907DF">
              <w:fldChar w:fldCharType="separate"/>
            </w:r>
            <w:r w:rsidRPr="44B7E274" w:rsidR="44B7E274">
              <w:rPr>
                <w:rStyle w:val="Hyperlink"/>
              </w:rPr>
              <w:t>55</w:t>
            </w:r>
            <w:r w:rsidR="000907DF">
              <w:fldChar w:fldCharType="end"/>
            </w:r>
          </w:hyperlink>
          <w:r w:rsidR="000907DF">
            <w:fldChar w:fldCharType="end"/>
          </w:r>
        </w:p>
      </w:sdtContent>
      <w:sdtEndPr>
        <w:rPr>
          <w:b w:val="0"/>
          <w:bCs w:val="0"/>
          <w:i w:val="0"/>
          <w:iCs w:val="0"/>
          <w:sz w:val="20"/>
          <w:szCs w:val="20"/>
        </w:rPr>
      </w:sdtEndPr>
    </w:sdt>
    <w:p w:rsidR="4B4CAC8A" w:rsidP="4B4CAC8A" w:rsidRDefault="4B4CAC8A" w14:paraId="737FA184" w14:textId="01D25D0D">
      <w:pPr>
        <w:pStyle w:val="TOC3"/>
        <w:tabs>
          <w:tab w:val="right" w:leader="dot" w:pos="9360"/>
        </w:tabs>
        <w:rPr>
          <w:rStyle w:val="Hyperlink"/>
        </w:rPr>
      </w:pPr>
    </w:p>
    <w:p w:rsidRPr="007939FC" w:rsidR="0BFDDAF8" w:rsidP="0BFDDAF8" w:rsidRDefault="0BFDDAF8" w14:paraId="3AB74895" w14:textId="70674D06">
      <w:pPr>
        <w:pStyle w:val="TOC2"/>
        <w:tabs>
          <w:tab w:val="right" w:leader="dot" w:pos="9360"/>
        </w:tabs>
        <w:rPr>
          <w:rStyle w:val="Hyperlink"/>
          <w:color w:val="auto"/>
        </w:rPr>
      </w:pPr>
    </w:p>
    <w:p w:rsidRPr="007939FC" w:rsidR="00626E47" w:rsidRDefault="00626E47" w14:paraId="36AAFBCC" w14:textId="18282A17">
      <w:pPr>
        <w:rPr>
          <w:rFonts w:cstheme="minorHAnsi"/>
          <w:sz w:val="22"/>
          <w:szCs w:val="22"/>
        </w:rPr>
      </w:pPr>
      <w:r w:rsidRPr="007939FC">
        <w:rPr>
          <w:rFonts w:cstheme="minorHAnsi"/>
          <w:sz w:val="22"/>
          <w:szCs w:val="22"/>
        </w:rPr>
        <w:br w:type="page"/>
      </w:r>
    </w:p>
    <w:p w:rsidRPr="00FF4A57" w:rsidR="00626E47" w:rsidP="44B7E274" w:rsidRDefault="000F7F27" w14:paraId="6C7A0B71" w14:textId="4A263A7A">
      <w:pPr>
        <w:pStyle w:val="Heading2"/>
        <w:numPr>
          <w:ilvl w:val="0"/>
          <w:numId w:val="8"/>
        </w:numPr>
        <w:spacing w:after="240"/>
        <w:rPr>
          <w:rFonts w:asciiTheme="minorHAnsi" w:hAnsiTheme="minorHAnsi" w:cstheme="minorBidi"/>
        </w:rPr>
      </w:pPr>
      <w:bookmarkStart w:name="_Toc732947285" w:id="3"/>
      <w:r w:rsidRPr="44B7E274">
        <w:rPr>
          <w:rFonts w:asciiTheme="minorHAnsi" w:hAnsiTheme="minorHAnsi" w:cstheme="minorBidi"/>
        </w:rPr>
        <w:lastRenderedPageBreak/>
        <w:t>I</w:t>
      </w:r>
      <w:r w:rsidRPr="44B7E274" w:rsidR="00626E47">
        <w:rPr>
          <w:rFonts w:asciiTheme="minorHAnsi" w:hAnsiTheme="minorHAnsi" w:cstheme="minorBidi"/>
        </w:rPr>
        <w:t xml:space="preserve">nterlinkages </w:t>
      </w:r>
      <w:r w:rsidRPr="44B7E274">
        <w:rPr>
          <w:rFonts w:asciiTheme="minorHAnsi" w:hAnsiTheme="minorHAnsi" w:cstheme="minorBidi"/>
        </w:rPr>
        <w:t>between Energy and other SDGs</w:t>
      </w:r>
      <w:bookmarkEnd w:id="3"/>
      <w:r w:rsidRPr="44B7E274">
        <w:rPr>
          <w:rFonts w:asciiTheme="minorHAnsi" w:hAnsiTheme="minorHAnsi" w:cstheme="minorBidi"/>
        </w:rPr>
        <w:t xml:space="preserve"> </w:t>
      </w:r>
    </w:p>
    <w:p w:rsidRPr="00FF4A57" w:rsidR="00035B09" w:rsidP="00FF4A57" w:rsidRDefault="00CF610D" w14:paraId="02E7F631" w14:textId="2996247E">
      <w:pPr>
        <w:spacing w:after="240" w:line="259" w:lineRule="auto"/>
        <w:jc w:val="both"/>
        <w:rPr>
          <w:rFonts w:cstheme="minorHAnsi"/>
          <w:sz w:val="22"/>
          <w:szCs w:val="22"/>
        </w:rPr>
      </w:pPr>
      <w:r w:rsidRPr="00FF4A57">
        <w:rPr>
          <w:rFonts w:cstheme="minorHAnsi"/>
          <w:sz w:val="22"/>
          <w:szCs w:val="22"/>
        </w:rPr>
        <w:t xml:space="preserve">Since the 2030 Agenda </w:t>
      </w:r>
      <w:r w:rsidRPr="00FF4A57" w:rsidR="00035B09">
        <w:rPr>
          <w:rFonts w:cstheme="minorHAnsi"/>
          <w:sz w:val="22"/>
          <w:szCs w:val="22"/>
        </w:rPr>
        <w:t xml:space="preserve">for Sustainable Development </w:t>
      </w:r>
      <w:r w:rsidRPr="00FF4A57">
        <w:rPr>
          <w:rFonts w:cstheme="minorHAnsi"/>
          <w:sz w:val="22"/>
          <w:szCs w:val="22"/>
        </w:rPr>
        <w:t xml:space="preserve">was conceived to be integrated and indivisible, the SDGs are interlinked and interdependent by design. Hence, SDG Interlinkages refer to the complex network of interconnections </w:t>
      </w:r>
      <w:r w:rsidRPr="00FF4A57" w:rsidR="00035B09">
        <w:rPr>
          <w:rFonts w:cstheme="minorHAnsi"/>
          <w:sz w:val="22"/>
          <w:szCs w:val="22"/>
        </w:rPr>
        <w:t xml:space="preserve">among goals, </w:t>
      </w:r>
      <w:r w:rsidRPr="00FF4A57">
        <w:rPr>
          <w:rFonts w:cstheme="minorHAnsi"/>
          <w:sz w:val="22"/>
          <w:szCs w:val="22"/>
        </w:rPr>
        <w:t>targets and indicators</w:t>
      </w:r>
      <w:r w:rsidRPr="00FF4A57" w:rsidR="00D67400">
        <w:rPr>
          <w:rFonts w:cstheme="minorHAnsi"/>
          <w:sz w:val="22"/>
          <w:szCs w:val="22"/>
        </w:rPr>
        <w:t>. Actions toward one SDG can have positive or negative impacts on others, varying across geographical and temporal scales. Understanding this complexity and the directionality of change is</w:t>
      </w:r>
      <w:r w:rsidRPr="00FF4A57" w:rsidR="00035B09">
        <w:rPr>
          <w:rFonts w:cstheme="minorHAnsi"/>
          <w:sz w:val="22"/>
          <w:szCs w:val="22"/>
        </w:rPr>
        <w:t xml:space="preserve"> </w:t>
      </w:r>
      <w:r w:rsidRPr="00FF4A57" w:rsidR="00D67400">
        <w:rPr>
          <w:rFonts w:cstheme="minorHAnsi"/>
          <w:sz w:val="22"/>
          <w:szCs w:val="22"/>
        </w:rPr>
        <w:t>key</w:t>
      </w:r>
      <w:r w:rsidRPr="00FF4A57" w:rsidR="00035B09">
        <w:rPr>
          <w:rFonts w:cstheme="minorHAnsi"/>
          <w:sz w:val="22"/>
          <w:szCs w:val="22"/>
        </w:rPr>
        <w:t xml:space="preserve"> for achieving the Agenda while safeguarding against unintended SDG deterioration </w:t>
      </w:r>
      <w:commentRangeStart w:id="4"/>
      <w:r w:rsidRPr="00FF4A57" w:rsidR="003A3501">
        <w:rPr>
          <w:rFonts w:cstheme="minorHAnsi"/>
          <w:sz w:val="22"/>
          <w:szCs w:val="22"/>
        </w:rPr>
        <w:t>(JCR Website)</w:t>
      </w:r>
      <w:commentRangeEnd w:id="4"/>
      <w:r w:rsidRPr="00FF4A57">
        <w:rPr>
          <w:rFonts w:cstheme="minorHAnsi"/>
          <w:sz w:val="22"/>
          <w:szCs w:val="22"/>
        </w:rPr>
        <w:commentReference w:id="4"/>
      </w:r>
      <w:r w:rsidRPr="00FF4A57">
        <w:rPr>
          <w:rFonts w:cstheme="minorHAnsi"/>
          <w:sz w:val="22"/>
          <w:szCs w:val="22"/>
        </w:rPr>
        <w:t xml:space="preserve">. </w:t>
      </w:r>
      <w:r w:rsidRPr="00FF4A57" w:rsidR="00D67400">
        <w:rPr>
          <w:rFonts w:cstheme="minorHAnsi"/>
          <w:sz w:val="22"/>
          <w:szCs w:val="22"/>
        </w:rPr>
        <w:t>This approach facilitates the creation of integrated solutions that drive simultaneous progress across multiple SDGs by maximizing synergies and minimizing trade-offs, which aids in optimizing resources and accelerating response times.</w:t>
      </w:r>
    </w:p>
    <w:p w:rsidRPr="00FF4A57" w:rsidR="00566B2D" w:rsidP="00FF4A57" w:rsidRDefault="00566B2D" w14:paraId="53453A20" w14:textId="50814A35">
      <w:pPr>
        <w:spacing w:after="240" w:line="259" w:lineRule="auto"/>
        <w:jc w:val="both"/>
        <w:rPr>
          <w:rFonts w:cstheme="minorHAnsi"/>
          <w:sz w:val="22"/>
          <w:szCs w:val="22"/>
        </w:rPr>
      </w:pPr>
      <w:commentRangeStart w:id="5"/>
      <w:r w:rsidRPr="00FF4A57">
        <w:rPr>
          <w:rFonts w:cstheme="minorHAnsi"/>
          <w:sz w:val="22"/>
          <w:szCs w:val="22"/>
        </w:rPr>
        <w:t xml:space="preserve">UNDP's Strategic Plan 2022-2025 </w:t>
      </w:r>
      <w:commentRangeEnd w:id="5"/>
      <w:r w:rsidRPr="00FF4A57">
        <w:rPr>
          <w:rStyle w:val="CommentReference"/>
          <w:rFonts w:cstheme="minorHAnsi"/>
          <w:sz w:val="22"/>
          <w:szCs w:val="22"/>
        </w:rPr>
        <w:commentReference w:id="5"/>
      </w:r>
      <w:r w:rsidRPr="00FF4A57">
        <w:rPr>
          <w:rFonts w:cstheme="minorHAnsi"/>
          <w:sz w:val="22"/>
          <w:szCs w:val="22"/>
        </w:rPr>
        <w:t>embraces integrated development solutions, grounded in a "3x6x3" framework. This comprehensive structure encompasses three Directions of Change—structural transformation, leaving no one behind, and building resilience—guiding systemic transformations beyond 2025. Within this framework, UNDP focuses on six Signature Solutions: poverty and inequality, gender equality, energy, environment, resilience, and governance, each aimed at addressing specific challenges and fostering sustainable development. Additionally, three Enablers—digitalization, strategic innovation, and development financing—work synergistically to maximize development impact, supporting inclusive, ethical, and sustainable societies while aligning capital flows with the SDGs</w:t>
      </w:r>
      <w:r w:rsidRPr="00FF4A57" w:rsidR="00982260">
        <w:rPr>
          <w:rFonts w:cstheme="minorHAnsi"/>
          <w:sz w:val="22"/>
          <w:szCs w:val="22"/>
        </w:rPr>
        <w:t>,</w:t>
      </w:r>
      <w:r w:rsidRPr="00FF4A57">
        <w:rPr>
          <w:rFonts w:cstheme="minorHAnsi"/>
          <w:sz w:val="22"/>
          <w:szCs w:val="22"/>
        </w:rPr>
        <w:t xml:space="preserve"> for scaled-up finance mobilization.</w:t>
      </w:r>
      <w:r w:rsidRPr="00FF4A57" w:rsidR="000629DC">
        <w:rPr>
          <w:rFonts w:cstheme="minorHAnsi"/>
          <w:sz w:val="22"/>
          <w:szCs w:val="22"/>
        </w:rPr>
        <w:t xml:space="preserve"> </w:t>
      </w:r>
    </w:p>
    <w:p w:rsidRPr="00FF4A57" w:rsidR="000629DC" w:rsidP="6ED59419" w:rsidRDefault="380E5924" w14:paraId="7D800CBA" w14:textId="7D5E8316">
      <w:pPr>
        <w:spacing w:after="240" w:line="259" w:lineRule="auto"/>
        <w:jc w:val="both"/>
        <w:rPr>
          <w:sz w:val="22"/>
          <w:szCs w:val="22"/>
        </w:rPr>
      </w:pPr>
      <w:r w:rsidRPr="294F54B7">
        <w:rPr>
          <w:sz w:val="22"/>
          <w:szCs w:val="22"/>
        </w:rPr>
        <w:t>Understanding the interlinkages between Sustainable Energy for Development and the SDGs</w:t>
      </w:r>
      <w:del w:author="Ana Rojas" w:date="2024-02-13T11:24:00Z" w:id="6">
        <w:r w:rsidRPr="294F54B7" w:rsidDel="380E5924" w:rsidR="00D67400">
          <w:rPr>
            <w:sz w:val="22"/>
            <w:szCs w:val="22"/>
          </w:rPr>
          <w:delText xml:space="preserve"> </w:delText>
        </w:r>
        <w:r w:rsidRPr="294F54B7" w:rsidDel="171B8CF0" w:rsidR="00D67400">
          <w:rPr>
            <w:sz w:val="22"/>
            <w:szCs w:val="22"/>
          </w:rPr>
          <w:delText>develo</w:delText>
        </w:r>
        <w:r w:rsidRPr="294F54B7" w:rsidDel="36939FB2" w:rsidR="00D67400">
          <w:rPr>
            <w:sz w:val="22"/>
            <w:szCs w:val="22"/>
          </w:rPr>
          <w:delText>p</w:delText>
        </w:r>
      </w:del>
      <w:r w:rsidRPr="294F54B7" w:rsidR="36939FB2">
        <w:rPr>
          <w:sz w:val="22"/>
          <w:szCs w:val="22"/>
        </w:rPr>
        <w:t xml:space="preserve"> </w:t>
      </w:r>
      <w:r w:rsidRPr="294F54B7" w:rsidR="7273870E">
        <w:rPr>
          <w:sz w:val="22"/>
          <w:szCs w:val="22"/>
        </w:rPr>
        <w:t>facilitates the creation of strategies addressing multiple Signature Solutions. By leveraging synergies and circumventing trade-offs, the impact is maximized toward the Directions of Change while optimizing budgets. Diverse tools aid decision-makers in identifying these connections, employing visual mapping methods to illustrate interlinkages among different SDGs, showcasing both positive and negative causal relations. Examples of such tools include the</w:t>
      </w:r>
      <w:r w:rsidRPr="294F54B7" w:rsidR="056ADFEA">
        <w:rPr>
          <w:sz w:val="22"/>
          <w:szCs w:val="22"/>
        </w:rPr>
        <w:t xml:space="preserve"> </w:t>
      </w:r>
      <w:r w:rsidRPr="294F54B7" w:rsidR="056ADFEA">
        <w:rPr>
          <w:b/>
          <w:bCs/>
          <w:sz w:val="22"/>
          <w:szCs w:val="22"/>
        </w:rPr>
        <w:t>JRC SDG Interlinkages Tool</w:t>
      </w:r>
      <w:r w:rsidRPr="294F54B7" w:rsidR="056ADFEA">
        <w:rPr>
          <w:sz w:val="22"/>
          <w:szCs w:val="22"/>
        </w:rPr>
        <w:t xml:space="preserve">, </w:t>
      </w:r>
      <w:r w:rsidRPr="294F54B7" w:rsidR="7273870E">
        <w:rPr>
          <w:sz w:val="22"/>
          <w:szCs w:val="22"/>
        </w:rPr>
        <w:t xml:space="preserve">the </w:t>
      </w:r>
      <w:r w:rsidRPr="294F54B7" w:rsidR="056ADFEA">
        <w:rPr>
          <w:b/>
          <w:bCs/>
          <w:sz w:val="22"/>
          <w:szCs w:val="22"/>
        </w:rPr>
        <w:t>S</w:t>
      </w:r>
      <w:commentRangeStart w:id="7"/>
      <w:r w:rsidRPr="294F54B7" w:rsidR="056ADFEA">
        <w:rPr>
          <w:b/>
          <w:bCs/>
          <w:sz w:val="22"/>
          <w:szCs w:val="22"/>
        </w:rPr>
        <w:t>DG Interlinkages Analysis &amp; Visualization Tool</w:t>
      </w:r>
      <w:commentRangeEnd w:id="7"/>
      <w:r w:rsidR="00D67400">
        <w:commentReference w:id="7"/>
      </w:r>
      <w:r w:rsidRPr="294F54B7" w:rsidR="056ADFEA">
        <w:rPr>
          <w:sz w:val="22"/>
          <w:szCs w:val="22"/>
        </w:rPr>
        <w:t xml:space="preserve"> or the </w:t>
      </w:r>
      <w:commentRangeStart w:id="8"/>
      <w:r w:rsidRPr="294F54B7" w:rsidR="056ADFEA">
        <w:rPr>
          <w:b/>
          <w:bCs/>
          <w:sz w:val="22"/>
          <w:szCs w:val="22"/>
        </w:rPr>
        <w:t>UNESCAP</w:t>
      </w:r>
      <w:commentRangeEnd w:id="8"/>
      <w:r w:rsidR="00D67400">
        <w:commentReference w:id="8"/>
      </w:r>
      <w:r w:rsidRPr="294F54B7" w:rsidR="056ADFEA">
        <w:rPr>
          <w:b/>
          <w:bCs/>
          <w:sz w:val="22"/>
          <w:szCs w:val="22"/>
        </w:rPr>
        <w:t xml:space="preserve"> Methodology for the integration of SDGs into National Planning</w:t>
      </w:r>
      <w:commentRangeStart w:id="9"/>
      <w:r w:rsidRPr="294F54B7" w:rsidR="7273870E">
        <w:rPr>
          <w:sz w:val="22"/>
          <w:szCs w:val="22"/>
        </w:rPr>
        <w:t>.</w:t>
      </w:r>
      <w:commentRangeEnd w:id="9"/>
      <w:r w:rsidR="00D67400">
        <w:commentReference w:id="9"/>
      </w:r>
      <w:r w:rsidRPr="294F54B7" w:rsidR="7273870E">
        <w:rPr>
          <w:sz w:val="22"/>
          <w:szCs w:val="22"/>
        </w:rPr>
        <w:t xml:space="preserve"> While these tools con</w:t>
      </w:r>
      <w:r w:rsidRPr="294F54B7" w:rsidR="5DC8B9C9">
        <w:rPr>
          <w:sz w:val="22"/>
          <w:szCs w:val="22"/>
        </w:rPr>
        <w:t>solidate</w:t>
      </w:r>
      <w:r w:rsidRPr="294F54B7" w:rsidR="7273870E">
        <w:rPr>
          <w:sz w:val="22"/>
          <w:szCs w:val="22"/>
        </w:rPr>
        <w:t xml:space="preserve"> available data into valuable insights, bridging the data gap remains a priority and a key strategy </w:t>
      </w:r>
      <w:r w:rsidRPr="294F54B7" w:rsidR="6A45B3EC">
        <w:rPr>
          <w:sz w:val="22"/>
          <w:szCs w:val="22"/>
        </w:rPr>
        <w:t>for holistic integrated development solutions targeting SDG interlinkages</w:t>
      </w:r>
      <w:r w:rsidRPr="294F54B7" w:rsidR="7273870E">
        <w:rPr>
          <w:sz w:val="22"/>
          <w:szCs w:val="22"/>
        </w:rPr>
        <w:t xml:space="preserve">. Notably, data collected at </w:t>
      </w:r>
      <w:r w:rsidRPr="294F54B7" w:rsidR="5DC8B9C9">
        <w:rPr>
          <w:sz w:val="22"/>
          <w:szCs w:val="22"/>
        </w:rPr>
        <w:t xml:space="preserve">the </w:t>
      </w:r>
      <w:r w:rsidRPr="294F54B7" w:rsidR="6A45B3EC">
        <w:rPr>
          <w:sz w:val="22"/>
          <w:szCs w:val="22"/>
        </w:rPr>
        <w:t>national</w:t>
      </w:r>
      <w:r w:rsidRPr="294F54B7" w:rsidR="7273870E">
        <w:rPr>
          <w:sz w:val="22"/>
          <w:szCs w:val="22"/>
        </w:rPr>
        <w:t xml:space="preserve"> level </w:t>
      </w:r>
      <w:r w:rsidRPr="294F54B7" w:rsidR="6A45B3EC">
        <w:rPr>
          <w:sz w:val="22"/>
          <w:szCs w:val="22"/>
        </w:rPr>
        <w:t xml:space="preserve">can drive inclusive energy transitions </w:t>
      </w:r>
      <w:r w:rsidRPr="294F54B7" w:rsidR="7273870E">
        <w:rPr>
          <w:sz w:val="22"/>
          <w:szCs w:val="22"/>
        </w:rPr>
        <w:t>policies</w:t>
      </w:r>
      <w:r w:rsidRPr="294F54B7" w:rsidR="6A45B3EC">
        <w:rPr>
          <w:sz w:val="22"/>
          <w:szCs w:val="22"/>
        </w:rPr>
        <w:t xml:space="preserve"> shaped</w:t>
      </w:r>
      <w:r w:rsidRPr="294F54B7" w:rsidR="7273870E">
        <w:rPr>
          <w:sz w:val="22"/>
          <w:szCs w:val="22"/>
        </w:rPr>
        <w:t xml:space="preserve"> by local contexts and realities. </w:t>
      </w:r>
      <w:r w:rsidRPr="294F54B7" w:rsidR="6A45B3EC">
        <w:rPr>
          <w:sz w:val="22"/>
          <w:szCs w:val="22"/>
        </w:rPr>
        <w:t>A</w:t>
      </w:r>
      <w:r w:rsidRPr="294F54B7" w:rsidR="7273870E">
        <w:rPr>
          <w:sz w:val="22"/>
          <w:szCs w:val="22"/>
        </w:rPr>
        <w:t xml:space="preserve">nchoring solutions in </w:t>
      </w:r>
      <w:r w:rsidRPr="294F54B7" w:rsidR="6A45B3EC">
        <w:rPr>
          <w:sz w:val="22"/>
          <w:szCs w:val="22"/>
        </w:rPr>
        <w:t xml:space="preserve">comprehensive and </w:t>
      </w:r>
      <w:r w:rsidRPr="294F54B7" w:rsidR="7273870E">
        <w:rPr>
          <w:sz w:val="22"/>
          <w:szCs w:val="22"/>
        </w:rPr>
        <w:t xml:space="preserve">inclusive data prevents </w:t>
      </w:r>
      <w:r w:rsidRPr="294F54B7" w:rsidR="5DC8B9C9">
        <w:rPr>
          <w:sz w:val="22"/>
          <w:szCs w:val="22"/>
        </w:rPr>
        <w:t xml:space="preserve">the </w:t>
      </w:r>
      <w:r w:rsidRPr="294F54B7" w:rsidR="7273870E">
        <w:rPr>
          <w:sz w:val="22"/>
          <w:szCs w:val="22"/>
        </w:rPr>
        <w:t>exacerba</w:t>
      </w:r>
      <w:r w:rsidRPr="294F54B7" w:rsidR="5DC8B9C9">
        <w:rPr>
          <w:sz w:val="22"/>
          <w:szCs w:val="22"/>
        </w:rPr>
        <w:t xml:space="preserve">tion of </w:t>
      </w:r>
      <w:r w:rsidRPr="294F54B7" w:rsidR="7273870E">
        <w:rPr>
          <w:sz w:val="22"/>
          <w:szCs w:val="22"/>
        </w:rPr>
        <w:t xml:space="preserve">existing inequalities, with </w:t>
      </w:r>
      <w:commentRangeStart w:id="10"/>
      <w:r w:rsidRPr="294F54B7" w:rsidR="7273870E">
        <w:rPr>
          <w:sz w:val="22"/>
          <w:szCs w:val="22"/>
        </w:rPr>
        <w:t xml:space="preserve">digital solutions </w:t>
      </w:r>
      <w:commentRangeEnd w:id="10"/>
      <w:r w:rsidR="00D67400">
        <w:commentReference w:id="10"/>
      </w:r>
      <w:r w:rsidRPr="294F54B7" w:rsidR="6A45B3EC">
        <w:rPr>
          <w:sz w:val="22"/>
          <w:szCs w:val="22"/>
        </w:rPr>
        <w:t>em</w:t>
      </w:r>
      <w:r w:rsidRPr="294F54B7" w:rsidR="44435385">
        <w:rPr>
          <w:sz w:val="22"/>
          <w:szCs w:val="22"/>
        </w:rPr>
        <w:t>e</w:t>
      </w:r>
      <w:r w:rsidRPr="294F54B7" w:rsidR="6A45B3EC">
        <w:rPr>
          <w:sz w:val="22"/>
          <w:szCs w:val="22"/>
        </w:rPr>
        <w:t xml:space="preserve">rging </w:t>
      </w:r>
      <w:r w:rsidRPr="294F54B7" w:rsidR="7273870E">
        <w:rPr>
          <w:sz w:val="22"/>
          <w:szCs w:val="22"/>
        </w:rPr>
        <w:t>as strategic enablers</w:t>
      </w:r>
      <w:r w:rsidRPr="294F54B7" w:rsidR="5DC8B9C9">
        <w:rPr>
          <w:sz w:val="22"/>
          <w:szCs w:val="22"/>
        </w:rPr>
        <w:t xml:space="preserve"> that </w:t>
      </w:r>
      <w:r w:rsidRPr="294F54B7" w:rsidR="6A45B3EC">
        <w:rPr>
          <w:sz w:val="22"/>
          <w:szCs w:val="22"/>
        </w:rPr>
        <w:t xml:space="preserve">span </w:t>
      </w:r>
      <w:r w:rsidRPr="294F54B7" w:rsidR="7273870E">
        <w:rPr>
          <w:sz w:val="22"/>
          <w:szCs w:val="22"/>
        </w:rPr>
        <w:t>diverse Signature Solutions for sustainable development.</w:t>
      </w:r>
    </w:p>
    <w:p w:rsidRPr="007939FC" w:rsidR="00A778AB" w:rsidP="00990B24" w:rsidRDefault="00A778AB" w14:paraId="3FE420E3" w14:textId="34999050">
      <w:pPr>
        <w:pStyle w:val="NormalWeb"/>
        <w:jc w:val="both"/>
        <w:rPr>
          <w:rFonts w:asciiTheme="minorHAnsi" w:hAnsiTheme="minorHAnsi" w:eastAsiaTheme="minorHAnsi" w:cstheme="minorHAnsi"/>
          <w:kern w:val="2"/>
          <w14:ligatures w14:val="standardContextual"/>
        </w:rPr>
      </w:pPr>
      <w:r w:rsidRPr="007939FC">
        <w:rPr>
          <w:rFonts w:asciiTheme="minorHAnsi" w:hAnsiTheme="minorHAnsi" w:cstheme="minorHAnsi"/>
          <w:noProof/>
        </w:rPr>
        <w:lastRenderedPageBreak/>
        <mc:AlternateContent>
          <mc:Choice Requires="wps">
            <w:drawing>
              <wp:inline distT="0" distB="0" distL="0" distR="0" wp14:anchorId="0F531C26" wp14:editId="12594481">
                <wp:extent cx="5902036" cy="4738254"/>
                <wp:effectExtent l="0" t="0" r="3810" b="5715"/>
                <wp:docPr id="42" name="Caixa de Texto 42"/>
                <wp:cNvGraphicFramePr/>
                <a:graphic xmlns:a="http://schemas.openxmlformats.org/drawingml/2006/main">
                  <a:graphicData uri="http://schemas.microsoft.com/office/word/2010/wordprocessingShape">
                    <wps:wsp>
                      <wps:cNvSpPr txBox="1"/>
                      <wps:spPr>
                        <a:xfrm>
                          <a:off x="0" y="0"/>
                          <a:ext cx="5902036" cy="4738254"/>
                        </a:xfrm>
                        <a:prstGeom prst="rect">
                          <a:avLst/>
                        </a:prstGeom>
                        <a:solidFill>
                          <a:schemeClr val="accent6">
                            <a:lumMod val="20000"/>
                            <a:lumOff val="80000"/>
                          </a:schemeClr>
                        </a:solidFill>
                        <a:ln w="6350">
                          <a:noFill/>
                        </a:ln>
                      </wps:spPr>
                      <wps:txbx>
                        <w:txbxContent>
                          <w:p w:rsidRPr="00FF4A57" w:rsidR="008A2E3E" w:rsidP="00FF4A57" w:rsidRDefault="008A2E3E" w14:paraId="2AC073E2" w14:textId="342A65B1">
                            <w:pPr>
                              <w:spacing w:after="240" w:line="259" w:lineRule="auto"/>
                              <w:jc w:val="both"/>
                              <w:rPr>
                                <w:b/>
                                <w:sz w:val="22"/>
                              </w:rPr>
                            </w:pPr>
                            <w:r w:rsidRPr="00FF4A57">
                              <w:rPr>
                                <w:b/>
                                <w:sz w:val="22"/>
                              </w:rPr>
                              <w:t xml:space="preserve">Tools for SDGs interlinkage visualization: </w:t>
                            </w:r>
                          </w:p>
                          <w:p w:rsidRPr="00FF4A57" w:rsidR="008A2E3E" w:rsidP="00FF4A57" w:rsidRDefault="008A2E3E" w14:paraId="19DE85CD" w14:textId="77777777">
                            <w:pPr>
                              <w:pStyle w:val="NormalWeb"/>
                              <w:spacing w:line="259" w:lineRule="auto"/>
                              <w:jc w:val="both"/>
                              <w:rPr>
                                <w:rFonts w:asciiTheme="minorHAnsi" w:hAnsiTheme="minorHAnsi" w:eastAsiaTheme="minorHAnsi" w:cstheme="minorHAnsi"/>
                                <w:kern w:val="2"/>
                                <w:sz w:val="22"/>
                                <w14:ligatures w14:val="standardContextual"/>
                              </w:rPr>
                            </w:pPr>
                            <w:r w:rsidRPr="00FF4A57">
                              <w:rPr>
                                <w:rFonts w:asciiTheme="minorHAnsi" w:hAnsiTheme="minorHAnsi" w:eastAsiaTheme="minorHAnsi" w:cstheme="minorHAnsi"/>
                                <w:b/>
                                <w:bCs/>
                                <w:kern w:val="2"/>
                                <w:sz w:val="22"/>
                                <w14:ligatures w14:val="standardContextual"/>
                              </w:rPr>
                              <w:t>JRC SDG Interlinkages Tool</w:t>
                            </w:r>
                            <w:r w:rsidRPr="00FF4A57">
                              <w:rPr>
                                <w:rFonts w:asciiTheme="minorHAnsi" w:hAnsiTheme="minorHAnsi" w:eastAsiaTheme="minorHAnsi" w:cstheme="minorHAnsi"/>
                                <w:kern w:val="2"/>
                                <w:sz w:val="22"/>
                                <w14:ligatures w14:val="standardContextual"/>
                              </w:rPr>
                              <w:t>: Developed by the SDG team at the Joint Research Centre (JRC), this tool comprehensively assesses the interconnectedness within the 2030 Agenda for Sustainable Development. It relies on a meticulous methodology involving extensive literature reviews, curating a database from 92 selected publications since the adoption of the 2030 Agenda in 2015. The database meticulously documents clear interlinkages between different SDG goals, targets, or indicators, aiding policymakers by providing crucial insights to navigate and anticipate interactions among SDGs. This tool presents interlinkages at goal and target levels and offers advanced search capabilities for specific regions, methods of analysis, and directionalities.</w:t>
                            </w:r>
                          </w:p>
                          <w:p w:rsidRPr="00FF4A57" w:rsidR="008A2E3E" w:rsidP="00FF4A57" w:rsidRDefault="008A2E3E" w14:paraId="08BFBF80" w14:textId="77777777">
                            <w:pPr>
                              <w:pStyle w:val="NormalWeb"/>
                              <w:spacing w:line="259" w:lineRule="auto"/>
                              <w:jc w:val="both"/>
                              <w:rPr>
                                <w:rFonts w:asciiTheme="minorHAnsi" w:hAnsiTheme="minorHAnsi" w:eastAsiaTheme="minorHAnsi" w:cstheme="minorHAnsi"/>
                                <w:kern w:val="2"/>
                                <w:sz w:val="22"/>
                                <w14:ligatures w14:val="standardContextual"/>
                              </w:rPr>
                            </w:pPr>
                            <w:r w:rsidRPr="00FF4A57">
                              <w:rPr>
                                <w:rFonts w:asciiTheme="minorHAnsi" w:hAnsiTheme="minorHAnsi" w:eastAsiaTheme="minorHAnsi" w:cstheme="minorHAnsi"/>
                                <w:b/>
                                <w:bCs/>
                                <w:kern w:val="2"/>
                                <w:sz w:val="22"/>
                                <w14:ligatures w14:val="standardContextual"/>
                              </w:rPr>
                              <w:t>SDG Interlinkages Analysis &amp; Visualization Tool</w:t>
                            </w:r>
                            <w:r w:rsidRPr="00FF4A57">
                              <w:rPr>
                                <w:rFonts w:asciiTheme="minorHAnsi" w:hAnsiTheme="minorHAnsi" w:eastAsiaTheme="minorHAnsi" w:cstheme="minorHAnsi"/>
                                <w:kern w:val="2"/>
                                <w:sz w:val="22"/>
                                <w14:ligatures w14:val="standardContextual"/>
                              </w:rPr>
                              <w:t>: Developed by the Institute for Global Environmental Strategies, this interactive tool presents causal relationships between relevant SDG targets for 27 countries in Asia and Africa. It utilizes statistical analysis of time-series data for indicators, enhancing network analysis techniques to showcase potential synergies and trade-offs between the SDG targets. Country-specific dashboards offer insights into the structure of interlinkages networks from a systemic perspective, aiding in understanding the dynamics between SDGs at a granular level.</w:t>
                            </w:r>
                          </w:p>
                          <w:p w:rsidRPr="00FF4A57" w:rsidR="008A2E3E" w:rsidP="00FF4A57" w:rsidRDefault="008A2E3E" w14:paraId="3F22438D" w14:textId="03E516E7">
                            <w:pPr>
                              <w:pStyle w:val="NormalWeb"/>
                              <w:spacing w:line="259" w:lineRule="auto"/>
                              <w:jc w:val="both"/>
                              <w:rPr>
                                <w:rFonts w:asciiTheme="minorHAnsi" w:hAnsiTheme="minorHAnsi" w:eastAsiaTheme="minorHAnsi" w:cstheme="minorHAnsi"/>
                                <w:kern w:val="2"/>
                                <w:sz w:val="22"/>
                                <w14:ligatures w14:val="standardContextual"/>
                              </w:rPr>
                            </w:pPr>
                            <w:r w:rsidRPr="00FF4A57">
                              <w:rPr>
                                <w:rFonts w:asciiTheme="minorHAnsi" w:hAnsiTheme="minorHAnsi" w:eastAsiaTheme="minorHAnsi" w:cstheme="minorHAnsi"/>
                                <w:b/>
                                <w:bCs/>
                                <w:kern w:val="2"/>
                                <w:sz w:val="22"/>
                                <w14:ligatures w14:val="standardContextual"/>
                              </w:rPr>
                              <w:t>UNESCAP Methodology for the integration of SDGs into National Planning</w:t>
                            </w:r>
                            <w:r w:rsidRPr="00FF4A57">
                              <w:rPr>
                                <w:rFonts w:asciiTheme="minorHAnsi" w:hAnsiTheme="minorHAnsi" w:eastAsiaTheme="minorHAnsi" w:cstheme="minorHAnsi"/>
                                <w:kern w:val="2"/>
                                <w:sz w:val="22"/>
                                <w14:ligatures w14:val="standardContextual"/>
                              </w:rPr>
                              <w:t>: Developed by UNESCAP, this methodology facilitates the analysis of interlinkages between SDGs using a system thinking approach. Launched in 2016, it focuses on understanding and analyzing the directionality and strength of interlinkages within and across specific SDG targets. Utilizing causal loop diagrams, it highlights positive and reinforcing relationships between interlinked SDG targets, aiding in synchronized and integrated SDG implementation planning. The tool focuses on Asia and the Pacific, mapping causal relations to enhance analysis of SDG interconnectedness.</w:t>
                            </w:r>
                          </w:p>
                          <w:p w:rsidRPr="00AE089A" w:rsidR="008A2E3E" w:rsidP="00AE089A" w:rsidRDefault="008A2E3E" w14:paraId="54C36D68" w14:textId="77777777">
                            <w:pPr>
                              <w:pStyle w:val="NormalWeb"/>
                              <w:jc w:val="both"/>
                              <w:rPr>
                                <w:rFonts w:asciiTheme="minorHAnsi" w:hAnsiTheme="minorHAnsi" w:eastAsiaTheme="minorHAnsi" w:cstheme="minorHAnsi"/>
                                <w:kern w:val="2"/>
                                <w14:ligatures w14:val="standardContextual"/>
                              </w:rPr>
                            </w:pPr>
                          </w:p>
                          <w:p w:rsidRPr="00AE089A" w:rsidR="008A2E3E" w:rsidP="00AE089A" w:rsidRDefault="008A2E3E" w14:paraId="2DCE8905" w14:textId="08F5B23C">
                            <w:pPr>
                              <w:pStyle w:val="NormalWeb"/>
                              <w:jc w:val="both"/>
                              <w:rPr>
                                <w:rFonts w:asciiTheme="minorHAnsi" w:hAnsiTheme="minorHAnsi" w:eastAsiaTheme="minorHAnsi" w:cstheme="minorHAnsi"/>
                                <w:kern w:val="2"/>
                                <w14:ligatures w14:val="standardContextual"/>
                              </w:rPr>
                            </w:pPr>
                            <w:r w:rsidRPr="00AE089A">
                              <w:rPr>
                                <w:rFonts w:asciiTheme="minorHAnsi" w:hAnsiTheme="minorHAnsi" w:eastAsiaTheme="minorHAnsi" w:cstheme="minorHAnsi"/>
                                <w:kern w:val="2"/>
                                <w14:ligatures w14:val="standardContextual"/>
                              </w:rPr>
                              <w:t xml:space="preserve"> </w:t>
                            </w:r>
                          </w:p>
                          <w:p w:rsidRPr="00AE089A" w:rsidR="008A2E3E" w:rsidP="00AE089A" w:rsidRDefault="008A2E3E" w14:paraId="676B5583" w14:textId="77777777">
                            <w:pPr>
                              <w:pStyle w:val="NormalWeb"/>
                              <w:jc w:val="both"/>
                              <w:rPr>
                                <w:rFonts w:asciiTheme="minorHAnsi" w:hAnsiTheme="minorHAnsi" w:eastAsiaTheme="minorHAnsi" w:cstheme="minorHAnsi"/>
                                <w:kern w:val="2"/>
                                <w14:ligatures w14:val="standardContextu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w14:anchorId="0F531C26">
                <v:stroke joinstyle="miter"/>
                <v:path gradientshapeok="t" o:connecttype="rect"/>
              </v:shapetype>
              <v:shape id="Caixa de Texto 42" style="width:464.75pt;height:373.1pt;visibility:visible;mso-wrap-style:square;mso-left-percent:-10001;mso-top-percent:-10001;mso-position-horizontal:absolute;mso-position-horizontal-relative:char;mso-position-vertical:absolute;mso-position-vertical-relative:line;mso-left-percent:-10001;mso-top-percent:-10001;v-text-anchor:top" o:spid="_x0000_s1026"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">
                <v:textbox>
                  <w:txbxContent>
                    <w:p w:rsidRPr="00FF4A57" w:rsidR="008A2E3E" w:rsidP="00FF4A57" w:rsidRDefault="008A2E3E" w14:paraId="2AC073E2" w14:textId="342A65B1">
                      <w:pPr>
                        <w:spacing w:after="240" w:line="259" w:lineRule="auto"/>
                        <w:jc w:val="both"/>
                        <w:rPr>
                          <w:b/>
                          <w:sz w:val="22"/>
                        </w:rPr>
                      </w:pPr>
                      <w:r w:rsidRPr="00FF4A57">
                        <w:rPr>
                          <w:b/>
                          <w:sz w:val="22"/>
                        </w:rPr>
                        <w:t xml:space="preserve">Tools for SDGs interlinkage visualization: </w:t>
                      </w:r>
                    </w:p>
                    <w:p w:rsidRPr="00FF4A57" w:rsidR="008A2E3E" w:rsidP="00FF4A57" w:rsidRDefault="008A2E3E" w14:paraId="19DE85CD" w14:textId="77777777">
                      <w:pPr>
                        <w:pStyle w:val="NormalWeb"/>
                        <w:spacing w:line="259" w:lineRule="auto"/>
                        <w:jc w:val="both"/>
                        <w:rPr>
                          <w:rFonts w:asciiTheme="minorHAnsi" w:hAnsiTheme="minorHAnsi" w:eastAsiaTheme="minorHAnsi" w:cstheme="minorHAnsi"/>
                          <w:kern w:val="2"/>
                          <w:sz w:val="22"/>
                          <w14:ligatures w14:val="standardContextual"/>
                        </w:rPr>
                      </w:pPr>
                      <w:r w:rsidRPr="00FF4A57">
                        <w:rPr>
                          <w:rFonts w:asciiTheme="minorHAnsi" w:hAnsiTheme="minorHAnsi" w:eastAsiaTheme="minorHAnsi" w:cstheme="minorHAnsi"/>
                          <w:b/>
                          <w:bCs/>
                          <w:kern w:val="2"/>
                          <w:sz w:val="22"/>
                          <w14:ligatures w14:val="standardContextual"/>
                        </w:rPr>
                        <w:t>JRC SDG Interlinkages Tool</w:t>
                      </w:r>
                      <w:r w:rsidRPr="00FF4A57">
                        <w:rPr>
                          <w:rFonts w:asciiTheme="minorHAnsi" w:hAnsiTheme="minorHAnsi" w:eastAsiaTheme="minorHAnsi" w:cstheme="minorHAnsi"/>
                          <w:kern w:val="2"/>
                          <w:sz w:val="22"/>
                          <w14:ligatures w14:val="standardContextual"/>
                        </w:rPr>
                        <w:t>: Developed by the SDG team at the Joint Research Centre (JRC), this tool comprehensively assesses the interconnectedness within the 2030 Agenda for Sustainable Development. It relies on a meticulous methodology involving extensive literature reviews, curating a database from 92 selected publications since the adoption of the 2030 Agenda in 2015. The database meticulously documents clear interlinkages between different SDG goals, targets, or indicators, aiding policymakers by providing crucial insights to navigate and anticipate interactions among SDGs. This tool presents interlinkages at goal and target levels and offers advanced search capabilities for specific regions, methods of analysis, and directionalities.</w:t>
                      </w:r>
                    </w:p>
                    <w:p w:rsidRPr="00FF4A57" w:rsidR="008A2E3E" w:rsidP="00FF4A57" w:rsidRDefault="008A2E3E" w14:paraId="08BFBF80" w14:textId="77777777">
                      <w:pPr>
                        <w:pStyle w:val="NormalWeb"/>
                        <w:spacing w:line="259" w:lineRule="auto"/>
                        <w:jc w:val="both"/>
                        <w:rPr>
                          <w:rFonts w:asciiTheme="minorHAnsi" w:hAnsiTheme="minorHAnsi" w:eastAsiaTheme="minorHAnsi" w:cstheme="minorHAnsi"/>
                          <w:kern w:val="2"/>
                          <w:sz w:val="22"/>
                          <w14:ligatures w14:val="standardContextual"/>
                        </w:rPr>
                      </w:pPr>
                      <w:r w:rsidRPr="00FF4A57">
                        <w:rPr>
                          <w:rFonts w:asciiTheme="minorHAnsi" w:hAnsiTheme="minorHAnsi" w:eastAsiaTheme="minorHAnsi" w:cstheme="minorHAnsi"/>
                          <w:b/>
                          <w:bCs/>
                          <w:kern w:val="2"/>
                          <w:sz w:val="22"/>
                          <w14:ligatures w14:val="standardContextual"/>
                        </w:rPr>
                        <w:t>SDG Interlinkages Analysis &amp; Visualization Tool</w:t>
                      </w:r>
                      <w:r w:rsidRPr="00FF4A57">
                        <w:rPr>
                          <w:rFonts w:asciiTheme="minorHAnsi" w:hAnsiTheme="minorHAnsi" w:eastAsiaTheme="minorHAnsi" w:cstheme="minorHAnsi"/>
                          <w:kern w:val="2"/>
                          <w:sz w:val="22"/>
                          <w14:ligatures w14:val="standardContextual"/>
                        </w:rPr>
                        <w:t>: Developed by the Institute for Global Environmental Strategies, this interactive tool presents causal relationships between relevant SDG targets for 27 countries in Asia and Africa. It utilizes statistical analysis of time-series data for indicators, enhancing network analysis techniques to showcase potential synergies and trade-offs between the SDG targets. Country-specific dashboards offer insights into the structure of interlinkages networks from a systemic perspective, aiding in understanding the dynamics between SDGs at a granular level.</w:t>
                      </w:r>
                    </w:p>
                    <w:p w:rsidRPr="00FF4A57" w:rsidR="008A2E3E" w:rsidP="00FF4A57" w:rsidRDefault="008A2E3E" w14:paraId="3F22438D" w14:textId="03E516E7">
                      <w:pPr>
                        <w:pStyle w:val="NormalWeb"/>
                        <w:spacing w:line="259" w:lineRule="auto"/>
                        <w:jc w:val="both"/>
                        <w:rPr>
                          <w:rFonts w:asciiTheme="minorHAnsi" w:hAnsiTheme="minorHAnsi" w:eastAsiaTheme="minorHAnsi" w:cstheme="minorHAnsi"/>
                          <w:kern w:val="2"/>
                          <w:sz w:val="22"/>
                          <w14:ligatures w14:val="standardContextual"/>
                        </w:rPr>
                      </w:pPr>
                      <w:r w:rsidRPr="00FF4A57">
                        <w:rPr>
                          <w:rFonts w:asciiTheme="minorHAnsi" w:hAnsiTheme="minorHAnsi" w:eastAsiaTheme="minorHAnsi" w:cstheme="minorHAnsi"/>
                          <w:b/>
                          <w:bCs/>
                          <w:kern w:val="2"/>
                          <w:sz w:val="22"/>
                          <w14:ligatures w14:val="standardContextual"/>
                        </w:rPr>
                        <w:t>UNESCAP Methodology for the integration of SDGs into National Planning</w:t>
                      </w:r>
                      <w:r w:rsidRPr="00FF4A57">
                        <w:rPr>
                          <w:rFonts w:asciiTheme="minorHAnsi" w:hAnsiTheme="minorHAnsi" w:eastAsiaTheme="minorHAnsi" w:cstheme="minorHAnsi"/>
                          <w:kern w:val="2"/>
                          <w:sz w:val="22"/>
                          <w14:ligatures w14:val="standardContextual"/>
                        </w:rPr>
                        <w:t>: Developed by UNESCAP, this methodology facilitates the analysis of interlinkages between SDGs using a system thinking approach. Launched in 2016, it focuses on understanding and analyzing the directionality and strength of interlinkages within and across specific SDG targets. Utilizing causal loop diagrams, it highlights positive and reinforcing relationships between interlinked SDG targets, aiding in synchronized and integrated SDG implementation planning. The tool focuses on Asia and the Pacific, mapping causal relations to enhance analysis of SDG interconnectedness.</w:t>
                      </w:r>
                    </w:p>
                    <w:p w:rsidRPr="00AE089A" w:rsidR="008A2E3E" w:rsidP="00AE089A" w:rsidRDefault="008A2E3E" w14:paraId="54C36D68" w14:textId="77777777">
                      <w:pPr>
                        <w:pStyle w:val="NormalWeb"/>
                        <w:jc w:val="both"/>
                        <w:rPr>
                          <w:rFonts w:asciiTheme="minorHAnsi" w:hAnsiTheme="minorHAnsi" w:eastAsiaTheme="minorHAnsi" w:cstheme="minorHAnsi"/>
                          <w:kern w:val="2"/>
                          <w14:ligatures w14:val="standardContextual"/>
                        </w:rPr>
                      </w:pPr>
                    </w:p>
                    <w:p w:rsidRPr="00AE089A" w:rsidR="008A2E3E" w:rsidP="00AE089A" w:rsidRDefault="008A2E3E" w14:paraId="2DCE8905" w14:textId="08F5B23C">
                      <w:pPr>
                        <w:pStyle w:val="NormalWeb"/>
                        <w:jc w:val="both"/>
                        <w:rPr>
                          <w:rFonts w:asciiTheme="minorHAnsi" w:hAnsiTheme="minorHAnsi" w:eastAsiaTheme="minorHAnsi" w:cstheme="minorHAnsi"/>
                          <w:kern w:val="2"/>
                          <w14:ligatures w14:val="standardContextual"/>
                        </w:rPr>
                      </w:pPr>
                      <w:r w:rsidRPr="00AE089A">
                        <w:rPr>
                          <w:rFonts w:asciiTheme="minorHAnsi" w:hAnsiTheme="minorHAnsi" w:eastAsiaTheme="minorHAnsi" w:cstheme="minorHAnsi"/>
                          <w:kern w:val="2"/>
                          <w14:ligatures w14:val="standardContextual"/>
                        </w:rPr>
                        <w:t xml:space="preserve"> </w:t>
                      </w:r>
                    </w:p>
                    <w:p w:rsidRPr="00AE089A" w:rsidR="008A2E3E" w:rsidP="00AE089A" w:rsidRDefault="008A2E3E" w14:paraId="676B5583" w14:textId="77777777">
                      <w:pPr>
                        <w:pStyle w:val="NormalWeb"/>
                        <w:jc w:val="both"/>
                        <w:rPr>
                          <w:rFonts w:asciiTheme="minorHAnsi" w:hAnsiTheme="minorHAnsi" w:eastAsiaTheme="minorHAnsi" w:cstheme="minorHAnsi"/>
                          <w:kern w:val="2"/>
                          <w14:ligatures w14:val="standardContextual"/>
                        </w:rPr>
                      </w:pPr>
                    </w:p>
                  </w:txbxContent>
                </v:textbox>
                <w10:anchorlock/>
              </v:shape>
            </w:pict>
          </mc:Fallback>
        </mc:AlternateContent>
      </w:r>
    </w:p>
    <w:p w:rsidRPr="00FF4A57" w:rsidR="002C739B" w:rsidP="294F54B7" w:rsidRDefault="00D760E9" w14:paraId="4F996DFB" w14:textId="12745418">
      <w:pPr>
        <w:spacing w:after="240" w:line="259" w:lineRule="auto"/>
        <w:jc w:val="both"/>
        <w:rPr>
          <w:sz w:val="22"/>
          <w:szCs w:val="22"/>
        </w:rPr>
      </w:pPr>
      <w:r w:rsidRPr="294F54B7">
        <w:rPr>
          <w:sz w:val="22"/>
          <w:szCs w:val="22"/>
        </w:rPr>
        <w:t xml:space="preserve">This chapter </w:t>
      </w:r>
      <w:r w:rsidRPr="294F54B7" w:rsidR="00014150">
        <w:rPr>
          <w:sz w:val="22"/>
          <w:szCs w:val="22"/>
        </w:rPr>
        <w:t>unpacks</w:t>
      </w:r>
      <w:r w:rsidRPr="294F54B7">
        <w:rPr>
          <w:sz w:val="22"/>
          <w:szCs w:val="22"/>
        </w:rPr>
        <w:t xml:space="preserve"> the main synergies and trade-off for each of the SDG</w:t>
      </w:r>
      <w:r w:rsidRPr="294F54B7" w:rsidR="002C739B">
        <w:rPr>
          <w:sz w:val="22"/>
          <w:szCs w:val="22"/>
        </w:rPr>
        <w:t xml:space="preserve"> </w:t>
      </w:r>
      <w:r w:rsidRPr="294F54B7">
        <w:rPr>
          <w:sz w:val="22"/>
          <w:szCs w:val="22"/>
        </w:rPr>
        <w:t>7 outcome target</w:t>
      </w:r>
      <w:r w:rsidRPr="294F54B7" w:rsidR="002C739B">
        <w:rPr>
          <w:sz w:val="22"/>
          <w:szCs w:val="22"/>
        </w:rPr>
        <w:t>: achieving universal access to energy and clean cooking (SDG 7.1), fostering the adoption of renewable energy (SDG 7.2), and transitioning toward energy-efficient consumption (SDG 7.3)</w:t>
      </w:r>
      <w:r w:rsidRPr="294F54B7">
        <w:rPr>
          <w:sz w:val="22"/>
          <w:szCs w:val="22"/>
        </w:rPr>
        <w:t xml:space="preserve">. </w:t>
      </w:r>
      <w:r w:rsidRPr="294F54B7" w:rsidR="00014150">
        <w:rPr>
          <w:sz w:val="22"/>
          <w:szCs w:val="22"/>
        </w:rPr>
        <w:t xml:space="preserve">It features case studies </w:t>
      </w:r>
      <w:r w:rsidRPr="294F54B7">
        <w:rPr>
          <w:sz w:val="22"/>
          <w:szCs w:val="22"/>
        </w:rPr>
        <w:t xml:space="preserve">developed by UNDP and relevant UN agencies, </w:t>
      </w:r>
      <w:r w:rsidRPr="294F54B7" w:rsidR="00014150">
        <w:rPr>
          <w:sz w:val="22"/>
          <w:szCs w:val="22"/>
        </w:rPr>
        <w:t xml:space="preserve">showcasing efforts to leverage synergies or counteract trade-offs. Highlighted are the connections of these solutions with the 3x6x3 framework, emphasizing the involved Signature Solutions, </w:t>
      </w:r>
      <w:ins w:author="Ana Rojas" w:date="2024-02-13T11:29:00Z" w:id="11">
        <w:r w:rsidRPr="294F54B7" w:rsidR="0ED96A84">
          <w:rPr>
            <w:sz w:val="22"/>
            <w:szCs w:val="22"/>
          </w:rPr>
          <w:t>K</w:t>
        </w:r>
      </w:ins>
      <w:del w:author="Ana Rojas" w:date="2024-02-13T11:29:00Z" w:id="12">
        <w:r w:rsidRPr="294F54B7" w:rsidDel="00014150">
          <w:rPr>
            <w:sz w:val="22"/>
            <w:szCs w:val="22"/>
          </w:rPr>
          <w:delText>k</w:delText>
        </w:r>
      </w:del>
      <w:r w:rsidRPr="294F54B7" w:rsidR="00014150">
        <w:rPr>
          <w:sz w:val="22"/>
          <w:szCs w:val="22"/>
        </w:rPr>
        <w:t>ey Enablers, and advanced Direction of Change.</w:t>
      </w:r>
    </w:p>
    <w:p w:rsidRPr="007939FC" w:rsidR="002C739B" w:rsidP="001D2F67" w:rsidRDefault="002C739B" w14:paraId="2DD62DC3" w14:textId="77777777">
      <w:pPr>
        <w:pStyle w:val="NormalWeb"/>
        <w:jc w:val="both"/>
        <w:rPr>
          <w:rFonts w:asciiTheme="minorHAnsi" w:hAnsiTheme="minorHAnsi" w:eastAsiaTheme="minorHAnsi" w:cstheme="minorHAnsi"/>
          <w:kern w:val="2"/>
          <w14:ligatures w14:val="standardContextual"/>
        </w:rPr>
      </w:pPr>
    </w:p>
    <w:p w:rsidRPr="00FF4A57" w:rsidR="00D1499E" w:rsidP="44B7E274" w:rsidRDefault="00D1499E" w14:paraId="40BD1A4E" w14:textId="09D4FC86">
      <w:pPr>
        <w:pStyle w:val="Heading3"/>
        <w:numPr>
          <w:ilvl w:val="1"/>
          <w:numId w:val="8"/>
        </w:numPr>
        <w:spacing w:after="240" w:line="259" w:lineRule="auto"/>
        <w:jc w:val="both"/>
        <w:rPr>
          <w:rFonts w:asciiTheme="minorHAnsi" w:hAnsiTheme="minorHAnsi" w:cstheme="minorBidi"/>
          <w:color w:val="2F5496" w:themeColor="accent1" w:themeShade="BF"/>
        </w:rPr>
      </w:pPr>
      <w:bookmarkStart w:name="_Toc1481478131" w:id="13"/>
      <w:r w:rsidRPr="44B7E274">
        <w:rPr>
          <w:rFonts w:asciiTheme="minorHAnsi" w:hAnsiTheme="minorHAnsi" w:cstheme="minorBidi"/>
          <w:color w:val="2F5496" w:themeColor="accent1" w:themeShade="BF"/>
        </w:rPr>
        <w:lastRenderedPageBreak/>
        <w:t>SDG</w:t>
      </w:r>
      <w:r w:rsidRPr="44B7E274" w:rsidR="00917E39">
        <w:rPr>
          <w:rFonts w:asciiTheme="minorHAnsi" w:hAnsiTheme="minorHAnsi" w:cstheme="minorBidi"/>
          <w:color w:val="2F5496" w:themeColor="accent1" w:themeShade="BF"/>
        </w:rPr>
        <w:t xml:space="preserve"> </w:t>
      </w:r>
      <w:r w:rsidRPr="44B7E274">
        <w:rPr>
          <w:rFonts w:asciiTheme="minorHAnsi" w:hAnsiTheme="minorHAnsi" w:cstheme="minorBidi"/>
          <w:color w:val="2F5496" w:themeColor="accent1" w:themeShade="BF"/>
        </w:rPr>
        <w:t>7.1 Access to electricity and clean cooking</w:t>
      </w:r>
      <w:bookmarkEnd w:id="13"/>
    </w:p>
    <w:p w:rsidRPr="00FF4A57" w:rsidR="00704F88" w:rsidP="003A3478" w:rsidRDefault="00917E39" w14:paraId="608E1375" w14:textId="12654DD2">
      <w:pPr>
        <w:spacing w:line="259" w:lineRule="auto"/>
        <w:jc w:val="center"/>
        <w:rPr>
          <w:rFonts w:cstheme="minorHAnsi"/>
          <w:sz w:val="22"/>
          <w:szCs w:val="22"/>
        </w:rPr>
      </w:pPr>
      <w:r w:rsidRPr="00FF4A57">
        <w:rPr>
          <w:rFonts w:cstheme="minorHAnsi"/>
          <w:noProof/>
          <w:sz w:val="22"/>
          <w:szCs w:val="22"/>
        </w:rPr>
        <w:drawing>
          <wp:inline distT="0" distB="0" distL="0" distR="0" wp14:anchorId="57180AE4" wp14:editId="70950A25">
            <wp:extent cx="5976000" cy="3346477"/>
            <wp:effectExtent l="0" t="0" r="5715"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6000" cy="3346477"/>
                    </a:xfrm>
                    <a:prstGeom prst="rect">
                      <a:avLst/>
                    </a:prstGeom>
                    <a:noFill/>
                  </pic:spPr>
                </pic:pic>
              </a:graphicData>
            </a:graphic>
          </wp:inline>
        </w:drawing>
      </w:r>
    </w:p>
    <w:p w:rsidRPr="003A3478" w:rsidR="006268B6" w:rsidP="6ED59419" w:rsidRDefault="006268B6" w14:paraId="66ED00AD" w14:textId="53D44B38">
      <w:pPr>
        <w:spacing w:before="240" w:after="240" w:line="259" w:lineRule="auto"/>
        <w:jc w:val="center"/>
        <w:rPr>
          <w:i/>
          <w:iCs/>
          <w:sz w:val="20"/>
          <w:szCs w:val="20"/>
        </w:rPr>
      </w:pPr>
      <w:r w:rsidRPr="6ED59419">
        <w:rPr>
          <w:i/>
          <w:iCs/>
          <w:sz w:val="20"/>
          <w:szCs w:val="20"/>
        </w:rPr>
        <w:t>Figure 1. Circular Sankey Chart representing synergies and trade-offs between SDG 7.1 and other SDGs, based on the J</w:t>
      </w:r>
      <w:commentRangeStart w:id="14"/>
      <w:r w:rsidRPr="6ED59419">
        <w:rPr>
          <w:i/>
          <w:iCs/>
          <w:sz w:val="20"/>
          <w:szCs w:val="20"/>
        </w:rPr>
        <w:t xml:space="preserve">RC SDG Interlinkages Tool </w:t>
      </w:r>
      <w:commentRangeEnd w:id="14"/>
      <w:r>
        <w:commentReference w:id="14"/>
      </w:r>
      <w:r w:rsidRPr="6ED59419">
        <w:rPr>
          <w:i/>
          <w:iCs/>
          <w:sz w:val="20"/>
          <w:szCs w:val="20"/>
        </w:rPr>
        <w:t>developed by the European Commission</w:t>
      </w:r>
    </w:p>
    <w:p w:rsidRPr="00FF4A57" w:rsidR="006268B6" w:rsidP="294F54B7" w:rsidRDefault="00792C8C" w14:paraId="70613778" w14:textId="589F840C">
      <w:pPr>
        <w:spacing w:after="240" w:line="259" w:lineRule="auto"/>
        <w:jc w:val="both"/>
        <w:rPr>
          <w:sz w:val="22"/>
          <w:szCs w:val="22"/>
        </w:rPr>
      </w:pPr>
      <w:r w:rsidRPr="294F54B7">
        <w:rPr>
          <w:sz w:val="22"/>
          <w:szCs w:val="22"/>
        </w:rPr>
        <w:t xml:space="preserve">Despite significant progress in electricity access globally, challenges persist. </w:t>
      </w:r>
      <w:r w:rsidRPr="294F54B7" w:rsidR="005A487A">
        <w:rPr>
          <w:sz w:val="22"/>
          <w:szCs w:val="22"/>
        </w:rPr>
        <w:t xml:space="preserve">The </w:t>
      </w:r>
      <w:r w:rsidRPr="294F54B7">
        <w:rPr>
          <w:sz w:val="22"/>
          <w:szCs w:val="22"/>
        </w:rPr>
        <w:t xml:space="preserve">COVID-19 and complexities in reaching remote areas slowed progress, leaving 733 million without electricity and </w:t>
      </w:r>
      <w:commentRangeStart w:id="15"/>
      <w:r w:rsidRPr="294F54B7">
        <w:rPr>
          <w:sz w:val="22"/>
          <w:szCs w:val="22"/>
        </w:rPr>
        <w:t xml:space="preserve">2.8 billion </w:t>
      </w:r>
      <w:commentRangeEnd w:id="15"/>
      <w:r>
        <w:commentReference w:id="15"/>
      </w:r>
      <w:r w:rsidRPr="294F54B7">
        <w:rPr>
          <w:sz w:val="22"/>
          <w:szCs w:val="22"/>
        </w:rPr>
        <w:t>people relying on polluting fuels for cooking in 2020.</w:t>
      </w:r>
      <w:r w:rsidRPr="294F54B7" w:rsidR="00544618">
        <w:rPr>
          <w:sz w:val="22"/>
          <w:szCs w:val="22"/>
        </w:rPr>
        <w:t xml:space="preserve"> </w:t>
      </w:r>
      <w:r w:rsidRPr="294F54B7" w:rsidR="005A487A">
        <w:rPr>
          <w:sz w:val="22"/>
          <w:szCs w:val="22"/>
        </w:rPr>
        <w:t>The majority of these populations live in sub-Saharan Africa, Asia, especially in Least Developed Countries (LDCs) and rural areas</w:t>
      </w:r>
      <w:r w:rsidRPr="294F54B7" w:rsidR="00544618">
        <w:rPr>
          <w:sz w:val="22"/>
          <w:szCs w:val="22"/>
        </w:rPr>
        <w:t xml:space="preserve">. </w:t>
      </w:r>
      <w:r w:rsidRPr="294F54B7">
        <w:rPr>
          <w:sz w:val="22"/>
          <w:szCs w:val="22"/>
        </w:rPr>
        <w:t>Economic strains due to the pandemic hindered access for up to 90 million.</w:t>
      </w:r>
      <w:r w:rsidRPr="294F54B7" w:rsidR="005A487A">
        <w:rPr>
          <w:sz w:val="22"/>
          <w:szCs w:val="22"/>
        </w:rPr>
        <w:t xml:space="preserve"> </w:t>
      </w:r>
      <w:r w:rsidRPr="294F54B7">
        <w:rPr>
          <w:sz w:val="22"/>
          <w:szCs w:val="22"/>
        </w:rPr>
        <w:t xml:space="preserve">If trends continue, </w:t>
      </w:r>
      <w:r w:rsidRPr="294F54B7" w:rsidR="005A487A">
        <w:rPr>
          <w:sz w:val="22"/>
          <w:szCs w:val="22"/>
        </w:rPr>
        <w:t xml:space="preserve">an estimated </w:t>
      </w:r>
      <w:commentRangeStart w:id="16"/>
      <w:r w:rsidRPr="294F54B7">
        <w:rPr>
          <w:sz w:val="22"/>
          <w:szCs w:val="22"/>
        </w:rPr>
        <w:t>670 million</w:t>
      </w:r>
      <w:commentRangeEnd w:id="16"/>
      <w:r>
        <w:commentReference w:id="16"/>
      </w:r>
      <w:r w:rsidRPr="294F54B7">
        <w:rPr>
          <w:sz w:val="22"/>
          <w:szCs w:val="22"/>
        </w:rPr>
        <w:t xml:space="preserve"> will lack electricity by 2030, with one-fourth </w:t>
      </w:r>
      <w:ins w:author="Ana Rojas" w:date="2024-02-13T11:30:00Z" w:id="17">
        <w:r w:rsidRPr="294F54B7" w:rsidR="4DEE27CC">
          <w:rPr>
            <w:sz w:val="22"/>
            <w:szCs w:val="22"/>
          </w:rPr>
          <w:t xml:space="preserve">of the world's population </w:t>
        </w:r>
      </w:ins>
      <w:r w:rsidRPr="294F54B7" w:rsidR="005A487A">
        <w:rPr>
          <w:sz w:val="22"/>
          <w:szCs w:val="22"/>
        </w:rPr>
        <w:t xml:space="preserve">still </w:t>
      </w:r>
      <w:r w:rsidRPr="294F54B7">
        <w:rPr>
          <w:sz w:val="22"/>
          <w:szCs w:val="22"/>
        </w:rPr>
        <w:t xml:space="preserve">lacking clean cooking. </w:t>
      </w:r>
      <w:r w:rsidRPr="294F54B7" w:rsidR="005A487A">
        <w:rPr>
          <w:sz w:val="22"/>
          <w:szCs w:val="22"/>
        </w:rPr>
        <w:t xml:space="preserve">Addressing this gap requires a major push to assist those living in the least developed areas and in fragile and conflict-affected countries. The goal of ensuring universal access to affordable, reliable, and modern energy services, such as electricity and clean cooking mechanisms, is framed within </w:t>
      </w:r>
      <w:r w:rsidRPr="294F54B7" w:rsidR="00D87B39">
        <w:rPr>
          <w:sz w:val="22"/>
          <w:szCs w:val="22"/>
        </w:rPr>
        <w:t>SDG</w:t>
      </w:r>
      <w:r w:rsidRPr="294F54B7" w:rsidR="00F27ABC">
        <w:rPr>
          <w:sz w:val="22"/>
          <w:szCs w:val="22"/>
        </w:rPr>
        <w:t xml:space="preserve"> </w:t>
      </w:r>
      <w:r w:rsidRPr="294F54B7" w:rsidR="00D87B39">
        <w:rPr>
          <w:sz w:val="22"/>
          <w:szCs w:val="22"/>
        </w:rPr>
        <w:t>7.1.</w:t>
      </w:r>
      <w:r w:rsidRPr="294F54B7" w:rsidR="007939FC">
        <w:rPr>
          <w:sz w:val="22"/>
          <w:szCs w:val="22"/>
        </w:rPr>
        <w:t xml:space="preserve"> Its interconnectedness with various </w:t>
      </w:r>
      <w:r w:rsidRPr="294F54B7" w:rsidR="00BD4328">
        <w:rPr>
          <w:sz w:val="22"/>
          <w:szCs w:val="22"/>
        </w:rPr>
        <w:t>goals</w:t>
      </w:r>
      <w:r w:rsidRPr="294F54B7" w:rsidR="007939FC">
        <w:rPr>
          <w:sz w:val="22"/>
          <w:szCs w:val="22"/>
        </w:rPr>
        <w:t xml:space="preserve"> (Figure 1) offers </w:t>
      </w:r>
      <w:r w:rsidRPr="294F54B7" w:rsidR="005A487A">
        <w:rPr>
          <w:sz w:val="22"/>
          <w:szCs w:val="22"/>
        </w:rPr>
        <w:t>synergies</w:t>
      </w:r>
      <w:r w:rsidRPr="294F54B7" w:rsidR="007939FC">
        <w:rPr>
          <w:sz w:val="22"/>
          <w:szCs w:val="22"/>
        </w:rPr>
        <w:t xml:space="preserve"> to address</w:t>
      </w:r>
      <w:r w:rsidRPr="294F54B7" w:rsidR="005A487A">
        <w:rPr>
          <w:sz w:val="22"/>
          <w:szCs w:val="22"/>
        </w:rPr>
        <w:t xml:space="preserve"> multiple </w:t>
      </w:r>
      <w:r w:rsidRPr="294F54B7" w:rsidR="007939FC">
        <w:rPr>
          <w:sz w:val="22"/>
          <w:szCs w:val="22"/>
        </w:rPr>
        <w:t>global challenges</w:t>
      </w:r>
      <w:r w:rsidRPr="294F54B7">
        <w:rPr>
          <w:sz w:val="22"/>
          <w:szCs w:val="22"/>
        </w:rPr>
        <w:t>,</w:t>
      </w:r>
      <w:r w:rsidRPr="294F54B7" w:rsidR="005A487A">
        <w:rPr>
          <w:sz w:val="22"/>
          <w:szCs w:val="22"/>
        </w:rPr>
        <w:t xml:space="preserve"> amplifying opportunities for education, health,</w:t>
      </w:r>
      <w:ins w:author="Ana Rojas" w:date="2024-02-13T11:31:00Z" w:id="18">
        <w:r w:rsidRPr="294F54B7" w:rsidR="5454BE30">
          <w:rPr>
            <w:sz w:val="22"/>
            <w:szCs w:val="22"/>
          </w:rPr>
          <w:t xml:space="preserve"> food security</w:t>
        </w:r>
      </w:ins>
      <w:r w:rsidRPr="294F54B7" w:rsidR="005A487A">
        <w:rPr>
          <w:sz w:val="22"/>
          <w:szCs w:val="22"/>
        </w:rPr>
        <w:t xml:space="preserve"> and economic development</w:t>
      </w:r>
      <w:r w:rsidRPr="294F54B7" w:rsidR="005A4501">
        <w:rPr>
          <w:sz w:val="22"/>
          <w:szCs w:val="22"/>
        </w:rPr>
        <w:t xml:space="preserve">. </w:t>
      </w:r>
      <w:r w:rsidRPr="294F54B7" w:rsidR="005A487A">
        <w:rPr>
          <w:sz w:val="22"/>
          <w:szCs w:val="22"/>
        </w:rPr>
        <w:t xml:space="preserve">However, this goal necessitates </w:t>
      </w:r>
      <w:r w:rsidRPr="294F54B7" w:rsidR="00C11D80">
        <w:rPr>
          <w:sz w:val="22"/>
          <w:szCs w:val="22"/>
        </w:rPr>
        <w:t>balancing energy sufficiency and affordability</w:t>
      </w:r>
      <w:r w:rsidRPr="294F54B7" w:rsidR="005A487A">
        <w:rPr>
          <w:sz w:val="22"/>
          <w:szCs w:val="22"/>
        </w:rPr>
        <w:t xml:space="preserve">, ensuring </w:t>
      </w:r>
      <w:r w:rsidRPr="294F54B7" w:rsidR="00C11D80">
        <w:rPr>
          <w:sz w:val="22"/>
          <w:szCs w:val="22"/>
        </w:rPr>
        <w:t xml:space="preserve">effective </w:t>
      </w:r>
      <w:r w:rsidRPr="294F54B7" w:rsidR="005A487A">
        <w:rPr>
          <w:sz w:val="22"/>
          <w:szCs w:val="22"/>
        </w:rPr>
        <w:t xml:space="preserve">battery </w:t>
      </w:r>
      <w:r w:rsidRPr="294F54B7" w:rsidR="00C11D80">
        <w:rPr>
          <w:sz w:val="22"/>
          <w:szCs w:val="22"/>
        </w:rPr>
        <w:t>management</w:t>
      </w:r>
      <w:r w:rsidRPr="294F54B7" w:rsidR="005A487A">
        <w:rPr>
          <w:sz w:val="22"/>
          <w:szCs w:val="22"/>
        </w:rPr>
        <w:t>, while guaranteeing inclusiveness and gender</w:t>
      </w:r>
      <w:ins w:author="Ana Rojas" w:date="2024-02-13T11:32:00Z" w:id="19">
        <w:r w:rsidRPr="294F54B7" w:rsidR="33A730C9">
          <w:rPr>
            <w:sz w:val="22"/>
            <w:szCs w:val="22"/>
          </w:rPr>
          <w:t>-</w:t>
        </w:r>
      </w:ins>
      <w:del w:author="Ana Rojas" w:date="2024-02-13T11:32:00Z" w:id="20">
        <w:r w:rsidRPr="294F54B7" w:rsidDel="005A487A">
          <w:rPr>
            <w:sz w:val="22"/>
            <w:szCs w:val="22"/>
          </w:rPr>
          <w:delText xml:space="preserve"> </w:delText>
        </w:r>
      </w:del>
      <w:r w:rsidRPr="294F54B7" w:rsidR="005A487A">
        <w:rPr>
          <w:sz w:val="22"/>
          <w:szCs w:val="22"/>
        </w:rPr>
        <w:t>responsi</w:t>
      </w:r>
      <w:del w:author="Ana Rojas" w:date="2024-02-13T11:32:00Z" w:id="21">
        <w:r w:rsidRPr="294F54B7" w:rsidDel="005A487A">
          <w:rPr>
            <w:sz w:val="22"/>
            <w:szCs w:val="22"/>
          </w:rPr>
          <w:delText>bility</w:delText>
        </w:r>
      </w:del>
      <w:ins w:author="Ana Rojas" w:date="2024-02-13T11:32:00Z" w:id="22">
        <w:r w:rsidRPr="294F54B7" w:rsidR="73B8BB4F">
          <w:rPr>
            <w:sz w:val="22"/>
            <w:szCs w:val="22"/>
          </w:rPr>
          <w:t>veness</w:t>
        </w:r>
      </w:ins>
      <w:r w:rsidRPr="294F54B7" w:rsidR="005A487A">
        <w:rPr>
          <w:sz w:val="22"/>
          <w:szCs w:val="22"/>
        </w:rPr>
        <w:t>. The subsequent sections provide a concise explanation of these synergies and trade-offs, supported by relevant case studies.</w:t>
      </w:r>
      <w:r w:rsidRPr="294F54B7" w:rsidR="006268B6">
        <w:rPr>
          <w:sz w:val="22"/>
          <w:szCs w:val="22"/>
        </w:rPr>
        <w:t xml:space="preserve">  </w:t>
      </w:r>
    </w:p>
    <w:p w:rsidRPr="00FF4A57" w:rsidR="00D87B39" w:rsidP="00FF4A57" w:rsidRDefault="00D87B39" w14:paraId="5272E35E" w14:textId="25ED00B4">
      <w:pPr>
        <w:spacing w:after="240" w:line="259" w:lineRule="auto"/>
        <w:jc w:val="both"/>
        <w:rPr>
          <w:rFonts w:eastAsiaTheme="majorEastAsia" w:cstheme="minorHAnsi"/>
          <w:i/>
          <w:iCs/>
          <w:sz w:val="22"/>
          <w:szCs w:val="22"/>
        </w:rPr>
      </w:pPr>
    </w:p>
    <w:p w:rsidRPr="00FF4A57" w:rsidR="00704F88" w:rsidP="44B7E274" w:rsidRDefault="008A5BFA" w14:paraId="5CD00E3A" w14:textId="522C1033">
      <w:pPr>
        <w:pStyle w:val="Heading4"/>
        <w:numPr>
          <w:ilvl w:val="2"/>
          <w:numId w:val="8"/>
        </w:numPr>
        <w:spacing w:after="240" w:line="259" w:lineRule="auto"/>
        <w:jc w:val="both"/>
        <w:rPr>
          <w:rFonts w:asciiTheme="minorHAnsi" w:hAnsiTheme="minorHAnsi" w:cstheme="minorBidi"/>
          <w:sz w:val="22"/>
          <w:szCs w:val="22"/>
        </w:rPr>
      </w:pPr>
      <w:bookmarkStart w:name="_Toc496045724" w:id="23"/>
      <w:r w:rsidRPr="44B7E274">
        <w:rPr>
          <w:rFonts w:asciiTheme="minorHAnsi" w:hAnsiTheme="minorHAnsi" w:cstheme="minorBidi"/>
          <w:sz w:val="22"/>
          <w:szCs w:val="22"/>
        </w:rPr>
        <w:lastRenderedPageBreak/>
        <w:t xml:space="preserve">Maximizing </w:t>
      </w:r>
      <w:r w:rsidRPr="44B7E274" w:rsidR="00704F88">
        <w:rPr>
          <w:rFonts w:asciiTheme="minorHAnsi" w:hAnsiTheme="minorHAnsi" w:cstheme="minorBidi"/>
          <w:sz w:val="22"/>
          <w:szCs w:val="22"/>
        </w:rPr>
        <w:t xml:space="preserve">Synergies </w:t>
      </w:r>
      <w:r w:rsidRPr="44B7E274" w:rsidR="00432D2C">
        <w:rPr>
          <w:rFonts w:asciiTheme="minorHAnsi" w:hAnsiTheme="minorHAnsi" w:cstheme="minorBidi"/>
          <w:sz w:val="22"/>
          <w:szCs w:val="22"/>
        </w:rPr>
        <w:t>in</w:t>
      </w:r>
      <w:r w:rsidRPr="44B7E274">
        <w:rPr>
          <w:rFonts w:asciiTheme="minorHAnsi" w:hAnsiTheme="minorHAnsi" w:cstheme="minorBidi"/>
          <w:sz w:val="22"/>
          <w:szCs w:val="22"/>
        </w:rPr>
        <w:t xml:space="preserve"> Sustainable Energy Access</w:t>
      </w:r>
      <w:bookmarkEnd w:id="23"/>
    </w:p>
    <w:p w:rsidRPr="00FF4A57" w:rsidR="006B6309" w:rsidP="294F54B7" w:rsidRDefault="008B0A05" w14:paraId="1773F4F0" w14:textId="1CAC833F">
      <w:pPr>
        <w:spacing w:after="240" w:line="259" w:lineRule="auto"/>
        <w:jc w:val="both"/>
        <w:rPr>
          <w:sz w:val="22"/>
          <w:szCs w:val="22"/>
        </w:rPr>
      </w:pPr>
      <w:r w:rsidRPr="294F54B7">
        <w:rPr>
          <w:b/>
          <w:bCs/>
          <w:sz w:val="22"/>
          <w:szCs w:val="22"/>
        </w:rPr>
        <w:t>Enlightening Education</w:t>
      </w:r>
      <w:r w:rsidRPr="294F54B7">
        <w:rPr>
          <w:sz w:val="22"/>
          <w:szCs w:val="22"/>
        </w:rPr>
        <w:t>:</w:t>
      </w:r>
      <w:r w:rsidRPr="294F54B7" w:rsidR="00EC4F0B">
        <w:rPr>
          <w:sz w:val="22"/>
          <w:szCs w:val="22"/>
        </w:rPr>
        <w:t xml:space="preserve"> </w:t>
      </w:r>
      <w:r w:rsidRPr="294F54B7" w:rsidR="00977985">
        <w:rPr>
          <w:sz w:val="22"/>
          <w:szCs w:val="22"/>
        </w:rPr>
        <w:t xml:space="preserve">Well-lit, </w:t>
      </w:r>
      <w:commentRangeStart w:id="24"/>
      <w:r w:rsidRPr="294F54B7" w:rsidR="00977985">
        <w:rPr>
          <w:sz w:val="22"/>
          <w:szCs w:val="22"/>
        </w:rPr>
        <w:t>heated, and cooled schools</w:t>
      </w:r>
      <w:commentRangeEnd w:id="24"/>
      <w:r>
        <w:commentReference w:id="24"/>
      </w:r>
      <w:r w:rsidRPr="294F54B7" w:rsidR="00977985">
        <w:rPr>
          <w:sz w:val="22"/>
          <w:szCs w:val="22"/>
        </w:rPr>
        <w:t xml:space="preserve"> and households create </w:t>
      </w:r>
      <w:r w:rsidRPr="294F54B7" w:rsidR="006B6309">
        <w:rPr>
          <w:sz w:val="22"/>
          <w:szCs w:val="22"/>
        </w:rPr>
        <w:t>comfortable</w:t>
      </w:r>
      <w:r w:rsidRPr="294F54B7" w:rsidR="002436A6">
        <w:rPr>
          <w:sz w:val="22"/>
          <w:szCs w:val="22"/>
        </w:rPr>
        <w:t xml:space="preserve"> and effective </w:t>
      </w:r>
      <w:r w:rsidRPr="294F54B7" w:rsidR="006B6309">
        <w:rPr>
          <w:sz w:val="22"/>
          <w:szCs w:val="22"/>
        </w:rPr>
        <w:t>learning spaces for children</w:t>
      </w:r>
      <w:r w:rsidRPr="294F54B7" w:rsidR="002436A6">
        <w:rPr>
          <w:sz w:val="22"/>
          <w:szCs w:val="22"/>
        </w:rPr>
        <w:t xml:space="preserve"> and adults</w:t>
      </w:r>
      <w:r w:rsidRPr="294F54B7" w:rsidR="00977985">
        <w:rPr>
          <w:sz w:val="22"/>
          <w:szCs w:val="22"/>
        </w:rPr>
        <w:t xml:space="preserve"> (SDG 4)</w:t>
      </w:r>
      <w:r w:rsidRPr="294F54B7" w:rsidR="00482206">
        <w:rPr>
          <w:sz w:val="22"/>
          <w:szCs w:val="22"/>
        </w:rPr>
        <w:t xml:space="preserve">. </w:t>
      </w:r>
      <w:r w:rsidRPr="294F54B7" w:rsidR="002436A6">
        <w:rPr>
          <w:sz w:val="22"/>
          <w:szCs w:val="22"/>
        </w:rPr>
        <w:t>Illumination extends education opportunities into evening classes, catering to diverse schedules. Modern</w:t>
      </w:r>
      <w:r w:rsidRPr="294F54B7" w:rsidR="00482206">
        <w:rPr>
          <w:sz w:val="22"/>
          <w:szCs w:val="22"/>
        </w:rPr>
        <w:t xml:space="preserve"> </w:t>
      </w:r>
      <w:r w:rsidRPr="294F54B7" w:rsidR="006B6309">
        <w:rPr>
          <w:sz w:val="22"/>
          <w:szCs w:val="22"/>
        </w:rPr>
        <w:t>information and communication technologies</w:t>
      </w:r>
      <w:r w:rsidRPr="294F54B7" w:rsidR="00977985">
        <w:rPr>
          <w:sz w:val="22"/>
          <w:szCs w:val="22"/>
        </w:rPr>
        <w:t xml:space="preserve"> (SDG 9), powered through electricity access,</w:t>
      </w:r>
      <w:r w:rsidRPr="294F54B7" w:rsidR="006B6309">
        <w:rPr>
          <w:sz w:val="22"/>
          <w:szCs w:val="22"/>
        </w:rPr>
        <w:t xml:space="preserve"> </w:t>
      </w:r>
      <w:r w:rsidRPr="294F54B7" w:rsidR="002436A6">
        <w:rPr>
          <w:sz w:val="22"/>
          <w:szCs w:val="22"/>
        </w:rPr>
        <w:t xml:space="preserve">significantly </w:t>
      </w:r>
      <w:r w:rsidRPr="294F54B7" w:rsidR="00482206">
        <w:rPr>
          <w:sz w:val="22"/>
          <w:szCs w:val="22"/>
        </w:rPr>
        <w:t xml:space="preserve">enhance </w:t>
      </w:r>
      <w:r w:rsidRPr="294F54B7" w:rsidR="006B6309">
        <w:rPr>
          <w:sz w:val="22"/>
          <w:szCs w:val="22"/>
        </w:rPr>
        <w:t xml:space="preserve">learning </w:t>
      </w:r>
      <w:r w:rsidRPr="294F54B7" w:rsidR="00482206">
        <w:rPr>
          <w:sz w:val="22"/>
          <w:szCs w:val="22"/>
        </w:rPr>
        <w:t xml:space="preserve">experiences and </w:t>
      </w:r>
      <w:r w:rsidRPr="294F54B7" w:rsidR="00A0685F">
        <w:rPr>
          <w:sz w:val="22"/>
          <w:szCs w:val="22"/>
        </w:rPr>
        <w:t xml:space="preserve">foster </w:t>
      </w:r>
      <w:r w:rsidRPr="294F54B7" w:rsidR="00482206">
        <w:rPr>
          <w:sz w:val="22"/>
          <w:szCs w:val="22"/>
        </w:rPr>
        <w:t>digital literacy.</w:t>
      </w:r>
      <w:r w:rsidRPr="294F54B7" w:rsidR="00F809E7">
        <w:rPr>
          <w:sz w:val="22"/>
          <w:szCs w:val="22"/>
        </w:rPr>
        <w:t xml:space="preserve"> </w:t>
      </w:r>
      <w:r w:rsidRPr="294F54B7" w:rsidR="00482206">
        <w:rPr>
          <w:sz w:val="22"/>
          <w:szCs w:val="22"/>
        </w:rPr>
        <w:t xml:space="preserve">Access to affordable, reliable, and modern energy in schools </w:t>
      </w:r>
      <w:r w:rsidRPr="294F54B7" w:rsidR="00977985">
        <w:rPr>
          <w:sz w:val="22"/>
          <w:szCs w:val="22"/>
        </w:rPr>
        <w:t>significantly improves education quality and accessibility</w:t>
      </w:r>
      <w:r w:rsidRPr="294F54B7" w:rsidR="006B6309">
        <w:rPr>
          <w:sz w:val="22"/>
          <w:szCs w:val="22"/>
        </w:rPr>
        <w:t>.</w:t>
      </w:r>
      <w:r w:rsidRPr="294F54B7" w:rsidR="00482206">
        <w:rPr>
          <w:sz w:val="22"/>
          <w:szCs w:val="22"/>
        </w:rPr>
        <w:t xml:space="preserve"> Furthermore, access to </w:t>
      </w:r>
      <w:r w:rsidRPr="294F54B7" w:rsidR="006B6309">
        <w:rPr>
          <w:sz w:val="22"/>
          <w:szCs w:val="22"/>
        </w:rPr>
        <w:t>the Internet</w:t>
      </w:r>
      <w:r w:rsidRPr="294F54B7" w:rsidR="00482206">
        <w:rPr>
          <w:sz w:val="22"/>
          <w:szCs w:val="22"/>
        </w:rPr>
        <w:t xml:space="preserve"> support</w:t>
      </w:r>
      <w:r w:rsidRPr="294F54B7" w:rsidR="00977985">
        <w:rPr>
          <w:sz w:val="22"/>
          <w:szCs w:val="22"/>
        </w:rPr>
        <w:t>s</w:t>
      </w:r>
      <w:r w:rsidRPr="294F54B7" w:rsidR="00482206">
        <w:rPr>
          <w:sz w:val="22"/>
          <w:szCs w:val="22"/>
        </w:rPr>
        <w:t xml:space="preserve"> digital connectivity of</w:t>
      </w:r>
      <w:r w:rsidRPr="294F54B7" w:rsidR="006B6309">
        <w:rPr>
          <w:sz w:val="22"/>
          <w:szCs w:val="22"/>
        </w:rPr>
        <w:t xml:space="preserve"> rural schools</w:t>
      </w:r>
      <w:r w:rsidRPr="294F54B7" w:rsidR="00977985">
        <w:rPr>
          <w:sz w:val="22"/>
          <w:szCs w:val="22"/>
        </w:rPr>
        <w:t xml:space="preserve">, which </w:t>
      </w:r>
      <w:r w:rsidRPr="294F54B7" w:rsidR="00482206">
        <w:rPr>
          <w:sz w:val="22"/>
          <w:szCs w:val="22"/>
        </w:rPr>
        <w:t>during COVID-19 has been key for educational r</w:t>
      </w:r>
      <w:r w:rsidRPr="294F54B7" w:rsidR="006B6309">
        <w:rPr>
          <w:sz w:val="22"/>
          <w:szCs w:val="22"/>
        </w:rPr>
        <w:t xml:space="preserve">esilience </w:t>
      </w:r>
      <w:r w:rsidRPr="294F54B7" w:rsidR="0089412E">
        <w:rPr>
          <w:sz w:val="22"/>
          <w:szCs w:val="22"/>
        </w:rPr>
        <w:t>(</w:t>
      </w:r>
      <w:commentRangeStart w:id="25"/>
      <w:r w:rsidRPr="294F54B7" w:rsidR="0089412E">
        <w:rPr>
          <w:sz w:val="22"/>
          <w:szCs w:val="22"/>
        </w:rPr>
        <w:t>ICSU, 2017</w:t>
      </w:r>
      <w:commentRangeEnd w:id="25"/>
      <w:r>
        <w:commentReference w:id="25"/>
      </w:r>
      <w:r w:rsidRPr="294F54B7" w:rsidR="0089412E">
        <w:rPr>
          <w:sz w:val="22"/>
          <w:szCs w:val="22"/>
        </w:rPr>
        <w:t>)</w:t>
      </w:r>
      <w:r w:rsidRPr="294F54B7" w:rsidR="00BB3A62">
        <w:rPr>
          <w:sz w:val="22"/>
          <w:szCs w:val="22"/>
        </w:rPr>
        <w:t xml:space="preserve">. Access to quality education results in enhanced educational attainment and high completion rates, providing lifelong benefits to children. </w:t>
      </w:r>
    </w:p>
    <w:p w:rsidRPr="00FF4A57" w:rsidR="00977985" w:rsidP="294F54B7" w:rsidRDefault="008B0A05" w14:paraId="3100A9A3" w14:textId="46125F97">
      <w:pPr>
        <w:shd w:val="clear" w:color="auto" w:fill="FFFFFF" w:themeFill="background1"/>
        <w:spacing w:before="100" w:beforeAutospacing="1" w:after="240" w:line="259" w:lineRule="auto"/>
        <w:jc w:val="both"/>
        <w:rPr>
          <w:sz w:val="22"/>
          <w:szCs w:val="22"/>
        </w:rPr>
      </w:pPr>
      <w:r w:rsidRPr="294F54B7">
        <w:rPr>
          <w:b/>
          <w:bCs/>
          <w:sz w:val="22"/>
          <w:szCs w:val="22"/>
        </w:rPr>
        <w:t xml:space="preserve">Enhancing Health Services and </w:t>
      </w:r>
      <w:r w:rsidRPr="294F54B7" w:rsidR="00EC4F0B">
        <w:rPr>
          <w:b/>
          <w:bCs/>
          <w:sz w:val="22"/>
          <w:szCs w:val="22"/>
        </w:rPr>
        <w:t>W</w:t>
      </w:r>
      <w:r w:rsidRPr="294F54B7" w:rsidR="00982260">
        <w:rPr>
          <w:b/>
          <w:bCs/>
          <w:sz w:val="22"/>
          <w:szCs w:val="22"/>
        </w:rPr>
        <w:t>ater</w:t>
      </w:r>
      <w:r w:rsidRPr="294F54B7">
        <w:rPr>
          <w:b/>
          <w:bCs/>
          <w:sz w:val="22"/>
          <w:szCs w:val="22"/>
        </w:rPr>
        <w:t xml:space="preserve"> Access</w:t>
      </w:r>
      <w:r w:rsidRPr="294F54B7" w:rsidR="00982260">
        <w:rPr>
          <w:b/>
          <w:bCs/>
          <w:sz w:val="22"/>
          <w:szCs w:val="22"/>
        </w:rPr>
        <w:t xml:space="preserve"> </w:t>
      </w:r>
      <w:r w:rsidRPr="294F54B7">
        <w:rPr>
          <w:b/>
          <w:bCs/>
          <w:sz w:val="22"/>
          <w:szCs w:val="22"/>
        </w:rPr>
        <w:t xml:space="preserve">through </w:t>
      </w:r>
      <w:r w:rsidRPr="294F54B7" w:rsidR="005A4501">
        <w:rPr>
          <w:b/>
          <w:bCs/>
          <w:sz w:val="22"/>
          <w:szCs w:val="22"/>
        </w:rPr>
        <w:t>E</w:t>
      </w:r>
      <w:r w:rsidRPr="294F54B7">
        <w:rPr>
          <w:b/>
          <w:bCs/>
          <w:sz w:val="22"/>
          <w:szCs w:val="22"/>
        </w:rPr>
        <w:t>lectricity</w:t>
      </w:r>
      <w:r w:rsidRPr="294F54B7" w:rsidR="00EC4F0B">
        <w:rPr>
          <w:sz w:val="22"/>
          <w:szCs w:val="22"/>
        </w:rPr>
        <w:t xml:space="preserve">: </w:t>
      </w:r>
      <w:r w:rsidRPr="294F54B7" w:rsidR="000A3D50">
        <w:rPr>
          <w:sz w:val="22"/>
          <w:szCs w:val="22"/>
        </w:rPr>
        <w:t>Access to reliable electricity is fundamental for health services (SDG 3), safe childbirth, vaccinations, diagnostics, and emergenc</w:t>
      </w:r>
      <w:r w:rsidRPr="294F54B7" w:rsidR="005A4501">
        <w:rPr>
          <w:sz w:val="22"/>
          <w:szCs w:val="22"/>
        </w:rPr>
        <w:t>y</w:t>
      </w:r>
      <w:r w:rsidRPr="294F54B7" w:rsidR="000A3D50">
        <w:rPr>
          <w:sz w:val="22"/>
          <w:szCs w:val="22"/>
        </w:rPr>
        <w:t xml:space="preserve"> response (</w:t>
      </w:r>
      <w:commentRangeStart w:id="26"/>
      <w:r w:rsidRPr="294F54B7" w:rsidR="000A3D50">
        <w:rPr>
          <w:sz w:val="22"/>
          <w:szCs w:val="22"/>
        </w:rPr>
        <w:t>WHO, 2023)</w:t>
      </w:r>
      <w:commentRangeEnd w:id="26"/>
      <w:r>
        <w:commentReference w:id="26"/>
      </w:r>
      <w:r w:rsidRPr="294F54B7" w:rsidR="000A3D50">
        <w:rPr>
          <w:sz w:val="22"/>
          <w:szCs w:val="22"/>
        </w:rPr>
        <w:t>. Nearly 1 billion people in low- and lower-middle-income countries lack reliable electricity in healthcare facilities (</w:t>
      </w:r>
      <w:commentRangeStart w:id="27"/>
      <w:r w:rsidRPr="294F54B7" w:rsidR="000A3D50">
        <w:rPr>
          <w:sz w:val="22"/>
          <w:szCs w:val="22"/>
        </w:rPr>
        <w:t>WHO, 2023)</w:t>
      </w:r>
      <w:commentRangeEnd w:id="27"/>
      <w:r>
        <w:commentReference w:id="27"/>
      </w:r>
      <w:r w:rsidRPr="294F54B7" w:rsidR="000A3D50">
        <w:rPr>
          <w:sz w:val="22"/>
          <w:szCs w:val="22"/>
        </w:rPr>
        <w:t xml:space="preserve">. </w:t>
      </w:r>
      <w:r w:rsidRPr="294F54B7" w:rsidR="00977985">
        <w:rPr>
          <w:sz w:val="22"/>
          <w:szCs w:val="22"/>
        </w:rPr>
        <w:t>Electricity enables rural populations to store and refrigerate medicines and vaccines, ensuring community health</w:t>
      </w:r>
      <w:r w:rsidRPr="294F54B7" w:rsidR="00DF3849">
        <w:rPr>
          <w:sz w:val="22"/>
          <w:szCs w:val="22"/>
        </w:rPr>
        <w:t>.</w:t>
      </w:r>
      <w:r w:rsidRPr="294F54B7" w:rsidR="006B6309">
        <w:rPr>
          <w:sz w:val="22"/>
          <w:szCs w:val="22"/>
        </w:rPr>
        <w:t xml:space="preserve"> </w:t>
      </w:r>
      <w:r w:rsidRPr="294F54B7" w:rsidR="000A3D50">
        <w:rPr>
          <w:sz w:val="22"/>
          <w:szCs w:val="22"/>
        </w:rPr>
        <w:t>It powers vital medical devices, lighting and communications</w:t>
      </w:r>
      <w:r w:rsidRPr="294F54B7" w:rsidR="005A4501">
        <w:rPr>
          <w:sz w:val="22"/>
          <w:szCs w:val="22"/>
        </w:rPr>
        <w:t xml:space="preserve">. </w:t>
      </w:r>
      <w:r w:rsidRPr="294F54B7" w:rsidR="0089412E">
        <w:rPr>
          <w:sz w:val="22"/>
          <w:szCs w:val="22"/>
        </w:rPr>
        <w:t xml:space="preserve">Electricity is </w:t>
      </w:r>
      <w:r w:rsidRPr="294F54B7" w:rsidR="000A3D50">
        <w:rPr>
          <w:sz w:val="22"/>
          <w:szCs w:val="22"/>
        </w:rPr>
        <w:t>also key</w:t>
      </w:r>
      <w:r w:rsidRPr="294F54B7" w:rsidR="0089412E">
        <w:rPr>
          <w:sz w:val="22"/>
          <w:szCs w:val="22"/>
        </w:rPr>
        <w:t xml:space="preserve"> for </w:t>
      </w:r>
      <w:r w:rsidRPr="294F54B7" w:rsidR="005A4501">
        <w:rPr>
          <w:sz w:val="22"/>
          <w:szCs w:val="22"/>
        </w:rPr>
        <w:t xml:space="preserve">improving </w:t>
      </w:r>
      <w:r w:rsidRPr="294F54B7" w:rsidR="000A3D50">
        <w:rPr>
          <w:sz w:val="22"/>
          <w:szCs w:val="22"/>
        </w:rPr>
        <w:t xml:space="preserve">household </w:t>
      </w:r>
      <w:r w:rsidRPr="294F54B7" w:rsidR="0089412E">
        <w:rPr>
          <w:sz w:val="22"/>
          <w:szCs w:val="22"/>
        </w:rPr>
        <w:t>health</w:t>
      </w:r>
      <w:r w:rsidRPr="294F54B7" w:rsidR="000A3D50">
        <w:rPr>
          <w:sz w:val="22"/>
          <w:szCs w:val="22"/>
        </w:rPr>
        <w:t xml:space="preserve"> conditions, through clean indoor environments, cooking facilities, and thermal comfort</w:t>
      </w:r>
      <w:r w:rsidRPr="294F54B7" w:rsidR="006B6309">
        <w:rPr>
          <w:sz w:val="22"/>
          <w:szCs w:val="22"/>
        </w:rPr>
        <w:t xml:space="preserve"> (heating and cooling).  Energy also contributes to e</w:t>
      </w:r>
      <w:r w:rsidRPr="294F54B7" w:rsidR="00E36692">
        <w:rPr>
          <w:sz w:val="22"/>
          <w:szCs w:val="22"/>
        </w:rPr>
        <w:t xml:space="preserve">xpanding </w:t>
      </w:r>
      <w:r w:rsidRPr="294F54B7" w:rsidR="006B6309">
        <w:rPr>
          <w:sz w:val="22"/>
          <w:szCs w:val="22"/>
        </w:rPr>
        <w:t xml:space="preserve">water and sanitation </w:t>
      </w:r>
      <w:r w:rsidRPr="294F54B7" w:rsidR="00E36692">
        <w:rPr>
          <w:sz w:val="22"/>
          <w:szCs w:val="22"/>
        </w:rPr>
        <w:t>services</w:t>
      </w:r>
      <w:r w:rsidRPr="294F54B7" w:rsidR="000A3D50">
        <w:rPr>
          <w:sz w:val="22"/>
          <w:szCs w:val="22"/>
        </w:rPr>
        <w:t xml:space="preserve"> (SDG 6), particularly in water-stressed regions</w:t>
      </w:r>
      <w:commentRangeStart w:id="28"/>
      <w:r w:rsidRPr="294F54B7" w:rsidR="00877863">
        <w:rPr>
          <w:sz w:val="22"/>
          <w:szCs w:val="22"/>
        </w:rPr>
        <w:t>.</w:t>
      </w:r>
      <w:commentRangeEnd w:id="28"/>
      <w:r>
        <w:commentReference w:id="28"/>
      </w:r>
      <w:r w:rsidRPr="294F54B7" w:rsidR="00877863">
        <w:rPr>
          <w:sz w:val="22"/>
          <w:szCs w:val="22"/>
        </w:rPr>
        <w:t xml:space="preserve"> </w:t>
      </w:r>
      <w:r w:rsidRPr="294F54B7" w:rsidR="0028038F">
        <w:rPr>
          <w:sz w:val="22"/>
          <w:szCs w:val="22"/>
        </w:rPr>
        <w:t>Decentralized</w:t>
      </w:r>
      <w:r w:rsidRPr="294F54B7" w:rsidR="00877863">
        <w:rPr>
          <w:sz w:val="22"/>
          <w:szCs w:val="22"/>
        </w:rPr>
        <w:t xml:space="preserve"> solar PV water pumps can replace more expensive diesel pumps and mini-grids can power filtration technologies, such as reverse osmosis systems, to produce clean drinking water </w:t>
      </w:r>
      <w:r w:rsidRPr="294F54B7" w:rsidR="007D0A85">
        <w:rPr>
          <w:sz w:val="22"/>
          <w:szCs w:val="22"/>
        </w:rPr>
        <w:t>(</w:t>
      </w:r>
      <w:commentRangeStart w:id="29"/>
      <w:r w:rsidRPr="294F54B7" w:rsidR="0028038F">
        <w:rPr>
          <w:sz w:val="22"/>
          <w:szCs w:val="22"/>
        </w:rPr>
        <w:t>IEA, 2023</w:t>
      </w:r>
      <w:commentRangeEnd w:id="29"/>
      <w:r>
        <w:commentReference w:id="29"/>
      </w:r>
      <w:r w:rsidRPr="294F54B7" w:rsidR="007D0A85">
        <w:rPr>
          <w:sz w:val="22"/>
          <w:szCs w:val="22"/>
        </w:rPr>
        <w:t>)</w:t>
      </w:r>
      <w:r w:rsidRPr="294F54B7" w:rsidR="00877863">
        <w:rPr>
          <w:sz w:val="22"/>
          <w:szCs w:val="22"/>
        </w:rPr>
        <w:t xml:space="preserve">, powering a </w:t>
      </w:r>
      <w:r w:rsidRPr="294F54B7" w:rsidR="00E36692">
        <w:rPr>
          <w:sz w:val="22"/>
          <w:szCs w:val="22"/>
        </w:rPr>
        <w:t>shift toward unconventional water supply options (e.g. desalination)</w:t>
      </w:r>
      <w:r w:rsidRPr="294F54B7" w:rsidR="000A3D50">
        <w:rPr>
          <w:sz w:val="22"/>
          <w:szCs w:val="22"/>
        </w:rPr>
        <w:t>. In schools, energy can power refrigeration and access to water and sanitation, essential for children’s health and safe nutrition. F</w:t>
      </w:r>
      <w:r w:rsidRPr="294F54B7" w:rsidR="003A409D">
        <w:rPr>
          <w:sz w:val="22"/>
          <w:szCs w:val="22"/>
        </w:rPr>
        <w:t>or instance, Solar PV systems and solar pumps installed by UNICEF (</w:t>
      </w:r>
      <w:commentRangeStart w:id="30"/>
      <w:r w:rsidRPr="294F54B7" w:rsidR="003A409D">
        <w:rPr>
          <w:b/>
          <w:bCs/>
          <w:sz w:val="22"/>
          <w:szCs w:val="22"/>
        </w:rPr>
        <w:t xml:space="preserve">Box </w:t>
      </w:r>
      <w:commentRangeEnd w:id="30"/>
      <w:r>
        <w:commentReference w:id="30"/>
      </w:r>
      <w:r w:rsidRPr="294F54B7" w:rsidR="003A409D">
        <w:rPr>
          <w:b/>
          <w:bCs/>
          <w:sz w:val="22"/>
          <w:szCs w:val="22"/>
        </w:rPr>
        <w:t>1</w:t>
      </w:r>
      <w:r w:rsidRPr="294F54B7" w:rsidR="003A409D">
        <w:rPr>
          <w:sz w:val="22"/>
          <w:szCs w:val="22"/>
        </w:rPr>
        <w:t>) have been used successfully in educational facilities to provide better access to safe water and hygienic sanitation.</w:t>
      </w:r>
      <w:r w:rsidRPr="294F54B7" w:rsidR="00977985">
        <w:rPr>
          <w:sz w:val="22"/>
          <w:szCs w:val="22"/>
        </w:rPr>
        <w:t xml:space="preserve"> </w:t>
      </w:r>
    </w:p>
    <w:p w:rsidRPr="00FF4A57" w:rsidR="007D0A85" w:rsidP="00FF4A57" w:rsidRDefault="007D0A85" w14:paraId="298BCB28" w14:textId="21AF64A0">
      <w:pPr>
        <w:spacing w:after="240" w:line="259" w:lineRule="auto"/>
        <w:jc w:val="both"/>
        <w:rPr>
          <w:rFonts w:cstheme="minorHAnsi"/>
          <w:sz w:val="22"/>
          <w:szCs w:val="22"/>
          <w:highlight w:val="lightGray"/>
        </w:rPr>
      </w:pPr>
      <w:r w:rsidRPr="00FF4A57">
        <w:rPr>
          <w:rFonts w:cstheme="minorHAnsi"/>
          <w:noProof/>
          <w:sz w:val="22"/>
          <w:szCs w:val="22"/>
        </w:rPr>
        <mc:AlternateContent>
          <mc:Choice Requires="wps">
            <w:drawing>
              <wp:inline distT="0" distB="0" distL="0" distR="0" wp14:anchorId="60B4160E" wp14:editId="3BB9A0A4">
                <wp:extent cx="5902036" cy="1436914"/>
                <wp:effectExtent l="0" t="0" r="3810" b="0"/>
                <wp:docPr id="6" name="Caixa de Texto 6"/>
                <wp:cNvGraphicFramePr/>
                <a:graphic xmlns:a="http://schemas.openxmlformats.org/drawingml/2006/main">
                  <a:graphicData uri="http://schemas.microsoft.com/office/word/2010/wordprocessingShape">
                    <wps:wsp>
                      <wps:cNvSpPr txBox="1"/>
                      <wps:spPr>
                        <a:xfrm>
                          <a:off x="0" y="0"/>
                          <a:ext cx="5902036" cy="1436914"/>
                        </a:xfrm>
                        <a:prstGeom prst="rect">
                          <a:avLst/>
                        </a:prstGeom>
                        <a:solidFill>
                          <a:schemeClr val="accent6">
                            <a:lumMod val="20000"/>
                            <a:lumOff val="80000"/>
                          </a:schemeClr>
                        </a:solidFill>
                        <a:ln w="6350">
                          <a:noFill/>
                        </a:ln>
                      </wps:spPr>
                      <wps:txbx>
                        <w:txbxContent>
                          <w:p w:rsidRPr="003A3478" w:rsidR="008A2E3E" w:rsidP="003A3478" w:rsidRDefault="008A2E3E" w14:paraId="6C1DE9D1" w14:textId="45C1012B">
                            <w:pPr>
                              <w:spacing w:after="240" w:line="259" w:lineRule="auto"/>
                              <w:jc w:val="both"/>
                              <w:rPr>
                                <w:sz w:val="22"/>
                              </w:rPr>
                            </w:pPr>
                            <w:r w:rsidRPr="003A3478">
                              <w:rPr>
                                <w:b/>
                                <w:sz w:val="22"/>
                              </w:rPr>
                              <w:t xml:space="preserve">Box </w:t>
                            </w:r>
                            <w:r w:rsidRPr="003A3478">
                              <w:rPr>
                                <w:b/>
                                <w:sz w:val="22"/>
                              </w:rPr>
                              <w:annotationRef/>
                            </w:r>
                            <w:r w:rsidRPr="003A3478">
                              <w:rPr>
                                <w:b/>
                                <w:sz w:val="22"/>
                              </w:rPr>
                              <w:t>1:</w:t>
                            </w:r>
                            <w:r w:rsidRPr="003A3478">
                              <w:rPr>
                                <w:sz w:val="22"/>
                              </w:rPr>
                              <w:t xml:space="preserve"> In 2019, The UNICEF’s Solar-powered water systems program installed more than 1,200 solar-powered water systems in over 40 countries across six regions, providing water to the most vulnerable children and their families in remote areas. The initiative deployed renewable energy access solutions prioritizing public service facilities such as health facilities, schools, and community centers. In Nigeria, 371 systems helped provid</w:t>
                            </w:r>
                            <w:r>
                              <w:rPr>
                                <w:sz w:val="22"/>
                              </w:rPr>
                              <w:t>e</w:t>
                            </w:r>
                            <w:r w:rsidRPr="003A3478">
                              <w:rPr>
                                <w:sz w:val="22"/>
                              </w:rPr>
                              <w:t xml:space="preserve"> water and power to 52 schools and 85 health-care facilities, and large-scale solar-powered systems were implemented in Afghanistan, Somalia, South Sudan and Yemen in emergency contexts. </w:t>
                            </w:r>
                          </w:p>
                          <w:p w:rsidR="008A2E3E" w:rsidP="007D0A85" w:rsidRDefault="008A2E3E" w14:paraId="02C7EA2A" w14:textId="3E307E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ixa de Texto 6" style="width:464.75pt;height:113.15pt;visibility:visible;mso-wrap-style:square;mso-left-percent:-10001;mso-top-percent:-10001;mso-position-horizontal:absolute;mso-position-horizontal-relative:char;mso-position-vertical:absolute;mso-position-vertical-relative:line;mso-left-percent:-10001;mso-top-percent:-10001;v-text-anchor:top" o:spid="_x0000_s1027"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" w14:anchorId="60B4160E">
                <v:textbox>
                  <w:txbxContent>
                    <w:p w:rsidRPr="003A3478" w:rsidR="008A2E3E" w:rsidP="003A3478" w:rsidRDefault="008A2E3E" w14:paraId="6C1DE9D1" w14:textId="45C1012B">
                      <w:pPr>
                        <w:spacing w:after="240" w:line="259" w:lineRule="auto"/>
                        <w:jc w:val="both"/>
                        <w:rPr>
                          <w:sz w:val="22"/>
                        </w:rPr>
                      </w:pPr>
                      <w:r w:rsidRPr="003A3478">
                        <w:rPr>
                          <w:b/>
                          <w:sz w:val="22"/>
                        </w:rPr>
                        <w:t xml:space="preserve">Box </w:t>
                      </w:r>
                      <w:r w:rsidRPr="003A3478">
                        <w:rPr>
                          <w:b/>
                          <w:sz w:val="22"/>
                        </w:rPr>
                        <w:annotationRef/>
                      </w:r>
                      <w:r w:rsidRPr="003A3478">
                        <w:rPr>
                          <w:b/>
                          <w:sz w:val="22"/>
                        </w:rPr>
                        <w:t>1:</w:t>
                      </w:r>
                      <w:r w:rsidRPr="003A3478">
                        <w:rPr>
                          <w:sz w:val="22"/>
                        </w:rPr>
                        <w:t xml:space="preserve"> In 2019, The UNICEF’s Solar-powered water systems program installed more than 1,200 solar-powered water systems in over 40 countries across six regions, providing water to the most vulnerable children and their families in remote areas. The initiative deployed renewable energy access solutions prioritizing public service facilities such as health facilities, schools, and community centers. In Nigeria, 371 systems helped provid</w:t>
                      </w:r>
                      <w:r>
                        <w:rPr>
                          <w:sz w:val="22"/>
                        </w:rPr>
                        <w:t>e</w:t>
                      </w:r>
                      <w:r w:rsidRPr="003A3478">
                        <w:rPr>
                          <w:sz w:val="22"/>
                        </w:rPr>
                        <w:t xml:space="preserve"> water and power to 52 schools and 85 health-care facilities, and large-scale solar-powered systems were implemented in Afghanistan, Somalia, South Sudan and Yemen in emergency contexts. </w:t>
                      </w:r>
                    </w:p>
                    <w:p w:rsidR="008A2E3E" w:rsidP="007D0A85" w:rsidRDefault="008A2E3E" w14:paraId="02C7EA2A" w14:textId="3E307EC7"/>
                  </w:txbxContent>
                </v:textbox>
                <w10:anchorlock/>
              </v:shape>
            </w:pict>
          </mc:Fallback>
        </mc:AlternateContent>
      </w:r>
    </w:p>
    <w:p w:rsidRPr="00FF4A57" w:rsidR="00E36692" w:rsidP="294F54B7" w:rsidRDefault="008B0A05" w14:paraId="5C3EF178" w14:textId="49E9FAFF">
      <w:pPr>
        <w:spacing w:after="240" w:line="259" w:lineRule="auto"/>
        <w:jc w:val="both"/>
        <w:rPr>
          <w:sz w:val="22"/>
          <w:szCs w:val="22"/>
        </w:rPr>
      </w:pPr>
      <w:r w:rsidRPr="294F54B7">
        <w:rPr>
          <w:b/>
          <w:bCs/>
          <w:sz w:val="22"/>
          <w:szCs w:val="22"/>
        </w:rPr>
        <w:t xml:space="preserve">Leveraging Electricity for Food Security and </w:t>
      </w:r>
      <w:r w:rsidRPr="294F54B7" w:rsidR="00B345FA">
        <w:rPr>
          <w:b/>
          <w:bCs/>
          <w:sz w:val="22"/>
          <w:szCs w:val="22"/>
        </w:rPr>
        <w:t>Productive Development</w:t>
      </w:r>
      <w:r w:rsidRPr="294F54B7" w:rsidR="00B345FA">
        <w:rPr>
          <w:sz w:val="22"/>
          <w:szCs w:val="22"/>
        </w:rPr>
        <w:t xml:space="preserve">: Providing affordable, reliable, and modern energy services to the world's poor aligns with poverty eradication and reducing inequalities (SDG 1 and 10). In rural areas, where many </w:t>
      </w:r>
      <w:r w:rsidRPr="294F54B7">
        <w:rPr>
          <w:sz w:val="22"/>
          <w:szCs w:val="22"/>
        </w:rPr>
        <w:t>lack</w:t>
      </w:r>
      <w:r w:rsidRPr="294F54B7" w:rsidR="00B345FA">
        <w:rPr>
          <w:sz w:val="22"/>
          <w:szCs w:val="22"/>
        </w:rPr>
        <w:t xml:space="preserve"> energy access, empowering impoverished farmers with energy facilitates groundwater pumping, mechanization of farming, and maintenance of temperature-controlled supply chains. This enhances food crop yields, diversifies regional diets, and contributes to income generation</w:t>
      </w:r>
      <w:r w:rsidRPr="294F54B7" w:rsidR="0028038F">
        <w:rPr>
          <w:sz w:val="22"/>
          <w:szCs w:val="22"/>
        </w:rPr>
        <w:t xml:space="preserve"> (SDG2 and SDG 8</w:t>
      </w:r>
      <w:r w:rsidRPr="294F54B7" w:rsidR="00B345FA">
        <w:rPr>
          <w:sz w:val="22"/>
          <w:szCs w:val="22"/>
        </w:rPr>
        <w:t xml:space="preserve">). </w:t>
      </w:r>
      <w:r w:rsidRPr="294F54B7" w:rsidR="003A6601">
        <w:rPr>
          <w:sz w:val="22"/>
          <w:szCs w:val="22"/>
        </w:rPr>
        <w:t xml:space="preserve">The World Bank projects that by 2030, two-thirds of the world’s extreme poor will live in fragile, conflict and violence settings. As a result, </w:t>
      </w:r>
      <w:r w:rsidRPr="294F54B7" w:rsidR="003A6601">
        <w:rPr>
          <w:sz w:val="22"/>
          <w:szCs w:val="22"/>
        </w:rPr>
        <w:lastRenderedPageBreak/>
        <w:t>achieving SDG 2 (Zero Hunger) and SDG 10 (Reduce Inequalities)</w:t>
      </w:r>
      <w:r w:rsidRPr="294F54B7" w:rsidR="000A231A">
        <w:rPr>
          <w:sz w:val="22"/>
          <w:szCs w:val="22"/>
        </w:rPr>
        <w:t xml:space="preserve"> </w:t>
      </w:r>
      <w:r w:rsidRPr="294F54B7" w:rsidR="003A6601">
        <w:rPr>
          <w:sz w:val="22"/>
          <w:szCs w:val="22"/>
        </w:rPr>
        <w:t>demands innovative solutions. The adoption of solar</w:t>
      </w:r>
      <w:r w:rsidRPr="294F54B7" w:rsidR="001E3CB3">
        <w:rPr>
          <w:sz w:val="22"/>
          <w:szCs w:val="22"/>
        </w:rPr>
        <w:t>-</w:t>
      </w:r>
      <w:r w:rsidRPr="294F54B7" w:rsidR="003A6601">
        <w:rPr>
          <w:sz w:val="22"/>
          <w:szCs w:val="22"/>
        </w:rPr>
        <w:t xml:space="preserve">powered irrigation systems in </w:t>
      </w:r>
      <w:commentRangeStart w:id="31"/>
      <w:r w:rsidRPr="294F54B7" w:rsidR="003A6601">
        <w:rPr>
          <w:sz w:val="22"/>
          <w:szCs w:val="22"/>
        </w:rPr>
        <w:t xml:space="preserve">Yemen </w:t>
      </w:r>
      <w:commentRangeEnd w:id="31"/>
      <w:r>
        <w:commentReference w:id="31"/>
      </w:r>
      <w:r w:rsidRPr="294F54B7" w:rsidR="003A6601">
        <w:rPr>
          <w:sz w:val="22"/>
          <w:szCs w:val="22"/>
        </w:rPr>
        <w:t>is an example of an innovative and conflict-resilient practice that has safeguarded food production capacities (</w:t>
      </w:r>
      <w:commentRangeStart w:id="32"/>
      <w:r w:rsidRPr="294F54B7" w:rsidR="003A6601">
        <w:rPr>
          <w:b/>
          <w:bCs/>
          <w:sz w:val="22"/>
          <w:szCs w:val="22"/>
        </w:rPr>
        <w:t xml:space="preserve">Box </w:t>
      </w:r>
      <w:r w:rsidRPr="294F54B7" w:rsidR="003A409D">
        <w:rPr>
          <w:b/>
          <w:bCs/>
          <w:sz w:val="22"/>
          <w:szCs w:val="22"/>
        </w:rPr>
        <w:t>2</w:t>
      </w:r>
      <w:commentRangeEnd w:id="32"/>
      <w:r>
        <w:commentReference w:id="32"/>
      </w:r>
      <w:r w:rsidRPr="294F54B7" w:rsidR="003A6601">
        <w:rPr>
          <w:sz w:val="22"/>
          <w:szCs w:val="22"/>
        </w:rPr>
        <w:t>)</w:t>
      </w:r>
      <w:r w:rsidRPr="294F54B7" w:rsidR="001E3CB3">
        <w:rPr>
          <w:sz w:val="22"/>
          <w:szCs w:val="22"/>
        </w:rPr>
        <w:t>.</w:t>
      </w:r>
      <w:commentRangeStart w:id="33"/>
      <w:commentRangeEnd w:id="33"/>
      <w:r>
        <w:commentReference w:id="33"/>
      </w:r>
    </w:p>
    <w:p w:rsidRPr="00FF4A57" w:rsidR="00266852" w:rsidP="00FF4A57" w:rsidRDefault="00266852" w14:paraId="2E539184" w14:textId="1E311AB7">
      <w:pPr>
        <w:spacing w:after="240" w:line="259" w:lineRule="auto"/>
        <w:jc w:val="both"/>
        <w:rPr>
          <w:rFonts w:cstheme="minorHAnsi"/>
          <w:sz w:val="22"/>
          <w:szCs w:val="22"/>
        </w:rPr>
      </w:pPr>
      <w:r w:rsidRPr="00FF4A57">
        <w:rPr>
          <w:rFonts w:cstheme="minorHAnsi"/>
          <w:noProof/>
          <w:sz w:val="22"/>
          <w:szCs w:val="22"/>
        </w:rPr>
        <mc:AlternateContent>
          <mc:Choice Requires="wps">
            <w:drawing>
              <wp:inline distT="0" distB="0" distL="0" distR="0" wp14:anchorId="5CDAA91C" wp14:editId="342A5831">
                <wp:extent cx="5902036" cy="1246909"/>
                <wp:effectExtent l="0" t="0" r="3810" b="0"/>
                <wp:docPr id="25" name="Caixa de Texto 25"/>
                <wp:cNvGraphicFramePr/>
                <a:graphic xmlns:a="http://schemas.openxmlformats.org/drawingml/2006/main">
                  <a:graphicData uri="http://schemas.microsoft.com/office/word/2010/wordprocessingShape">
                    <wps:wsp>
                      <wps:cNvSpPr txBox="1"/>
                      <wps:spPr>
                        <a:xfrm>
                          <a:off x="0" y="0"/>
                          <a:ext cx="5902036" cy="1246909"/>
                        </a:xfrm>
                        <a:prstGeom prst="rect">
                          <a:avLst/>
                        </a:prstGeom>
                        <a:solidFill>
                          <a:schemeClr val="accent6">
                            <a:lumMod val="20000"/>
                            <a:lumOff val="80000"/>
                          </a:schemeClr>
                        </a:solidFill>
                        <a:ln w="6350">
                          <a:noFill/>
                        </a:ln>
                      </wps:spPr>
                      <wps:txbx>
                        <w:txbxContent>
                          <w:p w:rsidRPr="003A3478" w:rsidR="008A2E3E" w:rsidP="003A3478" w:rsidRDefault="008A2E3E" w14:paraId="6B17BFFB" w14:textId="1384E282">
                            <w:pPr>
                              <w:spacing w:after="240" w:line="259" w:lineRule="auto"/>
                              <w:jc w:val="both"/>
                              <w:rPr>
                                <w:b/>
                                <w:sz w:val="22"/>
                              </w:rPr>
                            </w:pPr>
                            <w:r w:rsidRPr="003A3478">
                              <w:rPr>
                                <w:b/>
                                <w:sz w:val="22"/>
                              </w:rPr>
                              <w:t xml:space="preserve">Box 2: </w:t>
                            </w:r>
                            <w:r w:rsidRPr="003A3478">
                              <w:rPr>
                                <w:sz w:val="22"/>
                              </w:rPr>
                              <w:t>Between 2018 and 2022, the Yemen Emergency Electricity Access Project (YEEAP) spearheaded the expansion of electricity access in rural and peri-urban areas through solar solutions. This World Bank-funded initiative, executed by the United Nations Office for Project Services (UNOPS) alongside local entities, empowered six microfinance institutions to introduce financing products for small-scale energy systems. Over 3.2 million people, notably 51% female, accessed critical services like water, education, and healthcare, including support for COVID-19, through solar-powered facilities.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ixa de Texto 25" style="width:464.75pt;height:98.2pt;visibility:visible;mso-wrap-style:square;mso-left-percent:-10001;mso-top-percent:-10001;mso-position-horizontal:absolute;mso-position-horizontal-relative:char;mso-position-vertical:absolute;mso-position-vertical-relative:line;mso-left-percent:-10001;mso-top-percent:-10001;v-text-anchor:top" o:spid="_x0000_s1028"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" w14:anchorId="5CDAA91C">
                <v:textbox>
                  <w:txbxContent>
                    <w:p w:rsidRPr="003A3478" w:rsidR="008A2E3E" w:rsidP="003A3478" w:rsidRDefault="008A2E3E" w14:paraId="6B17BFFB" w14:textId="1384E282">
                      <w:pPr>
                        <w:spacing w:after="240" w:line="259" w:lineRule="auto"/>
                        <w:jc w:val="both"/>
                        <w:rPr>
                          <w:b/>
                          <w:sz w:val="22"/>
                        </w:rPr>
                      </w:pPr>
                      <w:r w:rsidRPr="003A3478">
                        <w:rPr>
                          <w:b/>
                          <w:sz w:val="22"/>
                        </w:rPr>
                        <w:t xml:space="preserve">Box 2: </w:t>
                      </w:r>
                      <w:r w:rsidRPr="003A3478">
                        <w:rPr>
                          <w:sz w:val="22"/>
                        </w:rPr>
                        <w:t>Between 2018 and 2022, the Yemen Emergency Electricity Access Project (YEEAP) spearheaded the expansion of electricity access in rural and peri-urban areas through solar solutions. This World Bank-funded initiative, executed by the United Nations Office for Project Services (UNOPS) alongside local entities, empowered six microfinance institutions to introduce financing products for small-scale energy systems. Over 3.2 million people, notably 51% female, accessed critical services like water, education, and healthcare, including support for COVID-19, through solar-powered facilities.</w:t>
                      </w:r>
                    </w:p>
                  </w:txbxContent>
                </v:textbox>
                <w10:anchorlock/>
              </v:shape>
            </w:pict>
          </mc:Fallback>
        </mc:AlternateContent>
      </w:r>
    </w:p>
    <w:p w:rsidRPr="00FF4A57" w:rsidR="003A409D" w:rsidP="4B930FF3" w:rsidRDefault="585AC237" w14:paraId="7C4841E6" w14:textId="64EFF91A">
      <w:pPr>
        <w:spacing w:after="240" w:line="259" w:lineRule="auto"/>
        <w:jc w:val="both"/>
        <w:rPr>
          <w:sz w:val="22"/>
          <w:szCs w:val="22"/>
          <w:lang w:eastAsia="en-GB"/>
        </w:rPr>
      </w:pPr>
      <w:r w:rsidRPr="4B930FF3">
        <w:rPr>
          <w:b/>
          <w:bCs/>
          <w:sz w:val="22"/>
          <w:szCs w:val="22"/>
        </w:rPr>
        <w:t xml:space="preserve">Energizing Gender </w:t>
      </w:r>
      <w:r w:rsidRPr="4B930FF3" w:rsidR="634D0376">
        <w:rPr>
          <w:b/>
          <w:bCs/>
          <w:sz w:val="22"/>
          <w:szCs w:val="22"/>
        </w:rPr>
        <w:t>Equality</w:t>
      </w:r>
      <w:r w:rsidRPr="4B930FF3">
        <w:rPr>
          <w:b/>
          <w:bCs/>
          <w:sz w:val="22"/>
          <w:szCs w:val="22"/>
        </w:rPr>
        <w:t>:</w:t>
      </w:r>
      <w:r w:rsidRPr="4B930FF3" w:rsidR="1F9A1416">
        <w:rPr>
          <w:b/>
          <w:bCs/>
          <w:sz w:val="22"/>
          <w:szCs w:val="22"/>
        </w:rPr>
        <w:t xml:space="preserve"> </w:t>
      </w:r>
      <w:r w:rsidRPr="4B930FF3" w:rsidR="39DF6DBE">
        <w:rPr>
          <w:sz w:val="22"/>
          <w:szCs w:val="22"/>
        </w:rPr>
        <w:t xml:space="preserve">Household air pollution </w:t>
      </w:r>
      <w:r w:rsidRPr="4B930FF3" w:rsidR="092298EE">
        <w:rPr>
          <w:sz w:val="22"/>
          <w:szCs w:val="22"/>
        </w:rPr>
        <w:t>causes</w:t>
      </w:r>
      <w:r w:rsidRPr="4B930FF3" w:rsidR="39DF6DBE">
        <w:rPr>
          <w:sz w:val="22"/>
          <w:szCs w:val="22"/>
        </w:rPr>
        <w:t xml:space="preserve"> around </w:t>
      </w:r>
      <w:commentRangeStart w:id="34"/>
      <w:r w:rsidRPr="4B930FF3" w:rsidR="00B345FA">
        <w:rPr>
          <w:sz w:val="22"/>
          <w:szCs w:val="22"/>
        </w:rPr>
        <w:fldChar w:fldCharType="begin"/>
      </w:r>
      <w:r w:rsidRPr="4B930FF3" w:rsidR="00B345FA">
        <w:rPr>
          <w:sz w:val="22"/>
          <w:szCs w:val="22"/>
        </w:rPr>
        <w:instrText xml:space="preserve"> HYPERLINK "https://healthyclimateletter.net/" \t "_blank" </w:instrText>
      </w:r>
      <w:r w:rsidRPr="4B930FF3" w:rsidR="00B345FA">
        <w:rPr>
          <w:sz w:val="22"/>
          <w:szCs w:val="22"/>
        </w:rPr>
      </w:r>
      <w:r w:rsidRPr="4B930FF3" w:rsidR="00B345FA">
        <w:rPr>
          <w:sz w:val="22"/>
          <w:szCs w:val="22"/>
        </w:rPr>
        <w:fldChar w:fldCharType="separate"/>
      </w:r>
      <w:r w:rsidRPr="4B930FF3" w:rsidR="39DF6DBE">
        <w:rPr>
          <w:sz w:val="22"/>
          <w:szCs w:val="22"/>
        </w:rPr>
        <w:t xml:space="preserve">13 deaths </w:t>
      </w:r>
      <w:r w:rsidRPr="4B930FF3" w:rsidR="1025E3AB">
        <w:rPr>
          <w:sz w:val="22"/>
          <w:szCs w:val="22"/>
        </w:rPr>
        <w:t xml:space="preserve">per </w:t>
      </w:r>
      <w:r w:rsidRPr="4B930FF3" w:rsidR="39DF6DBE">
        <w:rPr>
          <w:sz w:val="22"/>
          <w:szCs w:val="22"/>
        </w:rPr>
        <w:t>minute</w:t>
      </w:r>
      <w:r w:rsidRPr="4B930FF3" w:rsidR="00B345FA">
        <w:rPr>
          <w:sz w:val="22"/>
          <w:szCs w:val="22"/>
        </w:rPr>
        <w:fldChar w:fldCharType="end"/>
      </w:r>
      <w:commentRangeEnd w:id="34"/>
      <w:r w:rsidR="00B345FA">
        <w:commentReference w:id="34"/>
      </w:r>
      <w:r w:rsidRPr="4B930FF3" w:rsidR="2D91227A">
        <w:rPr>
          <w:sz w:val="22"/>
          <w:szCs w:val="22"/>
        </w:rPr>
        <w:t xml:space="preserve">, </w:t>
      </w:r>
      <w:r w:rsidRPr="4B930FF3" w:rsidR="1025E3AB">
        <w:rPr>
          <w:sz w:val="22"/>
          <w:szCs w:val="22"/>
        </w:rPr>
        <w:t>mostly</w:t>
      </w:r>
      <w:r w:rsidRPr="4B930FF3" w:rsidR="2D91227A">
        <w:rPr>
          <w:sz w:val="22"/>
          <w:szCs w:val="22"/>
        </w:rPr>
        <w:t xml:space="preserve"> affecting </w:t>
      </w:r>
      <w:r w:rsidRPr="4B930FF3" w:rsidR="092298EE">
        <w:rPr>
          <w:sz w:val="22"/>
          <w:szCs w:val="22"/>
        </w:rPr>
        <w:t>w</w:t>
      </w:r>
      <w:r w:rsidRPr="4B930FF3" w:rsidR="2D91227A">
        <w:rPr>
          <w:sz w:val="22"/>
          <w:szCs w:val="22"/>
        </w:rPr>
        <w:t xml:space="preserve">omen and girls </w:t>
      </w:r>
      <w:r w:rsidRPr="4B930FF3" w:rsidR="1025E3AB">
        <w:rPr>
          <w:sz w:val="22"/>
          <w:szCs w:val="22"/>
        </w:rPr>
        <w:t>who shoulder household responsibilities and face exposure to polluting lighting and cooking methods</w:t>
      </w:r>
      <w:r w:rsidRPr="4B930FF3" w:rsidR="285645D4">
        <w:rPr>
          <w:sz w:val="22"/>
          <w:szCs w:val="22"/>
        </w:rPr>
        <w:t xml:space="preserve"> (SDG 3 and 5) </w:t>
      </w:r>
      <w:r w:rsidRPr="4B930FF3" w:rsidR="797F033C">
        <w:rPr>
          <w:sz w:val="22"/>
          <w:szCs w:val="22"/>
        </w:rPr>
        <w:t>(</w:t>
      </w:r>
      <w:commentRangeStart w:id="35"/>
      <w:r w:rsidRPr="4B930FF3" w:rsidR="797F033C">
        <w:rPr>
          <w:sz w:val="22"/>
          <w:szCs w:val="22"/>
        </w:rPr>
        <w:t>ICSU, 2017</w:t>
      </w:r>
      <w:commentRangeEnd w:id="35"/>
      <w:r w:rsidR="00B345FA">
        <w:commentReference w:id="35"/>
      </w:r>
      <w:r w:rsidRPr="4B930FF3" w:rsidR="797F033C">
        <w:rPr>
          <w:sz w:val="22"/>
          <w:szCs w:val="22"/>
        </w:rPr>
        <w:t xml:space="preserve">). </w:t>
      </w:r>
      <w:r w:rsidRPr="4B930FF3" w:rsidR="4FA4BC48">
        <w:rPr>
          <w:sz w:val="22"/>
          <w:szCs w:val="22"/>
          <w:lang w:eastAsia="en-GB"/>
        </w:rPr>
        <w:t xml:space="preserve">Women and girls, spending up to </w:t>
      </w:r>
      <w:commentRangeStart w:id="36"/>
      <w:r w:rsidRPr="4B930FF3" w:rsidR="4FA4BC48">
        <w:rPr>
          <w:sz w:val="22"/>
          <w:szCs w:val="22"/>
          <w:lang w:eastAsia="en-GB"/>
        </w:rPr>
        <w:t>18 hours</w:t>
      </w:r>
      <w:commentRangeEnd w:id="36"/>
      <w:r w:rsidR="00B345FA">
        <w:commentReference w:id="36"/>
      </w:r>
      <w:r w:rsidRPr="4B930FF3" w:rsidR="4FA4BC48">
        <w:rPr>
          <w:sz w:val="22"/>
          <w:szCs w:val="22"/>
          <w:lang w:eastAsia="en-GB"/>
        </w:rPr>
        <w:t xml:space="preserve"> weekly on wood gathering and household cooking. (</w:t>
      </w:r>
      <w:commentRangeStart w:id="37"/>
      <w:r w:rsidRPr="4B930FF3" w:rsidR="4FA4BC48">
        <w:rPr>
          <w:sz w:val="22"/>
          <w:szCs w:val="22"/>
          <w:lang w:eastAsia="en-GB"/>
        </w:rPr>
        <w:t>UNDP, 2022</w:t>
      </w:r>
      <w:commentRangeEnd w:id="37"/>
      <w:r w:rsidR="00B345FA">
        <w:commentReference w:id="37"/>
      </w:r>
      <w:r w:rsidRPr="4B930FF3" w:rsidR="4FA4BC48">
        <w:rPr>
          <w:sz w:val="22"/>
          <w:szCs w:val="22"/>
          <w:lang w:eastAsia="en-GB"/>
        </w:rPr>
        <w:t xml:space="preserve">). </w:t>
      </w:r>
      <w:commentRangeStart w:id="38"/>
      <w:r w:rsidRPr="4B930FF3" w:rsidR="4717336C">
        <w:rPr>
          <w:sz w:val="22"/>
          <w:szCs w:val="22"/>
          <w:lang w:eastAsia="en-GB"/>
        </w:rPr>
        <w:t xml:space="preserve">Therefore, access to clean energy directly aids in reducing women's time poverty, for instance thanks to equipment such as fridges and washing machines, allowing better educational attendance. </w:t>
      </w:r>
      <w:commentRangeEnd w:id="38"/>
      <w:r w:rsidR="00B345FA">
        <w:commentReference w:id="38"/>
      </w:r>
    </w:p>
    <w:p w:rsidRPr="00FF4A57" w:rsidR="003A409D" w:rsidP="4B930FF3" w:rsidRDefault="2AF460A5" w14:paraId="3D547FF9" w14:textId="0C1CD2D9">
      <w:pPr>
        <w:spacing w:after="240" w:line="259" w:lineRule="auto"/>
        <w:jc w:val="both"/>
        <w:rPr>
          <w:sz w:val="22"/>
          <w:szCs w:val="22"/>
        </w:rPr>
      </w:pPr>
      <w:r w:rsidRPr="4B930FF3">
        <w:rPr>
          <w:sz w:val="22"/>
          <w:szCs w:val="22"/>
        </w:rPr>
        <w:t>Furthermore</w:t>
      </w:r>
      <w:r w:rsidRPr="4B930FF3" w:rsidR="2E163838">
        <w:rPr>
          <w:sz w:val="22"/>
          <w:szCs w:val="22"/>
        </w:rPr>
        <w:t>, a</w:t>
      </w:r>
      <w:r w:rsidRPr="4B930FF3" w:rsidR="1F9D9273">
        <w:rPr>
          <w:sz w:val="22"/>
          <w:szCs w:val="22"/>
        </w:rPr>
        <w:t xml:space="preserve">ccess to </w:t>
      </w:r>
      <w:commentRangeStart w:id="39"/>
      <w:r w:rsidRPr="4B930FF3" w:rsidR="1F9D9273">
        <w:rPr>
          <w:sz w:val="22"/>
          <w:szCs w:val="22"/>
        </w:rPr>
        <w:t>energy</w:t>
      </w:r>
      <w:commentRangeEnd w:id="39"/>
      <w:r w:rsidR="00B345FA">
        <w:commentReference w:id="39"/>
      </w:r>
      <w:r w:rsidRPr="4B930FF3" w:rsidR="1F9D9273">
        <w:rPr>
          <w:sz w:val="22"/>
          <w:szCs w:val="22"/>
        </w:rPr>
        <w:t xml:space="preserve"> </w:t>
      </w:r>
      <w:r w:rsidRPr="4B930FF3" w:rsidR="2D91227A">
        <w:rPr>
          <w:sz w:val="22"/>
          <w:szCs w:val="22"/>
        </w:rPr>
        <w:t xml:space="preserve">is a key enabler for </w:t>
      </w:r>
      <w:r w:rsidRPr="4B930FF3" w:rsidR="634D0376">
        <w:rPr>
          <w:sz w:val="22"/>
          <w:szCs w:val="22"/>
        </w:rPr>
        <w:t>broadening o</w:t>
      </w:r>
      <w:r w:rsidRPr="4B930FF3" w:rsidR="1F9D9273">
        <w:rPr>
          <w:sz w:val="22"/>
          <w:szCs w:val="22"/>
        </w:rPr>
        <w:t>pportunities for women</w:t>
      </w:r>
      <w:r w:rsidRPr="4B930FF3" w:rsidR="797F033C">
        <w:rPr>
          <w:sz w:val="22"/>
          <w:szCs w:val="22"/>
        </w:rPr>
        <w:t xml:space="preserve">. </w:t>
      </w:r>
      <w:r w:rsidRPr="4B930FF3" w:rsidR="634D0376">
        <w:rPr>
          <w:sz w:val="22"/>
          <w:szCs w:val="22"/>
        </w:rPr>
        <w:t xml:space="preserve">Studies indicate a 9 to 23% increase in women's employment post-electrification </w:t>
      </w:r>
      <w:commentRangeStart w:id="40"/>
      <w:r w:rsidRPr="4B930FF3" w:rsidR="797F033C">
        <w:rPr>
          <w:sz w:val="22"/>
          <w:szCs w:val="22"/>
        </w:rPr>
        <w:t>(UN, 2022</w:t>
      </w:r>
      <w:commentRangeEnd w:id="40"/>
      <w:r w:rsidR="00B345FA">
        <w:commentReference w:id="40"/>
      </w:r>
      <w:r w:rsidRPr="4B930FF3" w:rsidR="797F033C">
        <w:rPr>
          <w:sz w:val="22"/>
          <w:szCs w:val="22"/>
        </w:rPr>
        <w:t>)</w:t>
      </w:r>
      <w:r w:rsidRPr="4B930FF3" w:rsidR="1F9D9273">
        <w:rPr>
          <w:sz w:val="22"/>
          <w:szCs w:val="22"/>
        </w:rPr>
        <w:t>.</w:t>
      </w:r>
      <w:r w:rsidRPr="4B930FF3" w:rsidR="0A2FDA25">
        <w:rPr>
          <w:sz w:val="22"/>
          <w:szCs w:val="22"/>
        </w:rPr>
        <w:t xml:space="preserve"> Public outdoor lighting increases security for women and girls, allowing more autonomy after dark and reducing exposure to gender-based violence.</w:t>
      </w:r>
    </w:p>
    <w:p w:rsidRPr="00FF4A57" w:rsidR="003A409D" w:rsidP="4B930FF3" w:rsidRDefault="089A50C8" w14:paraId="6CA0BD3E" w14:textId="261ED55F">
      <w:pPr>
        <w:spacing w:after="240" w:line="259" w:lineRule="auto"/>
        <w:jc w:val="both"/>
        <w:rPr>
          <w:ins w:author="Ana Rojas" w:date="2024-02-13T11:53:00Z" w:id="41"/>
          <w:sz w:val="22"/>
          <w:szCs w:val="22"/>
        </w:rPr>
      </w:pPr>
      <w:r w:rsidRPr="4B930FF3">
        <w:rPr>
          <w:sz w:val="22"/>
          <w:szCs w:val="22"/>
        </w:rPr>
        <w:t xml:space="preserve"> </w:t>
      </w:r>
      <w:del w:author="Ana Rojas" w:date="2024-02-13T11:53:00Z" w:id="42">
        <w:r w:rsidRPr="4B930FF3" w:rsidDel="585AC237" w:rsidR="00B345FA">
          <w:rPr>
            <w:sz w:val="22"/>
            <w:szCs w:val="22"/>
          </w:rPr>
          <w:delText xml:space="preserve">It directly aids in reducing women's time poverty, for instance thanks to equipment such as fridges and washing machines, allowing better educational attendance. </w:delText>
        </w:r>
      </w:del>
      <w:commentRangeStart w:id="43"/>
      <w:commentRangeStart w:id="44"/>
      <w:commentRangeEnd w:id="43"/>
      <w:r w:rsidR="00B345FA">
        <w:commentReference w:id="43"/>
      </w:r>
      <w:commentRangeEnd w:id="44"/>
      <w:r w:rsidR="00B345FA">
        <w:commentReference w:id="44"/>
      </w:r>
    </w:p>
    <w:p w:rsidRPr="00FF4A57" w:rsidR="003A409D" w:rsidP="294F54B7" w:rsidRDefault="008B0A05" w14:paraId="2DEDCC06" w14:textId="1A666E18">
      <w:pPr>
        <w:spacing w:after="240" w:line="259" w:lineRule="auto"/>
        <w:jc w:val="both"/>
        <w:rPr>
          <w:ins w:author="Ana Rojas" w:date="2024-02-13T11:59:00Z" w:id="45"/>
          <w:sz w:val="22"/>
          <w:szCs w:val="22"/>
        </w:rPr>
      </w:pPr>
      <w:r w:rsidRPr="294F54B7">
        <w:rPr>
          <w:sz w:val="22"/>
          <w:szCs w:val="22"/>
        </w:rPr>
        <w:t xml:space="preserve">Information technologies and the Internet reduce the digital divide and foster digital inclusion for women and girls </w:t>
      </w:r>
      <w:r w:rsidRPr="294F54B7" w:rsidR="00C22924">
        <w:rPr>
          <w:sz w:val="22"/>
          <w:szCs w:val="22"/>
        </w:rPr>
        <w:t>(</w:t>
      </w:r>
      <w:commentRangeStart w:id="46"/>
      <w:r w:rsidRPr="294F54B7" w:rsidR="00C22924">
        <w:rPr>
          <w:sz w:val="22"/>
          <w:szCs w:val="22"/>
        </w:rPr>
        <w:t>WEF, 2023)</w:t>
      </w:r>
      <w:r w:rsidRPr="294F54B7" w:rsidR="4F0CF8AD">
        <w:rPr>
          <w:sz w:val="22"/>
          <w:szCs w:val="22"/>
        </w:rPr>
        <w:t xml:space="preserve"> </w:t>
      </w:r>
      <w:commentRangeEnd w:id="46"/>
      <w:r w:rsidR="00B345FA">
        <w:commentReference w:id="46"/>
      </w:r>
      <w:r w:rsidRPr="294F54B7" w:rsidR="00C22924">
        <w:rPr>
          <w:sz w:val="22"/>
          <w:szCs w:val="22"/>
        </w:rPr>
        <w:t>(</w:t>
      </w:r>
      <w:commentRangeStart w:id="47"/>
      <w:r w:rsidRPr="294F54B7" w:rsidR="00C22924">
        <w:rPr>
          <w:sz w:val="22"/>
          <w:szCs w:val="22"/>
        </w:rPr>
        <w:t>ITU, 2020</w:t>
      </w:r>
      <w:commentRangeEnd w:id="47"/>
      <w:r w:rsidR="00B345FA">
        <w:commentReference w:id="47"/>
      </w:r>
      <w:commentRangeStart w:id="48"/>
      <w:r w:rsidRPr="294F54B7" w:rsidR="00C22924">
        <w:rPr>
          <w:sz w:val="22"/>
          <w:szCs w:val="22"/>
        </w:rPr>
        <w:t>).</w:t>
      </w:r>
      <w:commentRangeEnd w:id="48"/>
      <w:r w:rsidR="00B345FA">
        <w:commentReference w:id="48"/>
      </w:r>
      <w:r w:rsidRPr="294F54B7" w:rsidR="00C22924">
        <w:rPr>
          <w:sz w:val="22"/>
          <w:szCs w:val="22"/>
        </w:rPr>
        <w:t xml:space="preserve"> </w:t>
      </w:r>
      <w:r w:rsidRPr="294F54B7" w:rsidR="001E3CB3">
        <w:rPr>
          <w:sz w:val="22"/>
          <w:szCs w:val="22"/>
        </w:rPr>
        <w:t xml:space="preserve">Empowered women are </w:t>
      </w:r>
      <w:r w:rsidRPr="294F54B7" w:rsidR="003F6371">
        <w:rPr>
          <w:sz w:val="22"/>
          <w:szCs w:val="22"/>
        </w:rPr>
        <w:t xml:space="preserve">more likely to </w:t>
      </w:r>
      <w:r w:rsidRPr="294F54B7" w:rsidR="001E3CB3">
        <w:rPr>
          <w:sz w:val="22"/>
          <w:szCs w:val="22"/>
        </w:rPr>
        <w:t>drive</w:t>
      </w:r>
      <w:r w:rsidRPr="294F54B7" w:rsidR="00E36692">
        <w:rPr>
          <w:sz w:val="22"/>
          <w:szCs w:val="22"/>
        </w:rPr>
        <w:t xml:space="preserve"> </w:t>
      </w:r>
      <w:r w:rsidRPr="294F54B7" w:rsidR="003F6371">
        <w:rPr>
          <w:sz w:val="22"/>
          <w:szCs w:val="22"/>
        </w:rPr>
        <w:t xml:space="preserve">local initiatives </w:t>
      </w:r>
      <w:r w:rsidRPr="294F54B7">
        <w:rPr>
          <w:sz w:val="22"/>
          <w:szCs w:val="22"/>
        </w:rPr>
        <w:t>benefiting from cleaner cooking and lighting, which directly impacts their lives</w:t>
      </w:r>
      <w:r w:rsidRPr="294F54B7" w:rsidR="000F709C">
        <w:rPr>
          <w:sz w:val="22"/>
          <w:szCs w:val="22"/>
        </w:rPr>
        <w:t xml:space="preserve">. </w:t>
      </w:r>
      <w:commentRangeStart w:id="49"/>
      <w:commentRangeEnd w:id="49"/>
      <w:r w:rsidR="00B345FA">
        <w:commentReference w:id="49"/>
      </w:r>
    </w:p>
    <w:p w:rsidRPr="00FF4A57" w:rsidR="003A409D" w:rsidP="6ED59419" w:rsidRDefault="002B725D" w14:paraId="1BE4E327" w14:textId="3C789C42">
      <w:pPr>
        <w:spacing w:after="240" w:line="259" w:lineRule="auto"/>
        <w:jc w:val="both"/>
        <w:rPr>
          <w:sz w:val="22"/>
          <w:szCs w:val="22"/>
        </w:rPr>
      </w:pPr>
      <w:r w:rsidRPr="294F54B7">
        <w:rPr>
          <w:sz w:val="22"/>
          <w:szCs w:val="22"/>
        </w:rPr>
        <w:t xml:space="preserve">UNDP’s integrated </w:t>
      </w:r>
      <w:r w:rsidRPr="294F54B7" w:rsidR="001E0762">
        <w:rPr>
          <w:sz w:val="22"/>
          <w:szCs w:val="22"/>
        </w:rPr>
        <w:t>projects</w:t>
      </w:r>
      <w:r w:rsidRPr="294F54B7">
        <w:rPr>
          <w:sz w:val="22"/>
          <w:szCs w:val="22"/>
        </w:rPr>
        <w:t xml:space="preserve"> in India and Nepal</w:t>
      </w:r>
      <w:r w:rsidRPr="294F54B7" w:rsidR="001E0762">
        <w:rPr>
          <w:sz w:val="22"/>
          <w:szCs w:val="22"/>
        </w:rPr>
        <w:t xml:space="preserve"> have shown promising results toward energy access, women’s equality and productive opportunities development (</w:t>
      </w:r>
      <w:commentRangeStart w:id="50"/>
      <w:r w:rsidRPr="294F54B7" w:rsidR="001E0762">
        <w:rPr>
          <w:b/>
          <w:bCs/>
          <w:sz w:val="22"/>
          <w:szCs w:val="22"/>
        </w:rPr>
        <w:t xml:space="preserve">Box </w:t>
      </w:r>
      <w:commentRangeEnd w:id="50"/>
      <w:r w:rsidR="00B345FA">
        <w:commentReference w:id="50"/>
      </w:r>
      <w:r w:rsidRPr="294F54B7" w:rsidR="00A47670">
        <w:rPr>
          <w:b/>
          <w:bCs/>
          <w:sz w:val="22"/>
          <w:szCs w:val="22"/>
        </w:rPr>
        <w:t>3</w:t>
      </w:r>
      <w:r w:rsidRPr="294F54B7" w:rsidR="001E0762">
        <w:rPr>
          <w:sz w:val="22"/>
          <w:szCs w:val="22"/>
        </w:rPr>
        <w:t>)</w:t>
      </w:r>
      <w:r w:rsidRPr="294F54B7" w:rsidR="006A7B71">
        <w:rPr>
          <w:sz w:val="22"/>
          <w:szCs w:val="22"/>
        </w:rPr>
        <w:t xml:space="preserve">. </w:t>
      </w:r>
      <w:r w:rsidRPr="294F54B7" w:rsidR="006A7B71">
        <w:rPr>
          <w:sz w:val="22"/>
          <w:szCs w:val="22"/>
          <w:lang w:eastAsia="en-GB"/>
        </w:rPr>
        <w:t xml:space="preserve">UN Women's efforts in Ethiopia, included interest-free loans and entrepreneurship training benefiting over 19,500 women, enabling them to invest in an </w:t>
      </w:r>
      <w:r w:rsidRPr="294F54B7" w:rsidR="006A7B71">
        <w:rPr>
          <w:sz w:val="22"/>
          <w:szCs w:val="22"/>
        </w:rPr>
        <w:t>energy-saving cooking stove cooperative</w:t>
      </w:r>
      <w:r w:rsidRPr="294F54B7" w:rsidR="006A7B71">
        <w:rPr>
          <w:sz w:val="22"/>
          <w:szCs w:val="22"/>
          <w:lang w:eastAsia="en-GB"/>
        </w:rPr>
        <w:t xml:space="preserve"> (</w:t>
      </w:r>
      <w:commentRangeStart w:id="51"/>
      <w:r w:rsidRPr="294F54B7" w:rsidR="006A7B71">
        <w:rPr>
          <w:b/>
          <w:bCs/>
          <w:sz w:val="22"/>
          <w:szCs w:val="22"/>
          <w:lang w:eastAsia="en-GB"/>
        </w:rPr>
        <w:t>Box 4</w:t>
      </w:r>
      <w:commentRangeEnd w:id="51"/>
      <w:r w:rsidR="00B345FA">
        <w:commentReference w:id="51"/>
      </w:r>
      <w:r w:rsidRPr="294F54B7" w:rsidR="006A7B71">
        <w:rPr>
          <w:sz w:val="22"/>
          <w:szCs w:val="22"/>
          <w:lang w:eastAsia="en-GB"/>
        </w:rPr>
        <w:t>).</w:t>
      </w:r>
    </w:p>
    <w:p w:rsidRPr="00FF4A57" w:rsidR="00266852" w:rsidP="00FF4A57" w:rsidRDefault="00266852" w14:paraId="531FCA18" w14:textId="15236A96">
      <w:pPr>
        <w:spacing w:after="240" w:line="259" w:lineRule="auto"/>
        <w:jc w:val="both"/>
        <w:rPr>
          <w:rFonts w:cstheme="minorHAnsi"/>
          <w:sz w:val="22"/>
          <w:szCs w:val="22"/>
        </w:rPr>
      </w:pPr>
      <w:r w:rsidRPr="00FF4A57">
        <w:rPr>
          <w:rFonts w:cstheme="minorHAnsi"/>
          <w:noProof/>
          <w:sz w:val="22"/>
          <w:szCs w:val="22"/>
        </w:rPr>
        <w:lastRenderedPageBreak/>
        <mc:AlternateContent>
          <mc:Choice Requires="wps">
            <w:drawing>
              <wp:inline distT="0" distB="0" distL="0" distR="0" wp14:anchorId="0ABCBFA2" wp14:editId="50919377">
                <wp:extent cx="5902036" cy="1223159"/>
                <wp:effectExtent l="0" t="0" r="3810" b="0"/>
                <wp:docPr id="26" name="Caixa de Texto 26"/>
                <wp:cNvGraphicFramePr/>
                <a:graphic xmlns:a="http://schemas.openxmlformats.org/drawingml/2006/main">
                  <a:graphicData uri="http://schemas.microsoft.com/office/word/2010/wordprocessingShape">
                    <wps:wsp>
                      <wps:cNvSpPr txBox="1"/>
                      <wps:spPr>
                        <a:xfrm>
                          <a:off x="0" y="0"/>
                          <a:ext cx="5902036" cy="1223159"/>
                        </a:xfrm>
                        <a:prstGeom prst="rect">
                          <a:avLst/>
                        </a:prstGeom>
                        <a:solidFill>
                          <a:schemeClr val="accent6">
                            <a:lumMod val="20000"/>
                            <a:lumOff val="80000"/>
                          </a:schemeClr>
                        </a:solidFill>
                        <a:ln w="6350">
                          <a:noFill/>
                        </a:ln>
                      </wps:spPr>
                      <wps:txbx>
                        <w:txbxContent>
                          <w:p w:rsidRPr="003A3478" w:rsidR="008A2E3E" w:rsidP="003A3478" w:rsidRDefault="008A2E3E" w14:paraId="0598CAAC" w14:textId="404A0B03">
                            <w:pPr>
                              <w:spacing w:after="240" w:line="259" w:lineRule="auto"/>
                              <w:jc w:val="both"/>
                              <w:rPr>
                                <w:b/>
                                <w:sz w:val="22"/>
                              </w:rPr>
                            </w:pPr>
                            <w:r w:rsidRPr="003A3478">
                              <w:rPr>
                                <w:b/>
                                <w:sz w:val="22"/>
                              </w:rPr>
                              <w:t xml:space="preserve">Box 3: </w:t>
                            </w:r>
                            <w:r w:rsidRPr="003A3478">
                              <w:rPr>
                                <w:sz w:val="22"/>
                              </w:rPr>
                              <w:t>UNDP's energy access projects have significantly bolstered livelihoods, particularly for women, increasing income potential by up to 2.5 times. In India's Jharkhand State, solar stations facilitated by</w:t>
                            </w:r>
                            <w:r>
                              <w:rPr>
                                <w:sz w:val="22"/>
                              </w:rPr>
                              <w:t xml:space="preserve"> the</w:t>
                            </w:r>
                            <w:r w:rsidRPr="003A3478">
                              <w:rPr>
                                <w:sz w:val="22"/>
                              </w:rPr>
                              <w:t xml:space="preserve"> UNDP have empowered women-run micro-enterprises, enabling them to produce essential hygiene products while earning an income. Similarly, in Nepal's </w:t>
                            </w:r>
                            <w:proofErr w:type="spellStart"/>
                            <w:r w:rsidRPr="003A3478">
                              <w:rPr>
                                <w:sz w:val="22"/>
                              </w:rPr>
                              <w:t>Solta</w:t>
                            </w:r>
                            <w:proofErr w:type="spellEnd"/>
                            <w:r w:rsidRPr="003A3478">
                              <w:rPr>
                                <w:sz w:val="22"/>
                              </w:rPr>
                              <w:t xml:space="preserve"> Bazaar, a solar </w:t>
                            </w:r>
                            <w:proofErr w:type="spellStart"/>
                            <w:r w:rsidRPr="003A3478">
                              <w:rPr>
                                <w:sz w:val="22"/>
                              </w:rPr>
                              <w:t>minigrid</w:t>
                            </w:r>
                            <w:proofErr w:type="spellEnd"/>
                            <w:r w:rsidRPr="003A3478">
                              <w:rPr>
                                <w:sz w:val="22"/>
                              </w:rPr>
                              <w:t xml:space="preserve"> supported a health lab and an IT training center, providing crucial services and education, sparing women long journeys for medical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ixa de Texto 26" style="width:464.75pt;height:96.3pt;visibility:visible;mso-wrap-style:square;mso-left-percent:-10001;mso-top-percent:-10001;mso-position-horizontal:absolute;mso-position-horizontal-relative:char;mso-position-vertical:absolute;mso-position-vertical-relative:line;mso-left-percent:-10001;mso-top-percent:-10001;v-text-anchor:top" o:spid="_x0000_s1029"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" w14:anchorId="0ABCBFA2">
                <v:textbox>
                  <w:txbxContent>
                    <w:p w:rsidRPr="003A3478" w:rsidR="008A2E3E" w:rsidP="003A3478" w:rsidRDefault="008A2E3E" w14:paraId="0598CAAC" w14:textId="404A0B03">
                      <w:pPr>
                        <w:spacing w:after="240" w:line="259" w:lineRule="auto"/>
                        <w:jc w:val="both"/>
                        <w:rPr>
                          <w:b/>
                          <w:sz w:val="22"/>
                        </w:rPr>
                      </w:pPr>
                      <w:r w:rsidRPr="003A3478">
                        <w:rPr>
                          <w:b/>
                          <w:sz w:val="22"/>
                        </w:rPr>
                        <w:t xml:space="preserve">Box 3: </w:t>
                      </w:r>
                      <w:r w:rsidRPr="003A3478">
                        <w:rPr>
                          <w:sz w:val="22"/>
                        </w:rPr>
                        <w:t>UNDP's energy access projects have significantly bolstered livelihoods, particularly for women, increasing income potential by up to 2.5 times. In India's Jharkhand State, solar stations facilitated by</w:t>
                      </w:r>
                      <w:r>
                        <w:rPr>
                          <w:sz w:val="22"/>
                        </w:rPr>
                        <w:t xml:space="preserve"> the</w:t>
                      </w:r>
                      <w:r w:rsidRPr="003A3478">
                        <w:rPr>
                          <w:sz w:val="22"/>
                        </w:rPr>
                        <w:t xml:space="preserve"> UNDP have empowered women-run micro-enterprises, enabling them to produce essential hygiene products while earning an income. Similarly, in Nepal's </w:t>
                      </w:r>
                      <w:proofErr w:type="spellStart"/>
                      <w:r w:rsidRPr="003A3478">
                        <w:rPr>
                          <w:sz w:val="22"/>
                        </w:rPr>
                        <w:t>Solta</w:t>
                      </w:r>
                      <w:proofErr w:type="spellEnd"/>
                      <w:r w:rsidRPr="003A3478">
                        <w:rPr>
                          <w:sz w:val="22"/>
                        </w:rPr>
                        <w:t xml:space="preserve"> Bazaar, a solar </w:t>
                      </w:r>
                      <w:proofErr w:type="spellStart"/>
                      <w:r w:rsidRPr="003A3478">
                        <w:rPr>
                          <w:sz w:val="22"/>
                        </w:rPr>
                        <w:t>minigrid</w:t>
                      </w:r>
                      <w:proofErr w:type="spellEnd"/>
                      <w:r w:rsidRPr="003A3478">
                        <w:rPr>
                          <w:sz w:val="22"/>
                        </w:rPr>
                        <w:t xml:space="preserve"> supported a health lab and an IT training center, providing crucial services and education, sparing women long journeys for medical care.</w:t>
                      </w:r>
                    </w:p>
                  </w:txbxContent>
                </v:textbox>
                <w10:anchorlock/>
              </v:shape>
            </w:pict>
          </mc:Fallback>
        </mc:AlternateContent>
      </w:r>
    </w:p>
    <w:p w:rsidRPr="00FF4A57" w:rsidR="0048259C" w:rsidP="0048259C" w:rsidRDefault="0048259C" w14:paraId="2A1DC3BF" w14:textId="77777777">
      <w:pPr>
        <w:autoSpaceDE w:val="0"/>
        <w:autoSpaceDN w:val="0"/>
        <w:adjustRightInd w:val="0"/>
        <w:spacing w:after="240" w:line="259" w:lineRule="auto"/>
        <w:jc w:val="both"/>
        <w:rPr>
          <w:rFonts w:cstheme="minorHAnsi"/>
          <w:kern w:val="0"/>
          <w:sz w:val="22"/>
          <w:szCs w:val="22"/>
        </w:rPr>
      </w:pPr>
      <w:r w:rsidRPr="00FF4A57">
        <w:rPr>
          <w:rFonts w:cstheme="minorHAnsi"/>
          <w:noProof/>
          <w:sz w:val="22"/>
          <w:szCs w:val="22"/>
        </w:rPr>
        <mc:AlternateContent>
          <mc:Choice Requires="wps">
            <w:drawing>
              <wp:inline distT="0" distB="0" distL="0" distR="0" wp14:anchorId="2262B039" wp14:editId="3F0F46D6">
                <wp:extent cx="5902036" cy="1377538"/>
                <wp:effectExtent l="0" t="0" r="3810" b="0"/>
                <wp:docPr id="22" name="Caixa de Texto 22"/>
                <wp:cNvGraphicFramePr/>
                <a:graphic xmlns:a="http://schemas.openxmlformats.org/drawingml/2006/main">
                  <a:graphicData uri="http://schemas.microsoft.com/office/word/2010/wordprocessingShape">
                    <wps:wsp>
                      <wps:cNvSpPr txBox="1"/>
                      <wps:spPr>
                        <a:xfrm>
                          <a:off x="0" y="0"/>
                          <a:ext cx="5902036" cy="1377538"/>
                        </a:xfrm>
                        <a:prstGeom prst="rect">
                          <a:avLst/>
                        </a:prstGeom>
                        <a:solidFill>
                          <a:schemeClr val="accent6">
                            <a:lumMod val="20000"/>
                            <a:lumOff val="80000"/>
                          </a:schemeClr>
                        </a:solidFill>
                        <a:ln w="6350">
                          <a:noFill/>
                        </a:ln>
                      </wps:spPr>
                      <wps:txbx>
                        <w:txbxContent>
                          <w:p w:rsidRPr="003A3478" w:rsidR="008A2E3E" w:rsidP="0048259C" w:rsidRDefault="008A2E3E" w14:paraId="747EAF71" w14:textId="711926F1">
                            <w:pPr>
                              <w:spacing w:after="240" w:line="259" w:lineRule="auto"/>
                              <w:jc w:val="both"/>
                              <w:rPr>
                                <w:sz w:val="22"/>
                              </w:rPr>
                            </w:pPr>
                            <w:r w:rsidRPr="003A3478">
                              <w:rPr>
                                <w:b/>
                                <w:sz w:val="22"/>
                              </w:rPr>
                              <w:t>Box</w:t>
                            </w:r>
                            <w:r>
                              <w:rPr>
                                <w:b/>
                                <w:sz w:val="22"/>
                              </w:rPr>
                              <w:t xml:space="preserve"> 4</w:t>
                            </w:r>
                            <w:r w:rsidRPr="003A3478">
                              <w:rPr>
                                <w:b/>
                                <w:sz w:val="22"/>
                              </w:rPr>
                              <w:t>:</w:t>
                            </w:r>
                            <w:r w:rsidRPr="003A3478">
                              <w:rPr>
                                <w:sz w:val="22"/>
                              </w:rPr>
                              <w:t xml:space="preserve"> </w:t>
                            </w:r>
                            <w:r w:rsidRPr="003A3478">
                              <w:rPr>
                                <w:rFonts w:cstheme="minorHAnsi"/>
                                <w:sz w:val="22"/>
                              </w:rPr>
                              <w:t xml:space="preserve">The UN Women-Joint </w:t>
                            </w:r>
                            <w:proofErr w:type="spellStart"/>
                            <w:r w:rsidRPr="003A3478">
                              <w:rPr>
                                <w:rFonts w:cstheme="minorHAnsi"/>
                                <w:sz w:val="22"/>
                              </w:rPr>
                              <w:t>Programme</w:t>
                            </w:r>
                            <w:proofErr w:type="spellEnd"/>
                            <w:r w:rsidRPr="003A3478">
                              <w:rPr>
                                <w:rFonts w:cstheme="minorHAnsi"/>
                                <w:sz w:val="22"/>
                              </w:rPr>
                              <w:t>, initiated in Ethiopia in 2011, unites six UN agencies to bolster gender equality and women's empowerment. With a focus on all 11 regions, it aligns with Ethiopia's development frameworks, aiming to enhance women's income, education, and rights while promoting leadership. Supported by Sweden and Norway, the program includes interest-free loans and business skill development, creating a revolving fund for women's empowerment. Notably, the initiative has enabled women, to invest in an energy-saving cooking stove cooperative, fostering economic empowerment within their village and beyond.</w:t>
                            </w:r>
                            <w:r w:rsidRPr="003A3478">
                              <w:rPr>
                                <w:sz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ixa de Texto 22" style="width:464.75pt;height:108.45pt;visibility:visible;mso-wrap-style:square;mso-left-percent:-10001;mso-top-percent:-10001;mso-position-horizontal:absolute;mso-position-horizontal-relative:char;mso-position-vertical:absolute;mso-position-vertical-relative:line;mso-left-percent:-10001;mso-top-percent:-10001;v-text-anchor:top" o:spid="_x0000_s1030"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" w14:anchorId="2262B039">
                <v:textbox>
                  <w:txbxContent>
                    <w:p w:rsidRPr="003A3478" w:rsidR="008A2E3E" w:rsidP="0048259C" w:rsidRDefault="008A2E3E" w14:paraId="747EAF71" w14:textId="711926F1">
                      <w:pPr>
                        <w:spacing w:after="240" w:line="259" w:lineRule="auto"/>
                        <w:jc w:val="both"/>
                        <w:rPr>
                          <w:sz w:val="22"/>
                        </w:rPr>
                      </w:pPr>
                      <w:r w:rsidRPr="003A3478">
                        <w:rPr>
                          <w:b/>
                          <w:sz w:val="22"/>
                        </w:rPr>
                        <w:t>Box</w:t>
                      </w:r>
                      <w:r>
                        <w:rPr>
                          <w:b/>
                          <w:sz w:val="22"/>
                        </w:rPr>
                        <w:t xml:space="preserve"> 4</w:t>
                      </w:r>
                      <w:r w:rsidRPr="003A3478">
                        <w:rPr>
                          <w:b/>
                          <w:sz w:val="22"/>
                        </w:rPr>
                        <w:t>:</w:t>
                      </w:r>
                      <w:r w:rsidRPr="003A3478">
                        <w:rPr>
                          <w:sz w:val="22"/>
                        </w:rPr>
                        <w:t xml:space="preserve"> </w:t>
                      </w:r>
                      <w:r w:rsidRPr="003A3478">
                        <w:rPr>
                          <w:rFonts w:cstheme="minorHAnsi"/>
                          <w:sz w:val="22"/>
                        </w:rPr>
                        <w:t xml:space="preserve">The UN Women-Joint </w:t>
                      </w:r>
                      <w:proofErr w:type="spellStart"/>
                      <w:r w:rsidRPr="003A3478">
                        <w:rPr>
                          <w:rFonts w:cstheme="minorHAnsi"/>
                          <w:sz w:val="22"/>
                        </w:rPr>
                        <w:t>Programme</w:t>
                      </w:r>
                      <w:proofErr w:type="spellEnd"/>
                      <w:r w:rsidRPr="003A3478">
                        <w:rPr>
                          <w:rFonts w:cstheme="minorHAnsi"/>
                          <w:sz w:val="22"/>
                        </w:rPr>
                        <w:t>, initiated in Ethiopia in 2011, unites six UN agencies to bolster gender equality and women's empowerment. With a focus on all 11 regions, it aligns with Ethiopia's development frameworks, aiming to enhance women's income, education, and rights while promoting leadership. Supported by Sweden and Norway, the program includes interest-free loans and business skill development, creating a revolving fund for women's empowerment. Notably, the initiative has enabled women, to invest in an energy-saving cooking stove cooperative, fostering economic empowerment within their village and beyond.</w:t>
                      </w:r>
                      <w:r w:rsidRPr="003A3478">
                        <w:rPr>
                          <w:sz w:val="22"/>
                        </w:rPr>
                        <w:t xml:space="preserve"> </w:t>
                      </w:r>
                    </w:p>
                  </w:txbxContent>
                </v:textbox>
                <w10:anchorlock/>
              </v:shape>
            </w:pict>
          </mc:Fallback>
        </mc:AlternateContent>
      </w:r>
    </w:p>
    <w:p w:rsidR="0048259C" w:rsidP="00FF4A57" w:rsidRDefault="0048259C" w14:paraId="0DB96DCB" w14:textId="6B6E9DD6">
      <w:pPr>
        <w:autoSpaceDE w:val="0"/>
        <w:autoSpaceDN w:val="0"/>
        <w:adjustRightInd w:val="0"/>
        <w:spacing w:line="259" w:lineRule="auto"/>
        <w:jc w:val="both"/>
        <w:rPr>
          <w:rFonts w:cstheme="minorHAnsi"/>
          <w:sz w:val="22"/>
          <w:szCs w:val="22"/>
        </w:rPr>
      </w:pPr>
    </w:p>
    <w:p w:rsidRPr="00FF4A57" w:rsidR="0048259C" w:rsidP="00FF4A57" w:rsidRDefault="0048259C" w14:paraId="0DAA1E65" w14:textId="77777777">
      <w:pPr>
        <w:autoSpaceDE w:val="0"/>
        <w:autoSpaceDN w:val="0"/>
        <w:adjustRightInd w:val="0"/>
        <w:spacing w:line="259" w:lineRule="auto"/>
        <w:jc w:val="both"/>
        <w:rPr>
          <w:rFonts w:cstheme="minorHAnsi"/>
          <w:sz w:val="22"/>
          <w:szCs w:val="22"/>
        </w:rPr>
      </w:pPr>
    </w:p>
    <w:p w:rsidRPr="00FF4A57" w:rsidR="003142D9" w:rsidP="44B7E274" w:rsidRDefault="007F027F" w14:paraId="3EAF831F" w14:textId="7C93A69F">
      <w:pPr>
        <w:pStyle w:val="Heading4"/>
        <w:numPr>
          <w:ilvl w:val="2"/>
          <w:numId w:val="8"/>
        </w:numPr>
        <w:spacing w:after="240" w:line="259" w:lineRule="auto"/>
        <w:jc w:val="both"/>
        <w:rPr>
          <w:rFonts w:asciiTheme="minorHAnsi" w:hAnsiTheme="minorHAnsi" w:cstheme="minorBidi"/>
          <w:sz w:val="22"/>
          <w:szCs w:val="22"/>
        </w:rPr>
      </w:pPr>
      <w:bookmarkStart w:name="_Toc872940681" w:id="52"/>
      <w:r w:rsidRPr="44B7E274">
        <w:rPr>
          <w:rFonts w:asciiTheme="minorHAnsi" w:hAnsiTheme="minorHAnsi" w:cstheme="minorBidi"/>
          <w:sz w:val="22"/>
          <w:szCs w:val="22"/>
        </w:rPr>
        <w:t xml:space="preserve">Overcoming </w:t>
      </w:r>
      <w:r w:rsidRPr="44B7E274" w:rsidR="008A5BFA">
        <w:rPr>
          <w:rFonts w:asciiTheme="minorHAnsi" w:hAnsiTheme="minorHAnsi" w:cstheme="minorBidi"/>
          <w:sz w:val="22"/>
          <w:szCs w:val="22"/>
        </w:rPr>
        <w:t>Energy Access T</w:t>
      </w:r>
      <w:r w:rsidRPr="44B7E274" w:rsidR="003142D9">
        <w:rPr>
          <w:rFonts w:asciiTheme="minorHAnsi" w:hAnsiTheme="minorHAnsi" w:cstheme="minorBidi"/>
          <w:sz w:val="22"/>
          <w:szCs w:val="22"/>
        </w:rPr>
        <w:t>rade-offs</w:t>
      </w:r>
      <w:bookmarkEnd w:id="52"/>
    </w:p>
    <w:p w:rsidRPr="00FF4A57" w:rsidR="004474CC" w:rsidP="4B930FF3" w:rsidRDefault="78E6BA3D" w14:paraId="4DDE41B5" w14:textId="3D4C407F">
      <w:pPr>
        <w:spacing w:after="240" w:line="259" w:lineRule="auto"/>
        <w:jc w:val="both"/>
        <w:rPr>
          <w:sz w:val="22"/>
          <w:szCs w:val="22"/>
        </w:rPr>
      </w:pPr>
      <w:r w:rsidRPr="4B930FF3">
        <w:rPr>
          <w:b/>
          <w:bCs/>
          <w:sz w:val="22"/>
          <w:szCs w:val="22"/>
        </w:rPr>
        <w:t>Balancing Affordability and Sufficiency</w:t>
      </w:r>
      <w:r w:rsidRPr="4B930FF3" w:rsidR="7B19BBE7">
        <w:rPr>
          <w:sz w:val="22"/>
          <w:szCs w:val="22"/>
        </w:rPr>
        <w:t xml:space="preserve">: </w:t>
      </w:r>
      <w:r w:rsidRPr="4B930FF3" w:rsidR="33BF827D">
        <w:rPr>
          <w:sz w:val="22"/>
          <w:szCs w:val="22"/>
        </w:rPr>
        <w:t>Energy sufficiency and affordability pose challenges in transitioning to clean energy technologies, potentially leading to a return to polluting energy sources. Off-grid solutions, with low capacities, might fail to meet surging demand, necessitating a reliance on polluting fuels. The lack of reliable energy availability can breed dissatisfaction among users, eroding confidence in clean energy sources. A similar dilemma arises in clean cooking: high upfront costs and unreliable LPG supply hinder rural communities from abandoning biomass</w:t>
      </w:r>
      <w:r w:rsidRPr="4B930FF3" w:rsidR="179A40A5">
        <w:rPr>
          <w:sz w:val="22"/>
          <w:szCs w:val="22"/>
        </w:rPr>
        <w:t xml:space="preserve"> (</w:t>
      </w:r>
      <w:commentRangeStart w:id="53"/>
      <w:r w:rsidRPr="4B930FF3" w:rsidR="179A40A5">
        <w:rPr>
          <w:sz w:val="22"/>
          <w:szCs w:val="22"/>
        </w:rPr>
        <w:t>UCL, 2021</w:t>
      </w:r>
      <w:commentRangeEnd w:id="53"/>
      <w:r w:rsidRPr="00FF4A57" w:rsidR="00C05455">
        <w:rPr>
          <w:rStyle w:val="CommentReference"/>
          <w:rFonts w:cstheme="minorHAnsi"/>
          <w:sz w:val="22"/>
          <w:szCs w:val="22"/>
        </w:rPr>
        <w:commentReference w:id="53"/>
      </w:r>
      <w:r w:rsidRPr="4B930FF3" w:rsidR="179A40A5">
        <w:rPr>
          <w:sz w:val="22"/>
          <w:szCs w:val="22"/>
        </w:rPr>
        <w:t xml:space="preserve">). </w:t>
      </w:r>
      <w:r w:rsidRPr="4B930FF3" w:rsidR="6DE530FD">
        <w:rPr>
          <w:sz w:val="22"/>
          <w:szCs w:val="22"/>
        </w:rPr>
        <w:t xml:space="preserve">The United Nations Joint </w:t>
      </w:r>
      <w:proofErr w:type="spellStart"/>
      <w:r w:rsidRPr="4B930FF3" w:rsidR="6DE530FD">
        <w:rPr>
          <w:sz w:val="22"/>
          <w:szCs w:val="22"/>
        </w:rPr>
        <w:t>Programme</w:t>
      </w:r>
      <w:proofErr w:type="spellEnd"/>
      <w:r w:rsidRPr="4B930FF3" w:rsidR="6DE530FD">
        <w:rPr>
          <w:sz w:val="22"/>
          <w:szCs w:val="22"/>
        </w:rPr>
        <w:t xml:space="preserve"> for Sustainable Charcoal Reduction and Alternative Livelihoods (</w:t>
      </w:r>
      <w:commentRangeStart w:id="54"/>
      <w:r w:rsidRPr="4B930FF3" w:rsidR="6DE530FD">
        <w:rPr>
          <w:sz w:val="22"/>
          <w:szCs w:val="22"/>
        </w:rPr>
        <w:t>PROSCAL</w:t>
      </w:r>
      <w:commentRangeEnd w:id="54"/>
      <w:r w:rsidRPr="00FF4A57" w:rsidR="00A25F5A">
        <w:rPr>
          <w:rStyle w:val="CommentReference"/>
          <w:rFonts w:cstheme="minorHAnsi"/>
          <w:sz w:val="22"/>
          <w:szCs w:val="22"/>
        </w:rPr>
        <w:commentReference w:id="54"/>
      </w:r>
      <w:r w:rsidRPr="4B930FF3" w:rsidR="6DE530FD">
        <w:rPr>
          <w:sz w:val="22"/>
          <w:szCs w:val="22"/>
        </w:rPr>
        <w:t>), implemented an integrated approach for the reduction of charcoal consumption in Somalia (</w:t>
      </w:r>
      <w:commentRangeStart w:id="55"/>
      <w:r w:rsidRPr="00375F98" w:rsidR="6DE530FD">
        <w:rPr>
          <w:b/>
          <w:bCs/>
          <w:sz w:val="22"/>
          <w:szCs w:val="22"/>
          <w:highlight w:val="yellow"/>
        </w:rPr>
        <w:t xml:space="preserve">Box </w:t>
      </w:r>
      <w:r w:rsidRPr="00375F98" w:rsidR="4FA4BC48">
        <w:rPr>
          <w:b/>
          <w:bCs/>
          <w:sz w:val="22"/>
          <w:szCs w:val="22"/>
          <w:highlight w:val="yellow"/>
        </w:rPr>
        <w:t>5</w:t>
      </w:r>
      <w:commentRangeEnd w:id="55"/>
      <w:r w:rsidRPr="00375F98" w:rsidR="004474CC">
        <w:rPr>
          <w:rStyle w:val="CommentReference"/>
          <w:rFonts w:cstheme="minorHAnsi"/>
          <w:b/>
          <w:sz w:val="22"/>
          <w:szCs w:val="22"/>
          <w:highlight w:val="yellow"/>
        </w:rPr>
        <w:commentReference w:id="55"/>
      </w:r>
      <w:r w:rsidRPr="00375F98" w:rsidR="6DE530FD">
        <w:rPr>
          <w:sz w:val="22"/>
          <w:szCs w:val="22"/>
          <w:highlight w:val="yellow"/>
        </w:rPr>
        <w:t>).</w:t>
      </w:r>
      <w:r w:rsidRPr="4B930FF3" w:rsidR="6DE530FD">
        <w:rPr>
          <w:sz w:val="22"/>
          <w:szCs w:val="22"/>
        </w:rPr>
        <w:t xml:space="preserve"> </w:t>
      </w:r>
    </w:p>
    <w:p w:rsidR="004474CC" w:rsidP="4B930FF3" w:rsidRDefault="7104C44E" w14:paraId="7E89589B" w14:textId="22EFB3BF">
      <w:pPr>
        <w:spacing w:after="240" w:line="259" w:lineRule="auto"/>
        <w:jc w:val="both"/>
        <w:rPr>
          <w:sz w:val="22"/>
          <w:szCs w:val="22"/>
        </w:rPr>
      </w:pPr>
      <w:r w:rsidRPr="4B930FF3">
        <w:rPr>
          <w:sz w:val="22"/>
          <w:szCs w:val="22"/>
        </w:rPr>
        <w:t>On the contrary, increased access to affordable, reliable energy can inadvertently foster wasteful water consumption and overexploitation of resources, known as the "rebound effect"</w:t>
      </w:r>
      <w:r w:rsidRPr="4B930FF3" w:rsidR="482C198A">
        <w:rPr>
          <w:sz w:val="22"/>
          <w:szCs w:val="22"/>
        </w:rPr>
        <w:t xml:space="preserve">. For instance, </w:t>
      </w:r>
      <w:r w:rsidRPr="4B930FF3" w:rsidR="482C198A">
        <w:rPr>
          <w:kern w:val="0"/>
          <w:sz w:val="22"/>
          <w:szCs w:val="22"/>
        </w:rPr>
        <w:t>unconventional water supply options such as desalination are highly energy-intensive</w:t>
      </w:r>
      <w:r w:rsidRPr="4B930FF3">
        <w:rPr>
          <w:sz w:val="22"/>
          <w:szCs w:val="22"/>
        </w:rPr>
        <w:t xml:space="preserve"> (</w:t>
      </w:r>
      <w:commentRangeStart w:id="56"/>
      <w:r w:rsidRPr="4B930FF3">
        <w:rPr>
          <w:sz w:val="22"/>
          <w:szCs w:val="22"/>
        </w:rPr>
        <w:t>ICSU, 2017</w:t>
      </w:r>
      <w:commentRangeEnd w:id="56"/>
      <w:r w:rsidRPr="00FF4A57" w:rsidR="00BF4A2E">
        <w:rPr>
          <w:rStyle w:val="CommentReference"/>
          <w:rFonts w:cstheme="minorHAnsi"/>
          <w:sz w:val="22"/>
          <w:szCs w:val="22"/>
        </w:rPr>
        <w:commentReference w:id="56"/>
      </w:r>
      <w:r w:rsidRPr="4B930FF3">
        <w:rPr>
          <w:sz w:val="22"/>
          <w:szCs w:val="22"/>
        </w:rPr>
        <w:t>). This phenomenon extends to agricultural practices. Strategies focused on energy sufficiency measures, affordability mechanism, and capacity building have shown promise in mitigating these rebound effects</w:t>
      </w:r>
      <w:r w:rsidRPr="4B930FF3" w:rsidR="179A40A5">
        <w:rPr>
          <w:sz w:val="22"/>
          <w:szCs w:val="22"/>
        </w:rPr>
        <w:t xml:space="preserve"> (</w:t>
      </w:r>
      <w:commentRangeStart w:id="57"/>
      <w:r w:rsidRPr="4B930FF3" w:rsidR="179A40A5">
        <w:rPr>
          <w:sz w:val="22"/>
          <w:szCs w:val="22"/>
        </w:rPr>
        <w:t>WBG, 2017</w:t>
      </w:r>
      <w:commentRangeEnd w:id="57"/>
      <w:r w:rsidRPr="00FF4A57" w:rsidR="00C05455">
        <w:rPr>
          <w:rStyle w:val="CommentReference"/>
          <w:rFonts w:cstheme="minorHAnsi"/>
          <w:sz w:val="22"/>
          <w:szCs w:val="22"/>
        </w:rPr>
        <w:commentReference w:id="57"/>
      </w:r>
      <w:r w:rsidRPr="4B930FF3" w:rsidR="179A40A5">
        <w:rPr>
          <w:sz w:val="22"/>
          <w:szCs w:val="22"/>
        </w:rPr>
        <w:t>) (</w:t>
      </w:r>
      <w:commentRangeStart w:id="58"/>
      <w:r w:rsidRPr="4B930FF3" w:rsidR="179A40A5">
        <w:rPr>
          <w:sz w:val="22"/>
          <w:szCs w:val="22"/>
        </w:rPr>
        <w:t>WLPGA, 2018</w:t>
      </w:r>
      <w:commentRangeEnd w:id="58"/>
      <w:r w:rsidRPr="00FF4A57" w:rsidR="00C05455">
        <w:rPr>
          <w:rStyle w:val="CommentReference"/>
          <w:rFonts w:cstheme="minorHAnsi"/>
          <w:sz w:val="22"/>
          <w:szCs w:val="22"/>
        </w:rPr>
        <w:commentReference w:id="58"/>
      </w:r>
      <w:r w:rsidRPr="4B930FF3" w:rsidR="179A40A5">
        <w:rPr>
          <w:sz w:val="22"/>
          <w:szCs w:val="22"/>
        </w:rPr>
        <w:t>).</w:t>
      </w:r>
    </w:p>
    <w:p w:rsidR="003912CD" w:rsidP="4B930FF3" w:rsidRDefault="003912CD" w14:paraId="7AE16B6A" w14:textId="77777777">
      <w:pPr>
        <w:spacing w:after="240" w:line="259" w:lineRule="auto"/>
        <w:jc w:val="both"/>
        <w:rPr>
          <w:sz w:val="22"/>
          <w:szCs w:val="22"/>
        </w:rPr>
      </w:pPr>
    </w:p>
    <w:p w:rsidR="003912CD" w:rsidP="4B930FF3" w:rsidRDefault="003912CD" w14:paraId="776554EF" w14:textId="77777777">
      <w:pPr>
        <w:spacing w:after="240" w:line="259" w:lineRule="auto"/>
        <w:jc w:val="both"/>
        <w:rPr>
          <w:sz w:val="22"/>
          <w:szCs w:val="22"/>
        </w:rPr>
      </w:pPr>
    </w:p>
    <w:p w:rsidR="003912CD" w:rsidP="4B930FF3" w:rsidRDefault="003912CD" w14:paraId="734BEBE8" w14:textId="77777777">
      <w:pPr>
        <w:spacing w:after="240" w:line="259" w:lineRule="auto"/>
        <w:jc w:val="both"/>
        <w:rPr>
          <w:sz w:val="22"/>
          <w:szCs w:val="22"/>
        </w:rPr>
      </w:pPr>
    </w:p>
    <w:p w:rsidR="003912CD" w:rsidP="4B930FF3" w:rsidRDefault="003912CD" w14:paraId="795BCCFF" w14:textId="77777777">
      <w:pPr>
        <w:spacing w:after="240" w:line="259" w:lineRule="auto"/>
        <w:jc w:val="both"/>
        <w:rPr>
          <w:sz w:val="22"/>
          <w:szCs w:val="22"/>
        </w:rPr>
      </w:pPr>
    </w:p>
    <w:p w:rsidR="001C449A" w:rsidP="001C449A" w:rsidRDefault="001C449A" w14:paraId="46CA4634" w14:textId="7CB406F6">
      <w:pPr>
        <w:pStyle w:val="Caption"/>
        <w:keepNext/>
      </w:pPr>
      <w:r>
        <w:lastRenderedPageBreak/>
        <w:t xml:space="preserve">Case Study </w:t>
      </w:r>
      <w:r>
        <w:fldChar w:fldCharType="begin"/>
      </w:r>
      <w:r>
        <w:instrText xml:space="preserve"> SEQ Case_Study \* ARABIC </w:instrText>
      </w:r>
      <w:r>
        <w:fldChar w:fldCharType="separate"/>
      </w:r>
      <w:r>
        <w:rPr>
          <w:noProof/>
        </w:rPr>
        <w:t>1</w:t>
      </w:r>
      <w:r>
        <w:fldChar w:fldCharType="end"/>
      </w:r>
      <w:r>
        <w:t xml:space="preserve">: RBA: </w:t>
      </w:r>
      <w:r w:rsidRPr="00FA0EFE">
        <w:t>United Nations Joint Program for Sustainable Charcoal Reduction and Alternative Livelihoods (PROSCAL)</w:t>
      </w:r>
    </w:p>
    <w:tbl>
      <w:tblPr>
        <w:tblStyle w:val="TableGrid"/>
        <w:tblW w:w="0" w:type="auto"/>
        <w:tblLook w:val="04A0" w:firstRow="1" w:lastRow="0" w:firstColumn="1" w:lastColumn="0" w:noHBand="0" w:noVBand="1"/>
      </w:tblPr>
      <w:tblGrid>
        <w:gridCol w:w="9350"/>
      </w:tblGrid>
      <w:tr w:rsidR="003912CD" w:rsidTr="003912CD" w14:paraId="5AB496E7" w14:textId="77777777">
        <w:tc>
          <w:tcPr>
            <w:tcW w:w="9350" w:type="dxa"/>
            <w:tcBorders>
              <w:top w:val="nil"/>
              <w:left w:val="nil"/>
              <w:bottom w:val="nil"/>
              <w:right w:val="nil"/>
            </w:tcBorders>
            <w:shd w:val="clear" w:color="auto" w:fill="A8D08D" w:themeFill="accent6" w:themeFillTint="99"/>
          </w:tcPr>
          <w:p w:rsidR="007C6C49" w:rsidP="007C6C49" w:rsidRDefault="007C6C49" w14:paraId="479130D1" w14:textId="61C8F53D">
            <w:pPr>
              <w:pStyle w:val="Heading4"/>
              <w:keepNext w:val="0"/>
              <w:rPr>
                <w:b/>
              </w:rPr>
            </w:pPr>
            <w:bookmarkStart w:name="_Toc160228527" w:id="59"/>
            <w:bookmarkStart w:name="_Toc164955196" w:id="60"/>
            <w:r w:rsidRPr="007D034B">
              <w:rPr>
                <w:rStyle w:val="Heading4Char"/>
                <w:b/>
                <w:bCs/>
              </w:rPr>
              <w:t xml:space="preserve">Case Study: </w:t>
            </w:r>
            <w:r w:rsidRPr="001109C5" w:rsidR="001109C5">
              <w:rPr>
                <w:b/>
                <w:bCs/>
              </w:rPr>
              <w:t>RBA: United Nations Joint Program for Sustainable Charcoal Reduction and Alternative Livelihoods (PROSCAL)</w:t>
            </w:r>
            <w:bookmarkEnd w:id="59"/>
            <w:bookmarkEnd w:id="60"/>
          </w:p>
          <w:p w:rsidR="007C6C49" w:rsidP="007C6C49" w:rsidRDefault="007C6C49" w14:paraId="280AA163" w14:textId="78AABD8A">
            <w:pPr>
              <w:jc w:val="both"/>
              <w:rPr>
                <w:rStyle w:val="Emphasis"/>
              </w:rPr>
            </w:pPr>
            <w:r>
              <w:rPr>
                <w:rStyle w:val="Emphasis"/>
              </w:rPr>
              <w:t xml:space="preserve">Location: </w:t>
            </w:r>
            <w:r>
              <w:rPr>
                <w:rStyle w:val="Emphasis"/>
              </w:rPr>
              <w:t>Somalia</w:t>
            </w:r>
          </w:p>
          <w:p w:rsidR="001109C5" w:rsidP="007C6C49" w:rsidRDefault="001109C5" w14:paraId="4D60DF43" w14:textId="77777777">
            <w:pPr>
              <w:jc w:val="both"/>
              <w:rPr>
                <w:rStyle w:val="Emphasis"/>
              </w:rPr>
            </w:pPr>
          </w:p>
          <w:p w:rsidR="001109C5" w:rsidP="001109C5" w:rsidRDefault="001109C5" w14:paraId="19708915" w14:textId="5697A4C9">
            <w:pPr>
              <w:jc w:val="both"/>
            </w:pPr>
            <w:hyperlink w:history="1" r:id="rId16">
              <w:r w:rsidRPr="00BF035A">
                <w:rPr>
                  <w:rStyle w:val="Hyperlink"/>
                </w:rPr>
                <w:t>https://info.undp.org/docs/pdc/Documents/SOM/PROSCAL-%20PIP%20-%202016.pdf</w:t>
              </w:r>
            </w:hyperlink>
            <w:r>
              <w:t xml:space="preserve"> </w:t>
            </w:r>
          </w:p>
          <w:p w:rsidR="007C6C49" w:rsidP="001109C5" w:rsidRDefault="001109C5" w14:paraId="71FAE5A2" w14:textId="4F472AEA">
            <w:pPr>
              <w:jc w:val="both"/>
            </w:pPr>
            <w:hyperlink w:history="1" r:id="rId17">
              <w:r w:rsidRPr="00BF035A">
                <w:rPr>
                  <w:rStyle w:val="Hyperlink"/>
                </w:rPr>
                <w:t>https://open.undp.org/projects/00085377</w:t>
              </w:r>
            </w:hyperlink>
            <w:r>
              <w:t xml:space="preserve"> </w:t>
            </w:r>
          </w:p>
          <w:p w:rsidR="001109C5" w:rsidP="001109C5" w:rsidRDefault="001109C5" w14:paraId="7E5EE7D8" w14:textId="77777777">
            <w:pPr>
              <w:jc w:val="both"/>
            </w:pPr>
          </w:p>
          <w:p w:rsidRPr="003912CD" w:rsidR="003912CD" w:rsidP="007C6C49" w:rsidRDefault="001109C5" w14:paraId="4FD5DE0E" w14:textId="75751EFE">
            <w:pPr>
              <w:spacing w:after="240" w:line="259" w:lineRule="auto"/>
              <w:jc w:val="both"/>
              <w:rPr>
                <w:rFonts w:cstheme="minorHAnsi"/>
                <w:sz w:val="22"/>
              </w:rPr>
            </w:pPr>
            <w:r w:rsidRPr="001109C5">
              <w:t>The United Nations Joint Program for Sustainable Charcoal Reduction and Alternative Livelihoods (PROSCAL) ran from 2016 to 2022 with the objective of reducing unsustainable charcoal production, trade, and usage in Somalia. It sought to bolster energy security and livelihoods by engaging stakeholders, enforcing trade bans, developing alternative energy, transitioning charcoal practices, and promoting reforestation. PROSCAL's interventions aimed to create local economic opportunities, diminish poverty, halt environmental degradation, improve energy security, foster resilience among vulnerable groups, diversify energy sources, mitigate conflict, and promote peace and development</w:t>
            </w:r>
            <w:r w:rsidRPr="003A3478" w:rsidR="003912CD">
              <w:rPr>
                <w:rFonts w:cstheme="minorHAnsi"/>
                <w:sz w:val="22"/>
              </w:rPr>
              <w:t>.</w:t>
            </w:r>
          </w:p>
        </w:tc>
      </w:tr>
    </w:tbl>
    <w:p w:rsidRPr="00FF4A57" w:rsidR="003912CD" w:rsidP="4B930FF3" w:rsidRDefault="003912CD" w14:paraId="5904F93A" w14:textId="77777777">
      <w:pPr>
        <w:spacing w:after="240" w:line="259" w:lineRule="auto"/>
        <w:jc w:val="both"/>
        <w:rPr>
          <w:sz w:val="22"/>
          <w:szCs w:val="22"/>
        </w:rPr>
      </w:pPr>
    </w:p>
    <w:p w:rsidRPr="00FF4A57" w:rsidR="000A7C75" w:rsidP="00FF4A57" w:rsidRDefault="004474CC" w14:paraId="16E78820" w14:textId="7CBDEF0E">
      <w:pPr>
        <w:spacing w:after="240" w:line="259" w:lineRule="auto"/>
        <w:jc w:val="both"/>
        <w:rPr>
          <w:rFonts w:cstheme="minorHAnsi"/>
          <w:sz w:val="22"/>
          <w:szCs w:val="22"/>
        </w:rPr>
      </w:pPr>
      <w:r w:rsidRPr="00FF4A57">
        <w:rPr>
          <w:rFonts w:cstheme="minorHAnsi"/>
          <w:noProof/>
          <w:sz w:val="22"/>
          <w:szCs w:val="22"/>
        </w:rPr>
        <mc:AlternateContent>
          <mc:Choice Requires="wps">
            <w:drawing>
              <wp:inline distT="0" distB="0" distL="0" distR="0" wp14:anchorId="1D88DDE8" wp14:editId="31636929">
                <wp:extent cx="5902036" cy="1604514"/>
                <wp:effectExtent l="0" t="0" r="3810" b="0"/>
                <wp:docPr id="5" name="Caixa de Texto 5"/>
                <wp:cNvGraphicFramePr/>
                <a:graphic xmlns:a="http://schemas.openxmlformats.org/drawingml/2006/main">
                  <a:graphicData uri="http://schemas.microsoft.com/office/word/2010/wordprocessingShape">
                    <wps:wsp>
                      <wps:cNvSpPr txBox="1"/>
                      <wps:spPr>
                        <a:xfrm>
                          <a:off x="0" y="0"/>
                          <a:ext cx="5902036" cy="1604514"/>
                        </a:xfrm>
                        <a:prstGeom prst="rect">
                          <a:avLst/>
                        </a:prstGeom>
                        <a:solidFill>
                          <a:schemeClr val="accent6">
                            <a:lumMod val="20000"/>
                            <a:lumOff val="80000"/>
                          </a:schemeClr>
                        </a:solidFill>
                        <a:ln w="6350">
                          <a:noFill/>
                        </a:ln>
                      </wps:spPr>
                      <wps:txbx>
                        <w:txbxContent>
                          <w:p w:rsidRPr="003A3478" w:rsidR="008A2E3E" w:rsidDel="003912CD" w:rsidP="003A3478" w:rsidRDefault="008A2E3E" w14:paraId="32DC4150" w14:textId="40C4ECF7">
                            <w:pPr>
                              <w:spacing w:after="240" w:line="259" w:lineRule="auto"/>
                              <w:jc w:val="both"/>
                              <w:rPr>
                                <w:del w:author="Danae franco Lopera" w:date="2024-05-13T13:44:00Z" w16du:dateUtc="2024-05-13T16:44:00Z" w:id="61"/>
                                <w:rFonts w:cstheme="minorHAnsi"/>
                                <w:sz w:val="22"/>
                              </w:rPr>
                            </w:pPr>
                            <w:del w:author="Danae franco Lopera" w:date="2024-05-13T13:44:00Z" w16du:dateUtc="2024-05-13T16:44:00Z" w:id="62">
                              <w:r w:rsidRPr="003A3478" w:rsidDel="003912CD">
                                <w:rPr>
                                  <w:rFonts w:cstheme="minorHAnsi"/>
                                  <w:b/>
                                  <w:sz w:val="22"/>
                                </w:rPr>
                                <w:delText xml:space="preserve">Box </w:delText>
                              </w:r>
                              <w:r w:rsidDel="003912CD">
                                <w:rPr>
                                  <w:rFonts w:cstheme="minorHAnsi"/>
                                  <w:b/>
                                  <w:sz w:val="22"/>
                                </w:rPr>
                                <w:delText>5</w:delText>
                              </w:r>
                              <w:r w:rsidRPr="003A3478" w:rsidDel="003912CD">
                                <w:rPr>
                                  <w:rFonts w:cstheme="minorHAnsi"/>
                                  <w:b/>
                                  <w:sz w:val="22"/>
                                </w:rPr>
                                <w:delText>:</w:delText>
                              </w:r>
                              <w:r w:rsidRPr="003A3478" w:rsidDel="003912CD">
                                <w:rPr>
                                  <w:rFonts w:cstheme="minorHAnsi"/>
                                  <w:sz w:val="22"/>
                                </w:rPr>
                                <w:delText xml:space="preserve"> The United Nations Joint Program for Sustainable Charcoal Reduction and Alternative Livelihoods (PROSCAL</w:delText>
                              </w:r>
                              <w:r w:rsidRPr="003A3478" w:rsidDel="003912CD">
                                <w:rPr>
                                  <w:rStyle w:val="CommentReference"/>
                                  <w:rFonts w:cstheme="minorHAnsi"/>
                                  <w:sz w:val="22"/>
                                  <w:szCs w:val="24"/>
                                </w:rPr>
                                <w:annotationRef/>
                              </w:r>
                              <w:r w:rsidRPr="003A3478" w:rsidDel="003912CD">
                                <w:rPr>
                                  <w:rFonts w:cstheme="minorHAnsi"/>
                                  <w:sz w:val="22"/>
                                </w:rPr>
                                <w:delText xml:space="preserve">) ran from 2016 to 2022 with the objective of reducing unsustainable charcoal production, trade, and usage in Somalia. </w:delText>
                              </w:r>
                              <w:r w:rsidRPr="008C5CEC" w:rsidDel="003912CD">
                                <w:rPr>
                                  <w:rFonts w:cstheme="minorHAnsi"/>
                                  <w:sz w:val="22"/>
                                </w:rPr>
                                <w:delText>It sought to bolster energy security and livelihoods by engaging stakeholders, enforcing trade bans, developing alternative energy, transitioning charcoal practices, and promoting reforestation</w:delText>
                              </w:r>
                              <w:r w:rsidRPr="003A3478" w:rsidDel="003912CD">
                                <w:rPr>
                                  <w:rFonts w:cstheme="minorHAnsi"/>
                                  <w:sz w:val="22"/>
                                </w:rPr>
                                <w:delText xml:space="preserve">. PROSCAL's interventions </w:delText>
                              </w:r>
                              <w:r w:rsidDel="003912CD">
                                <w:rPr>
                                  <w:rFonts w:cstheme="minorHAnsi"/>
                                  <w:sz w:val="22"/>
                                </w:rPr>
                                <w:delText>aimed</w:delText>
                              </w:r>
                              <w:r w:rsidRPr="003A3478" w:rsidDel="003912CD">
                                <w:rPr>
                                  <w:rFonts w:cstheme="minorHAnsi"/>
                                  <w:sz w:val="22"/>
                                </w:rPr>
                                <w:delText xml:space="preserve"> to create local economic opportunities, diminish poverty, halt environmental degradation, improve energy security, foster resilience among vulnerable groups, diversify energy sources, mitigate conflict, and promote peace and development.</w:delText>
                              </w:r>
                            </w:del>
                            <w:r w:rsidR="003912CD">
                              <w:rPr>
                                <w:rFonts w:cstheme="minorHAnsi"/>
                                <w:sz w:val="22"/>
                              </w:rPr>
                              <w:t xml:space="preserve"> </w:t>
                            </w:r>
                          </w:p>
                          <w:p w:rsidR="008A2E3E" w:rsidRDefault="008A2E3E" w14:paraId="7D19C677"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ixa de Texto 5" style="width:464.75pt;height:126.35pt;visibility:visible;mso-wrap-style:square;mso-left-percent:-10001;mso-top-percent:-10001;mso-position-horizontal:absolute;mso-position-horizontal-relative:char;mso-position-vertical:absolute;mso-position-vertical-relative:line;mso-left-percent:-10001;mso-top-percent:-10001;v-text-anchor:top" o:spid="_x0000_s1031"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" w14:anchorId="1D88DDE8">
                <v:textbox>
                  <w:txbxContent>
                    <w:p w:rsidRPr="003A3478" w:rsidR="008A2E3E" w:rsidDel="003912CD" w:rsidP="003A3478" w:rsidRDefault="008A2E3E" w14:paraId="32DC4150" w14:textId="40C4ECF7">
                      <w:pPr>
                        <w:spacing w:after="240" w:line="259" w:lineRule="auto"/>
                        <w:jc w:val="both"/>
                        <w:rPr>
                          <w:del w:author="Danae franco Lopera" w:date="2024-05-13T13:44:00Z" w16du:dateUtc="2024-05-13T16:44:00Z" w:id="63"/>
                          <w:rFonts w:cstheme="minorHAnsi"/>
                          <w:sz w:val="22"/>
                        </w:rPr>
                      </w:pPr>
                      <w:del w:author="Danae franco Lopera" w:date="2024-05-13T13:44:00Z" w16du:dateUtc="2024-05-13T16:44:00Z" w:id="64">
                        <w:r w:rsidRPr="003A3478" w:rsidDel="003912CD">
                          <w:rPr>
                            <w:rFonts w:cstheme="minorHAnsi"/>
                            <w:b/>
                            <w:sz w:val="22"/>
                          </w:rPr>
                          <w:delText xml:space="preserve">Box </w:delText>
                        </w:r>
                        <w:r w:rsidDel="003912CD">
                          <w:rPr>
                            <w:rFonts w:cstheme="minorHAnsi"/>
                            <w:b/>
                            <w:sz w:val="22"/>
                          </w:rPr>
                          <w:delText>5</w:delText>
                        </w:r>
                        <w:r w:rsidRPr="003A3478" w:rsidDel="003912CD">
                          <w:rPr>
                            <w:rFonts w:cstheme="minorHAnsi"/>
                            <w:b/>
                            <w:sz w:val="22"/>
                          </w:rPr>
                          <w:delText>:</w:delText>
                        </w:r>
                        <w:r w:rsidRPr="003A3478" w:rsidDel="003912CD">
                          <w:rPr>
                            <w:rFonts w:cstheme="minorHAnsi"/>
                            <w:sz w:val="22"/>
                          </w:rPr>
                          <w:delText xml:space="preserve"> The United Nations Joint Program for Sustainable Charcoal Reduction and Alternative Livelihoods (PROSCAL</w:delText>
                        </w:r>
                        <w:r w:rsidRPr="003A3478" w:rsidDel="003912CD">
                          <w:rPr>
                            <w:rStyle w:val="CommentReference"/>
                            <w:rFonts w:cstheme="minorHAnsi"/>
                            <w:sz w:val="22"/>
                            <w:szCs w:val="24"/>
                          </w:rPr>
                          <w:annotationRef/>
                        </w:r>
                        <w:r w:rsidRPr="003A3478" w:rsidDel="003912CD">
                          <w:rPr>
                            <w:rFonts w:cstheme="minorHAnsi"/>
                            <w:sz w:val="22"/>
                          </w:rPr>
                          <w:delText xml:space="preserve">) ran from 2016 to 2022 with the objective of reducing unsustainable charcoal production, trade, and usage in Somalia. </w:delText>
                        </w:r>
                        <w:r w:rsidRPr="008C5CEC" w:rsidDel="003912CD">
                          <w:rPr>
                            <w:rFonts w:cstheme="minorHAnsi"/>
                            <w:sz w:val="22"/>
                          </w:rPr>
                          <w:delText>It sought to bolster energy security and livelihoods by engaging stakeholders, enforcing trade bans, developing alternative energy, transitioning charcoal practices, and promoting reforestation</w:delText>
                        </w:r>
                        <w:r w:rsidRPr="003A3478" w:rsidDel="003912CD">
                          <w:rPr>
                            <w:rFonts w:cstheme="minorHAnsi"/>
                            <w:sz w:val="22"/>
                          </w:rPr>
                          <w:delText xml:space="preserve">. PROSCAL's interventions </w:delText>
                        </w:r>
                        <w:r w:rsidDel="003912CD">
                          <w:rPr>
                            <w:rFonts w:cstheme="minorHAnsi"/>
                            <w:sz w:val="22"/>
                          </w:rPr>
                          <w:delText>aimed</w:delText>
                        </w:r>
                        <w:r w:rsidRPr="003A3478" w:rsidDel="003912CD">
                          <w:rPr>
                            <w:rFonts w:cstheme="minorHAnsi"/>
                            <w:sz w:val="22"/>
                          </w:rPr>
                          <w:delText xml:space="preserve"> to create local economic opportunities, diminish poverty, halt environmental degradation, improve energy security, foster resilience among vulnerable groups, diversify energy sources, mitigate conflict, and promote peace and development.</w:delText>
                        </w:r>
                      </w:del>
                      <w:r w:rsidR="003912CD">
                        <w:rPr>
                          <w:rFonts w:cstheme="minorHAnsi"/>
                          <w:sz w:val="22"/>
                        </w:rPr>
                        <w:t xml:space="preserve"> </w:t>
                      </w:r>
                    </w:p>
                    <w:p w:rsidR="008A2E3E" w:rsidRDefault="008A2E3E" w14:paraId="7D19C677" w14:textId="77777777"/>
                  </w:txbxContent>
                </v:textbox>
                <w10:anchorlock/>
              </v:shape>
            </w:pict>
          </mc:Fallback>
        </mc:AlternateContent>
      </w:r>
      <w:r w:rsidRPr="00FF4A57" w:rsidR="00BF4A2E">
        <w:rPr>
          <w:rFonts w:cstheme="minorHAnsi"/>
          <w:sz w:val="22"/>
          <w:szCs w:val="22"/>
        </w:rPr>
        <w:t xml:space="preserve"> </w:t>
      </w:r>
      <w:commentRangeStart w:id="65"/>
      <w:commentRangeEnd w:id="65"/>
      <w:r w:rsidR="00CA5406">
        <w:rPr>
          <w:rStyle w:val="CommentReference"/>
        </w:rPr>
        <w:commentReference w:id="65"/>
      </w:r>
    </w:p>
    <w:p w:rsidRPr="00FF4A57" w:rsidR="00BB74DC" w:rsidP="00FF4A57" w:rsidRDefault="00EC4F0B" w14:paraId="1F3D168F" w14:textId="23413923">
      <w:pPr>
        <w:spacing w:after="240" w:line="259" w:lineRule="auto"/>
        <w:jc w:val="both"/>
        <w:rPr>
          <w:rFonts w:cstheme="minorHAnsi"/>
          <w:sz w:val="22"/>
          <w:szCs w:val="22"/>
        </w:rPr>
      </w:pPr>
      <w:r w:rsidRPr="00FF4A57">
        <w:rPr>
          <w:rFonts w:cstheme="minorHAnsi"/>
          <w:b/>
          <w:sz w:val="22"/>
          <w:szCs w:val="22"/>
        </w:rPr>
        <w:t>E</w:t>
      </w:r>
      <w:r w:rsidRPr="00FF4A57" w:rsidR="00BF4A2E">
        <w:rPr>
          <w:rFonts w:cstheme="minorHAnsi"/>
          <w:b/>
          <w:sz w:val="22"/>
          <w:szCs w:val="22"/>
        </w:rPr>
        <w:t xml:space="preserve">nsuring </w:t>
      </w:r>
      <w:r w:rsidRPr="00FF4A57" w:rsidR="000129A6">
        <w:rPr>
          <w:rFonts w:cstheme="minorHAnsi"/>
          <w:b/>
          <w:sz w:val="22"/>
          <w:szCs w:val="22"/>
        </w:rPr>
        <w:t xml:space="preserve">Sustainable </w:t>
      </w:r>
      <w:r w:rsidRPr="00FF4A57" w:rsidR="00BF4A2E">
        <w:rPr>
          <w:rFonts w:cstheme="minorHAnsi"/>
          <w:b/>
          <w:sz w:val="22"/>
          <w:szCs w:val="22"/>
        </w:rPr>
        <w:t xml:space="preserve">Batteries </w:t>
      </w:r>
      <w:r w:rsidRPr="00FF4A57" w:rsidR="000129A6">
        <w:rPr>
          <w:rFonts w:cstheme="minorHAnsi"/>
          <w:b/>
          <w:sz w:val="22"/>
          <w:szCs w:val="22"/>
        </w:rPr>
        <w:t>Management</w:t>
      </w:r>
      <w:r w:rsidRPr="00FF4A57">
        <w:rPr>
          <w:rFonts w:cstheme="minorHAnsi"/>
          <w:b/>
          <w:sz w:val="22"/>
          <w:szCs w:val="22"/>
        </w:rPr>
        <w:t>:</w:t>
      </w:r>
      <w:r w:rsidRPr="00FF4A57">
        <w:rPr>
          <w:rFonts w:cstheme="minorHAnsi"/>
          <w:sz w:val="22"/>
          <w:szCs w:val="22"/>
        </w:rPr>
        <w:t xml:space="preserve"> </w:t>
      </w:r>
      <w:r w:rsidRPr="00FF4A57" w:rsidR="00C05455">
        <w:rPr>
          <w:rFonts w:cstheme="minorHAnsi"/>
          <w:sz w:val="22"/>
          <w:szCs w:val="22"/>
        </w:rPr>
        <w:t>Renewable-based energy access solutions</w:t>
      </w:r>
      <w:r w:rsidRPr="00FF4A57" w:rsidR="0025529F">
        <w:rPr>
          <w:rFonts w:cstheme="minorHAnsi"/>
          <w:sz w:val="22"/>
          <w:szCs w:val="22"/>
        </w:rPr>
        <w:t>,</w:t>
      </w:r>
      <w:r w:rsidRPr="00FF4A57" w:rsidR="00C05455">
        <w:rPr>
          <w:rFonts w:cstheme="minorHAnsi"/>
          <w:sz w:val="22"/>
          <w:szCs w:val="22"/>
        </w:rPr>
        <w:t xml:space="preserve"> such as solar or wind, heavily rely on batteries</w:t>
      </w:r>
      <w:r w:rsidRPr="00FF4A57" w:rsidR="0025529F">
        <w:rPr>
          <w:rFonts w:cstheme="minorHAnsi"/>
          <w:sz w:val="22"/>
          <w:szCs w:val="22"/>
        </w:rPr>
        <w:t xml:space="preserve"> to overcome natural resources’ intermittence</w:t>
      </w:r>
      <w:r w:rsidRPr="00FF4A57" w:rsidR="00C05455">
        <w:rPr>
          <w:rFonts w:cstheme="minorHAnsi"/>
          <w:sz w:val="22"/>
          <w:szCs w:val="22"/>
        </w:rPr>
        <w:t xml:space="preserve">. However, improper maintenance and disposal of batteries can lead to severe pollution, impacting human health (SDG 3) and ecosystems (SDG </w:t>
      </w:r>
      <w:r w:rsidRPr="00FF4A57" w:rsidR="0025529F">
        <w:rPr>
          <w:rFonts w:cstheme="minorHAnsi"/>
          <w:sz w:val="22"/>
          <w:szCs w:val="22"/>
        </w:rPr>
        <w:t>14-</w:t>
      </w:r>
      <w:r w:rsidRPr="00FF4A57" w:rsidR="00C05455">
        <w:rPr>
          <w:rFonts w:cstheme="minorHAnsi"/>
          <w:sz w:val="22"/>
          <w:szCs w:val="22"/>
        </w:rPr>
        <w:t xml:space="preserve">15). </w:t>
      </w:r>
      <w:r w:rsidRPr="00FF4A57" w:rsidR="00A25B64">
        <w:rPr>
          <w:rFonts w:cstheme="minorHAnsi"/>
          <w:sz w:val="22"/>
          <w:szCs w:val="22"/>
        </w:rPr>
        <w:t>With</w:t>
      </w:r>
      <w:r w:rsidRPr="00FF4A57" w:rsidR="00587B26">
        <w:rPr>
          <w:rFonts w:cstheme="minorHAnsi"/>
          <w:sz w:val="22"/>
          <w:szCs w:val="22"/>
        </w:rPr>
        <w:t xml:space="preserve"> millions of </w:t>
      </w:r>
      <w:r w:rsidRPr="00FF4A57" w:rsidR="00A25B64">
        <w:rPr>
          <w:rFonts w:cstheme="minorHAnsi"/>
          <w:sz w:val="22"/>
          <w:szCs w:val="22"/>
        </w:rPr>
        <w:t xml:space="preserve">these </w:t>
      </w:r>
      <w:r w:rsidRPr="00FF4A57" w:rsidR="00587B26">
        <w:rPr>
          <w:rFonts w:cstheme="minorHAnsi"/>
          <w:sz w:val="22"/>
          <w:szCs w:val="22"/>
        </w:rPr>
        <w:t>products sold</w:t>
      </w:r>
      <w:r w:rsidRPr="00FF4A57" w:rsidR="00FB1178">
        <w:rPr>
          <w:rFonts w:cstheme="minorHAnsi"/>
          <w:sz w:val="22"/>
          <w:szCs w:val="22"/>
        </w:rPr>
        <w:t xml:space="preserve"> </w:t>
      </w:r>
      <w:r w:rsidRPr="00FF4A57" w:rsidR="00A25B64">
        <w:rPr>
          <w:rFonts w:cstheme="minorHAnsi"/>
          <w:sz w:val="22"/>
          <w:szCs w:val="22"/>
        </w:rPr>
        <w:t>in recent years</w:t>
      </w:r>
      <w:r w:rsidRPr="00FF4A57" w:rsidR="00FB1178">
        <w:rPr>
          <w:rFonts w:cstheme="minorHAnsi"/>
          <w:sz w:val="22"/>
          <w:szCs w:val="22"/>
        </w:rPr>
        <w:t xml:space="preserve">, </w:t>
      </w:r>
      <w:r w:rsidRPr="00FF4A57" w:rsidR="00A25B64">
        <w:rPr>
          <w:rFonts w:cstheme="minorHAnsi"/>
          <w:sz w:val="22"/>
          <w:szCs w:val="22"/>
        </w:rPr>
        <w:t xml:space="preserve">effective </w:t>
      </w:r>
      <w:r w:rsidRPr="00FF4A57" w:rsidR="00785958">
        <w:rPr>
          <w:rFonts w:cstheme="minorHAnsi"/>
          <w:sz w:val="22"/>
          <w:szCs w:val="22"/>
        </w:rPr>
        <w:t>waste management will become increasingly important</w:t>
      </w:r>
      <w:r w:rsidRPr="00FF4A57" w:rsidR="00FB1178">
        <w:rPr>
          <w:rFonts w:cstheme="minorHAnsi"/>
          <w:sz w:val="22"/>
          <w:szCs w:val="22"/>
        </w:rPr>
        <w:t xml:space="preserve"> (</w:t>
      </w:r>
      <w:commentRangeStart w:id="66"/>
      <w:r w:rsidRPr="00FF4A57" w:rsidR="00A25B64">
        <w:rPr>
          <w:rFonts w:cstheme="minorHAnsi"/>
          <w:sz w:val="22"/>
          <w:szCs w:val="22"/>
        </w:rPr>
        <w:t>Lighting Global, 2022</w:t>
      </w:r>
      <w:commentRangeEnd w:id="66"/>
      <w:r w:rsidRPr="00FF4A57" w:rsidR="00A25B64">
        <w:rPr>
          <w:rFonts w:cstheme="minorHAnsi"/>
          <w:sz w:val="22"/>
          <w:szCs w:val="22"/>
        </w:rPr>
        <w:commentReference w:id="66"/>
      </w:r>
      <w:r w:rsidRPr="00FF4A57" w:rsidR="00FB1178">
        <w:rPr>
          <w:rFonts w:cstheme="minorHAnsi"/>
          <w:sz w:val="22"/>
          <w:szCs w:val="22"/>
        </w:rPr>
        <w:t>)</w:t>
      </w:r>
      <w:r w:rsidRPr="00FF4A57" w:rsidR="00785958">
        <w:rPr>
          <w:rFonts w:cstheme="minorHAnsi"/>
          <w:sz w:val="22"/>
          <w:szCs w:val="22"/>
        </w:rPr>
        <w:t xml:space="preserve">. </w:t>
      </w:r>
      <w:r w:rsidRPr="00FF4A57" w:rsidR="00A25B64">
        <w:rPr>
          <w:rFonts w:cstheme="minorHAnsi"/>
          <w:sz w:val="22"/>
          <w:szCs w:val="22"/>
        </w:rPr>
        <w:t>Stakeholders and companies must prioritize robust commitment to proper battery management, covering maintenance, security standards, and disposal. E-waste regulation planning is becoming integral to operational plans, fostering innovation and strategic partnerships, especially in regions lacking e-waste infrastructure. For example, only a few countries in sub-Saharan Africa (including Rwanda, Nigeria, Kenya and South Africa), have e-waste management facilities, equipped for off-grid solar value-chain recycling, and cross-boundary movement is expensive and complex. The scarcity of e-waste management facilities capable of handling end-of-life products from off-grid solar necessitates immediate attention and action</w:t>
      </w:r>
      <w:r w:rsidRPr="00FF4A57" w:rsidR="00FB1178">
        <w:rPr>
          <w:rFonts w:cstheme="minorHAnsi"/>
          <w:sz w:val="22"/>
          <w:szCs w:val="22"/>
        </w:rPr>
        <w:t xml:space="preserve"> (</w:t>
      </w:r>
      <w:commentRangeStart w:id="67"/>
      <w:r w:rsidRPr="00FF4A57" w:rsidR="00FB1178">
        <w:rPr>
          <w:rFonts w:cstheme="minorHAnsi"/>
          <w:sz w:val="22"/>
          <w:szCs w:val="22"/>
        </w:rPr>
        <w:t>Lighting Global, 2022</w:t>
      </w:r>
      <w:commentRangeEnd w:id="67"/>
      <w:r w:rsidRPr="00FF4A57" w:rsidR="00FB1178">
        <w:rPr>
          <w:rFonts w:cstheme="minorHAnsi"/>
          <w:sz w:val="22"/>
          <w:szCs w:val="22"/>
        </w:rPr>
        <w:commentReference w:id="67"/>
      </w:r>
      <w:r w:rsidRPr="00FF4A57" w:rsidR="00FB1178">
        <w:rPr>
          <w:rFonts w:cstheme="minorHAnsi"/>
          <w:sz w:val="22"/>
          <w:szCs w:val="22"/>
        </w:rPr>
        <w:t>) (</w:t>
      </w:r>
      <w:commentRangeStart w:id="68"/>
      <w:r w:rsidRPr="00FF4A57" w:rsidR="00FB1178">
        <w:rPr>
          <w:rFonts w:cstheme="minorHAnsi"/>
          <w:sz w:val="22"/>
          <w:szCs w:val="22"/>
        </w:rPr>
        <w:t>other sources</w:t>
      </w:r>
      <w:commentRangeEnd w:id="68"/>
      <w:r w:rsidRPr="00FF4A57" w:rsidR="00FB1178">
        <w:rPr>
          <w:rFonts w:cstheme="minorHAnsi"/>
          <w:sz w:val="22"/>
          <w:szCs w:val="22"/>
        </w:rPr>
        <w:commentReference w:id="68"/>
      </w:r>
      <w:r w:rsidRPr="00FF4A57" w:rsidR="00FB1178">
        <w:rPr>
          <w:rFonts w:cstheme="minorHAnsi"/>
          <w:sz w:val="22"/>
          <w:szCs w:val="22"/>
        </w:rPr>
        <w:t xml:space="preserve">). </w:t>
      </w:r>
      <w:r w:rsidRPr="00FF4A57" w:rsidR="00A25B64">
        <w:rPr>
          <w:rFonts w:cstheme="minorHAnsi"/>
          <w:sz w:val="22"/>
          <w:szCs w:val="22"/>
        </w:rPr>
        <w:t>The Global Battery Alliance (</w:t>
      </w:r>
      <w:commentRangeStart w:id="69"/>
      <w:r w:rsidRPr="00FF4A57" w:rsidR="00A25B64">
        <w:rPr>
          <w:rFonts w:cstheme="minorHAnsi"/>
          <w:b/>
          <w:sz w:val="22"/>
          <w:szCs w:val="22"/>
        </w:rPr>
        <w:t xml:space="preserve">Box </w:t>
      </w:r>
      <w:r w:rsidR="006A7B71">
        <w:rPr>
          <w:rFonts w:cstheme="minorHAnsi"/>
          <w:b/>
          <w:sz w:val="22"/>
          <w:szCs w:val="22"/>
        </w:rPr>
        <w:t>6</w:t>
      </w:r>
      <w:commentRangeEnd w:id="69"/>
      <w:r w:rsidRPr="00FF4A57" w:rsidR="004474CC">
        <w:rPr>
          <w:rStyle w:val="CommentReference"/>
          <w:rFonts w:cstheme="minorHAnsi"/>
          <w:sz w:val="22"/>
          <w:szCs w:val="22"/>
        </w:rPr>
        <w:commentReference w:id="69"/>
      </w:r>
      <w:r w:rsidRPr="00FF4A57" w:rsidR="00A25B64">
        <w:rPr>
          <w:rFonts w:cstheme="minorHAnsi"/>
          <w:sz w:val="22"/>
          <w:szCs w:val="22"/>
        </w:rPr>
        <w:t xml:space="preserve">) has emerged to </w:t>
      </w:r>
      <w:r w:rsidRPr="00FF4A57" w:rsidR="00A25B64">
        <w:rPr>
          <w:rFonts w:cstheme="minorHAnsi"/>
          <w:sz w:val="22"/>
          <w:szCs w:val="22"/>
        </w:rPr>
        <w:lastRenderedPageBreak/>
        <w:t xml:space="preserve">tackle these challenges. In their recent report, the Alliance highlights the need for pilot projects aimed at launching and scaling effective corporate reverse logistics programs. Additionally, they advocate for establishing traceability and disclosure systems to address these critical issues </w:t>
      </w:r>
      <w:r w:rsidRPr="00FF4A57" w:rsidR="00FB1178">
        <w:rPr>
          <w:rFonts w:cstheme="minorHAnsi"/>
          <w:sz w:val="22"/>
          <w:szCs w:val="22"/>
        </w:rPr>
        <w:t>(</w:t>
      </w:r>
      <w:commentRangeStart w:id="70"/>
      <w:r w:rsidRPr="00FF4A57" w:rsidR="00FB1178">
        <w:rPr>
          <w:rFonts w:cstheme="minorHAnsi"/>
          <w:sz w:val="22"/>
          <w:szCs w:val="22"/>
        </w:rPr>
        <w:t>GBA, 2021</w:t>
      </w:r>
      <w:commentRangeEnd w:id="70"/>
      <w:r w:rsidRPr="00FF4A57" w:rsidR="00FB1178">
        <w:rPr>
          <w:rFonts w:cstheme="minorHAnsi"/>
          <w:sz w:val="22"/>
          <w:szCs w:val="22"/>
        </w:rPr>
        <w:commentReference w:id="70"/>
      </w:r>
      <w:r w:rsidRPr="00FF4A57" w:rsidR="00FB1178">
        <w:rPr>
          <w:rFonts w:cstheme="minorHAnsi"/>
          <w:sz w:val="22"/>
          <w:szCs w:val="22"/>
        </w:rPr>
        <w:t>)</w:t>
      </w:r>
      <w:r w:rsidRPr="00FF4A57" w:rsidR="00A25B64">
        <w:rPr>
          <w:rFonts w:cstheme="minorHAnsi"/>
          <w:sz w:val="22"/>
          <w:szCs w:val="22"/>
        </w:rPr>
        <w:t>.</w:t>
      </w:r>
    </w:p>
    <w:p w:rsidRPr="00FF4A57" w:rsidR="004474CC" w:rsidP="00FF4A57" w:rsidRDefault="004474CC" w14:paraId="331CF660" w14:textId="788F590D">
      <w:pPr>
        <w:spacing w:after="240" w:line="259" w:lineRule="auto"/>
        <w:jc w:val="both"/>
        <w:rPr>
          <w:rFonts w:cstheme="minorHAnsi"/>
          <w:sz w:val="22"/>
          <w:szCs w:val="22"/>
        </w:rPr>
      </w:pPr>
      <w:r w:rsidRPr="00FF4A57">
        <w:rPr>
          <w:rFonts w:cstheme="minorHAnsi"/>
          <w:noProof/>
          <w:sz w:val="22"/>
          <w:szCs w:val="22"/>
        </w:rPr>
        <mc:AlternateContent>
          <mc:Choice Requires="wps">
            <w:drawing>
              <wp:inline distT="0" distB="0" distL="0" distR="0" wp14:anchorId="2E584D3F" wp14:editId="03CDF230">
                <wp:extent cx="5902036" cy="1270659"/>
                <wp:effectExtent l="0" t="0" r="3810" b="5715"/>
                <wp:docPr id="7" name="Caixa de Texto 7"/>
                <wp:cNvGraphicFramePr/>
                <a:graphic xmlns:a="http://schemas.openxmlformats.org/drawingml/2006/main">
                  <a:graphicData uri="http://schemas.microsoft.com/office/word/2010/wordprocessingShape">
                    <wps:wsp>
                      <wps:cNvSpPr txBox="1"/>
                      <wps:spPr>
                        <a:xfrm>
                          <a:off x="0" y="0"/>
                          <a:ext cx="5902036" cy="1270659"/>
                        </a:xfrm>
                        <a:prstGeom prst="rect">
                          <a:avLst/>
                        </a:prstGeom>
                        <a:solidFill>
                          <a:schemeClr val="accent6">
                            <a:lumMod val="20000"/>
                            <a:lumOff val="80000"/>
                          </a:schemeClr>
                        </a:solidFill>
                        <a:ln w="6350">
                          <a:noFill/>
                        </a:ln>
                      </wps:spPr>
                      <wps:txbx>
                        <w:txbxContent>
                          <w:p w:rsidRPr="003A3478" w:rsidR="008A2E3E" w:rsidP="003A3478" w:rsidRDefault="008A2E3E" w14:paraId="038AA2AC" w14:textId="7ACF266E">
                            <w:pPr>
                              <w:spacing w:after="240" w:line="259" w:lineRule="auto"/>
                              <w:jc w:val="both"/>
                              <w:rPr>
                                <w:sz w:val="22"/>
                              </w:rPr>
                            </w:pPr>
                            <w:r w:rsidRPr="003A3478">
                              <w:rPr>
                                <w:rFonts w:cstheme="minorHAnsi"/>
                                <w:b/>
                                <w:sz w:val="22"/>
                              </w:rPr>
                              <w:t xml:space="preserve">Box </w:t>
                            </w:r>
                            <w:r>
                              <w:rPr>
                                <w:rFonts w:cstheme="minorHAnsi"/>
                                <w:b/>
                                <w:sz w:val="22"/>
                              </w:rPr>
                              <w:t>6</w:t>
                            </w:r>
                            <w:r w:rsidRPr="003A3478">
                              <w:rPr>
                                <w:rFonts w:cstheme="minorHAnsi"/>
                                <w:b/>
                                <w:sz w:val="22"/>
                              </w:rPr>
                              <w:t>:</w:t>
                            </w:r>
                            <w:r w:rsidRPr="003A3478">
                              <w:rPr>
                                <w:rFonts w:cstheme="minorHAnsi"/>
                                <w:sz w:val="22"/>
                              </w:rPr>
                              <w:t xml:space="preserve"> The Global Battery Alliance (GBA</w:t>
                            </w:r>
                            <w:r w:rsidRPr="003A3478">
                              <w:rPr>
                                <w:rFonts w:cstheme="minorHAnsi"/>
                                <w:sz w:val="22"/>
                              </w:rPr>
                              <w:annotationRef/>
                            </w:r>
                            <w:r w:rsidRPr="003A3478">
                              <w:rPr>
                                <w:rFonts w:cstheme="minorHAnsi"/>
                                <w:sz w:val="22"/>
                              </w:rPr>
                              <w:t>), initiated at the World Economic Forum in 2017, aims to ensure a sustainable battery value chain by 2030 through a collective effort involving international organizations, NGOs, industry, academia, and governments. This alliance focuses on Action Partnerships, tackling critical areas like establishing global criteria for sustainable batteries, ensuring responsible sourcing of materials, and promoting energy access in emerging economies while emphasizing circular practices to reduce lead poisoning and environmental impacts.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ixa de Texto 7" style="width:464.75pt;height:100.05pt;visibility:visible;mso-wrap-style:square;mso-left-percent:-10001;mso-top-percent:-10001;mso-position-horizontal:absolute;mso-position-horizontal-relative:char;mso-position-vertical:absolute;mso-position-vertical-relative:line;mso-left-percent:-10001;mso-top-percent:-10001;v-text-anchor:top" o:spid="_x0000_s1032"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" w14:anchorId="2E584D3F">
                <v:textbox>
                  <w:txbxContent>
                    <w:p w:rsidRPr="003A3478" w:rsidR="008A2E3E" w:rsidP="003A3478" w:rsidRDefault="008A2E3E" w14:paraId="038AA2AC" w14:textId="7ACF266E">
                      <w:pPr>
                        <w:spacing w:after="240" w:line="259" w:lineRule="auto"/>
                        <w:jc w:val="both"/>
                        <w:rPr>
                          <w:sz w:val="22"/>
                        </w:rPr>
                      </w:pPr>
                      <w:r w:rsidRPr="003A3478">
                        <w:rPr>
                          <w:rFonts w:cstheme="minorHAnsi"/>
                          <w:b/>
                          <w:sz w:val="22"/>
                        </w:rPr>
                        <w:t xml:space="preserve">Box </w:t>
                      </w:r>
                      <w:r>
                        <w:rPr>
                          <w:rFonts w:cstheme="minorHAnsi"/>
                          <w:b/>
                          <w:sz w:val="22"/>
                        </w:rPr>
                        <w:t>6</w:t>
                      </w:r>
                      <w:r w:rsidRPr="003A3478">
                        <w:rPr>
                          <w:rFonts w:cstheme="minorHAnsi"/>
                          <w:b/>
                          <w:sz w:val="22"/>
                        </w:rPr>
                        <w:t>:</w:t>
                      </w:r>
                      <w:r w:rsidRPr="003A3478">
                        <w:rPr>
                          <w:rFonts w:cstheme="minorHAnsi"/>
                          <w:sz w:val="22"/>
                        </w:rPr>
                        <w:t xml:space="preserve"> The Global Battery Alliance (GBA</w:t>
                      </w:r>
                      <w:r w:rsidRPr="003A3478">
                        <w:rPr>
                          <w:rFonts w:cstheme="minorHAnsi"/>
                          <w:sz w:val="22"/>
                        </w:rPr>
                        <w:annotationRef/>
                      </w:r>
                      <w:r w:rsidRPr="003A3478">
                        <w:rPr>
                          <w:rFonts w:cstheme="minorHAnsi"/>
                          <w:sz w:val="22"/>
                        </w:rPr>
                        <w:t>), initiated at the World Economic Forum in 2017, aims to ensure a sustainable battery value chain by 2030 through a collective effort involving international organizations, NGOs, industry, academia, and governments. This alliance focuses on Action Partnerships, tackling critical areas like establishing global criteria for sustainable batteries, ensuring responsible sourcing of materials, and promoting energy access in emerging economies while emphasizing circular practices to reduce lead poisoning and environmental impacts.</w:t>
                      </w:r>
                    </w:p>
                  </w:txbxContent>
                </v:textbox>
                <w10:anchorlock/>
              </v:shape>
            </w:pict>
          </mc:Fallback>
        </mc:AlternateContent>
      </w:r>
    </w:p>
    <w:p w:rsidRPr="00FF4A57" w:rsidR="00EC4F0B" w:rsidP="4B930FF3" w:rsidRDefault="7B19BBE7" w14:paraId="4DB62789" w14:textId="096E4FD2">
      <w:pPr>
        <w:spacing w:after="240" w:line="259" w:lineRule="auto"/>
        <w:jc w:val="both"/>
        <w:rPr>
          <w:sz w:val="22"/>
          <w:szCs w:val="22"/>
        </w:rPr>
      </w:pPr>
      <w:r w:rsidRPr="4B930FF3">
        <w:rPr>
          <w:b/>
          <w:bCs/>
          <w:sz w:val="22"/>
          <w:szCs w:val="22"/>
        </w:rPr>
        <w:t>T</w:t>
      </w:r>
      <w:r w:rsidRPr="4B930FF3" w:rsidR="5FB771CA">
        <w:rPr>
          <w:b/>
          <w:bCs/>
          <w:sz w:val="22"/>
          <w:szCs w:val="22"/>
        </w:rPr>
        <w:t>he Moment of Leaving No One Behind</w:t>
      </w:r>
      <w:r w:rsidRPr="4B930FF3">
        <w:rPr>
          <w:sz w:val="22"/>
          <w:szCs w:val="22"/>
        </w:rPr>
        <w:t xml:space="preserve">: </w:t>
      </w:r>
      <w:r w:rsidRPr="4B930FF3" w:rsidR="43555F7C">
        <w:rPr>
          <w:sz w:val="22"/>
          <w:szCs w:val="22"/>
        </w:rPr>
        <w:t>R</w:t>
      </w:r>
      <w:commentRangeStart w:id="71"/>
      <w:r w:rsidRPr="4B930FF3" w:rsidR="43555F7C">
        <w:rPr>
          <w:sz w:val="22"/>
          <w:szCs w:val="22"/>
        </w:rPr>
        <w:t>emote communities lacking grid access, marked by low</w:t>
      </w:r>
      <w:commentRangeEnd w:id="71"/>
      <w:r w:rsidR="00EC4F0B">
        <w:commentReference w:id="71"/>
      </w:r>
      <w:r w:rsidRPr="4B930FF3" w:rsidR="43555F7C">
        <w:rPr>
          <w:sz w:val="22"/>
          <w:szCs w:val="22"/>
        </w:rPr>
        <w:t xml:space="preserve"> population density, incomes, challenging terrains, and poor infrastructure, confront significant hurdles in accessing electricity. These communities can be grouped into three categories: geographically remote regions like rural settings, mountainous areas, small islands, and deep forests; communities with a remote chance of gaining grid access, including displaced refugees due to conflict or natural disasters; and those fully dependent on off-grid energy with minimal demand profiles, such as Indigenous communities. Despite varying characteristics, these settlements share commonalities in low electricity needs, economic and energy poverty, and a remote likelihood of obtaining grid-based electricity supply </w:t>
      </w:r>
      <w:r w:rsidRPr="4B930FF3" w:rsidR="5FB771CA">
        <w:rPr>
          <w:sz w:val="22"/>
          <w:szCs w:val="22"/>
        </w:rPr>
        <w:t>(</w:t>
      </w:r>
      <w:commentRangeStart w:id="72"/>
      <w:r w:rsidRPr="4B930FF3" w:rsidR="5FB771CA">
        <w:rPr>
          <w:sz w:val="22"/>
          <w:szCs w:val="22"/>
        </w:rPr>
        <w:t>IRENA, 2023</w:t>
      </w:r>
      <w:commentRangeEnd w:id="72"/>
      <w:r w:rsidRPr="00FF4A57" w:rsidR="00EC4F0B">
        <w:rPr>
          <w:rStyle w:val="CommentReference"/>
          <w:rFonts w:cstheme="minorHAnsi"/>
          <w:sz w:val="22"/>
          <w:szCs w:val="22"/>
        </w:rPr>
        <w:commentReference w:id="72"/>
      </w:r>
      <w:r w:rsidRPr="4B930FF3" w:rsidR="5FB771CA">
        <w:rPr>
          <w:sz w:val="22"/>
          <w:szCs w:val="22"/>
        </w:rPr>
        <w:t xml:space="preserve">). </w:t>
      </w:r>
      <w:r w:rsidRPr="4B930FF3" w:rsidR="43555F7C">
        <w:rPr>
          <w:sz w:val="22"/>
          <w:szCs w:val="22"/>
        </w:rPr>
        <w:t xml:space="preserve">The diverse profile of last-mile communities necessitates community-centric models to ensure tailored solutions that fit their unique characteristics and needs. </w:t>
      </w:r>
      <w:commentRangeStart w:id="73"/>
      <w:r w:rsidRPr="4B930FF3" w:rsidR="43555F7C">
        <w:rPr>
          <w:sz w:val="22"/>
          <w:szCs w:val="22"/>
        </w:rPr>
        <w:t>Successful</w:t>
      </w:r>
      <w:commentRangeEnd w:id="73"/>
      <w:r w:rsidR="00EC4F0B">
        <w:commentReference w:id="73"/>
      </w:r>
      <w:r w:rsidRPr="4B930FF3" w:rsidR="43555F7C">
        <w:rPr>
          <w:sz w:val="22"/>
          <w:szCs w:val="22"/>
        </w:rPr>
        <w:t xml:space="preserve"> and inclusive projects in the Hindu Kush Himalaya region (</w:t>
      </w:r>
      <w:commentRangeStart w:id="74"/>
      <w:r w:rsidRPr="4B930FF3" w:rsidR="43555F7C">
        <w:rPr>
          <w:b/>
          <w:bCs/>
          <w:sz w:val="22"/>
          <w:szCs w:val="22"/>
        </w:rPr>
        <w:t xml:space="preserve">Box </w:t>
      </w:r>
      <w:r w:rsidRPr="4B930FF3" w:rsidR="4FA4BC48">
        <w:rPr>
          <w:b/>
          <w:bCs/>
          <w:sz w:val="22"/>
          <w:szCs w:val="22"/>
        </w:rPr>
        <w:t>7</w:t>
      </w:r>
      <w:commentRangeEnd w:id="74"/>
      <w:r w:rsidRPr="00FF4A57" w:rsidR="004474CC">
        <w:rPr>
          <w:rStyle w:val="CommentReference"/>
          <w:rFonts w:cstheme="minorHAnsi"/>
          <w:sz w:val="22"/>
          <w:szCs w:val="22"/>
        </w:rPr>
        <w:commentReference w:id="74"/>
      </w:r>
      <w:r w:rsidRPr="4B930FF3" w:rsidR="43555F7C">
        <w:rPr>
          <w:sz w:val="22"/>
          <w:szCs w:val="22"/>
        </w:rPr>
        <w:t>) showcase effective approaches addressing the challenges of last-mile regions</w:t>
      </w:r>
      <w:r w:rsidRPr="4B930FF3" w:rsidR="43555F7C">
        <w:rPr>
          <w:sz w:val="22"/>
          <w:szCs w:val="22"/>
          <w:shd w:val="clear" w:color="auto" w:fill="FFFFFF"/>
        </w:rPr>
        <w:t xml:space="preserve"> </w:t>
      </w:r>
      <w:commentRangeStart w:id="75"/>
      <w:r w:rsidRPr="4B930FF3" w:rsidR="43555F7C">
        <w:rPr>
          <w:sz w:val="22"/>
          <w:szCs w:val="22"/>
          <w:shd w:val="clear" w:color="auto" w:fill="FFFFFF"/>
        </w:rPr>
        <w:t>(HIMAP, 2019</w:t>
      </w:r>
      <w:commentRangeEnd w:id="75"/>
      <w:r w:rsidRPr="00FF4A57" w:rsidR="000B3F40">
        <w:rPr>
          <w:rStyle w:val="CommentReference"/>
          <w:rFonts w:cstheme="minorHAnsi"/>
          <w:sz w:val="22"/>
          <w:szCs w:val="22"/>
        </w:rPr>
        <w:commentReference w:id="75"/>
      </w:r>
      <w:r w:rsidRPr="4B930FF3" w:rsidR="43555F7C">
        <w:rPr>
          <w:sz w:val="22"/>
          <w:szCs w:val="22"/>
          <w:shd w:val="clear" w:color="auto" w:fill="FFFFFF"/>
        </w:rPr>
        <w:t xml:space="preserve">) </w:t>
      </w:r>
      <w:commentRangeStart w:id="76"/>
      <w:r w:rsidRPr="4B930FF3" w:rsidR="43555F7C">
        <w:rPr>
          <w:sz w:val="22"/>
          <w:szCs w:val="22"/>
          <w:shd w:val="clear" w:color="auto" w:fill="FFFFFF"/>
        </w:rPr>
        <w:t>(ADB, 2023</w:t>
      </w:r>
      <w:commentRangeEnd w:id="76"/>
      <w:r w:rsidRPr="00FF4A57" w:rsidR="000B3F40">
        <w:rPr>
          <w:rStyle w:val="CommentReference"/>
          <w:rFonts w:cstheme="minorHAnsi"/>
          <w:sz w:val="22"/>
          <w:szCs w:val="22"/>
        </w:rPr>
        <w:commentReference w:id="76"/>
      </w:r>
      <w:r w:rsidRPr="4B930FF3" w:rsidR="43555F7C">
        <w:rPr>
          <w:sz w:val="22"/>
          <w:szCs w:val="22"/>
          <w:shd w:val="clear" w:color="auto" w:fill="FFFFFF"/>
        </w:rPr>
        <w:t>)</w:t>
      </w:r>
      <w:r w:rsidRPr="4B930FF3" w:rsidR="43555F7C">
        <w:rPr>
          <w:sz w:val="22"/>
          <w:szCs w:val="22"/>
        </w:rPr>
        <w:t>.</w:t>
      </w:r>
    </w:p>
    <w:p w:rsidRPr="00FF4A57" w:rsidR="004474CC" w:rsidP="00FF4A57" w:rsidRDefault="004474CC" w14:paraId="64A6ADE3" w14:textId="59F77639">
      <w:pPr>
        <w:spacing w:after="240" w:line="259" w:lineRule="auto"/>
        <w:jc w:val="both"/>
        <w:rPr>
          <w:rFonts w:cstheme="minorHAnsi"/>
          <w:sz w:val="22"/>
          <w:szCs w:val="22"/>
          <w:highlight w:val="lightGray"/>
        </w:rPr>
      </w:pPr>
      <w:r w:rsidRPr="00FF4A57">
        <w:rPr>
          <w:rFonts w:cstheme="minorHAnsi"/>
          <w:noProof/>
          <w:sz w:val="22"/>
          <w:szCs w:val="22"/>
        </w:rPr>
        <mc:AlternateContent>
          <mc:Choice Requires="wps">
            <w:drawing>
              <wp:inline distT="0" distB="0" distL="0" distR="0" wp14:anchorId="057F5715" wp14:editId="7310A3B0">
                <wp:extent cx="5902036" cy="1276709"/>
                <wp:effectExtent l="0" t="0" r="3810" b="0"/>
                <wp:docPr id="8" name="Caixa de Texto 8"/>
                <wp:cNvGraphicFramePr/>
                <a:graphic xmlns:a="http://schemas.openxmlformats.org/drawingml/2006/main">
                  <a:graphicData uri="http://schemas.microsoft.com/office/word/2010/wordprocessingShape">
                    <wps:wsp>
                      <wps:cNvSpPr txBox="1"/>
                      <wps:spPr>
                        <a:xfrm>
                          <a:off x="0" y="0"/>
                          <a:ext cx="5902036" cy="1276709"/>
                        </a:xfrm>
                        <a:prstGeom prst="rect">
                          <a:avLst/>
                        </a:prstGeom>
                        <a:solidFill>
                          <a:schemeClr val="accent6">
                            <a:lumMod val="20000"/>
                            <a:lumOff val="80000"/>
                          </a:schemeClr>
                        </a:solidFill>
                        <a:ln w="6350">
                          <a:noFill/>
                        </a:ln>
                      </wps:spPr>
                      <wps:txbx>
                        <w:txbxContent>
                          <w:p w:rsidRPr="003A3478" w:rsidR="008A2E3E" w:rsidP="003A3478" w:rsidRDefault="008A2E3E" w14:paraId="4C18D8BE" w14:textId="52500DD2">
                            <w:pPr>
                              <w:spacing w:after="240" w:line="259" w:lineRule="auto"/>
                              <w:jc w:val="both"/>
                              <w:rPr>
                                <w:sz w:val="22"/>
                              </w:rPr>
                            </w:pPr>
                            <w:r w:rsidRPr="003A3478">
                              <w:rPr>
                                <w:rFonts w:cstheme="minorHAnsi"/>
                                <w:b/>
                                <w:sz w:val="22"/>
                              </w:rPr>
                              <w:t xml:space="preserve">Box </w:t>
                            </w:r>
                            <w:r>
                              <w:rPr>
                                <w:rFonts w:cstheme="minorHAnsi"/>
                                <w:b/>
                                <w:sz w:val="22"/>
                              </w:rPr>
                              <w:t>7</w:t>
                            </w:r>
                            <w:r w:rsidRPr="003A3478">
                              <w:rPr>
                                <w:rFonts w:cstheme="minorHAnsi"/>
                                <w:b/>
                                <w:sz w:val="22"/>
                              </w:rPr>
                              <w:t xml:space="preserve">: </w:t>
                            </w:r>
                            <w:r w:rsidRPr="003A3478">
                              <w:rPr>
                                <w:rFonts w:cstheme="minorHAnsi"/>
                                <w:sz w:val="22"/>
                              </w:rPr>
                              <w:t xml:space="preserve">Through </w:t>
                            </w:r>
                            <w:r>
                              <w:rPr>
                                <w:rFonts w:cstheme="minorHAnsi"/>
                                <w:sz w:val="22"/>
                              </w:rPr>
                              <w:t>an</w:t>
                            </w:r>
                            <w:r w:rsidRPr="003A3478">
                              <w:rPr>
                                <w:rFonts w:cstheme="minorHAnsi"/>
                                <w:sz w:val="22"/>
                              </w:rPr>
                              <w:t xml:space="preserve"> intervention</w:t>
                            </w:r>
                            <w:r>
                              <w:rPr>
                                <w:rFonts w:cstheme="minorHAnsi"/>
                                <w:sz w:val="22"/>
                              </w:rPr>
                              <w:t xml:space="preserve"> called</w:t>
                            </w:r>
                            <w:r w:rsidRPr="003A3478">
                              <w:rPr>
                                <w:rFonts w:cstheme="minorHAnsi"/>
                                <w:sz w:val="22"/>
                              </w:rPr>
                              <w:t xml:space="preserve"> </w:t>
                            </w:r>
                            <w:r>
                              <w:rPr>
                                <w:rFonts w:cstheme="minorHAnsi"/>
                                <w:sz w:val="22"/>
                              </w:rPr>
                              <w:t>“</w:t>
                            </w:r>
                            <w:r w:rsidRPr="003A3478">
                              <w:rPr>
                                <w:rFonts w:cstheme="minorHAnsi"/>
                                <w:sz w:val="22"/>
                              </w:rPr>
                              <w:t>Creating Self Sustainable, Smart and Low Carbon Villages</w:t>
                            </w:r>
                            <w:r>
                              <w:rPr>
                                <w:rFonts w:cstheme="minorHAnsi"/>
                                <w:sz w:val="22"/>
                              </w:rPr>
                              <w:t>”</w:t>
                            </w:r>
                            <w:r w:rsidRPr="003A3478">
                              <w:rPr>
                                <w:rFonts w:cstheme="minorHAnsi"/>
                                <w:sz w:val="22"/>
                              </w:rPr>
                              <w:t xml:space="preserve">, </w:t>
                            </w:r>
                            <w:r>
                              <w:rPr>
                                <w:rFonts w:cstheme="minorHAnsi"/>
                                <w:sz w:val="22"/>
                              </w:rPr>
                              <w:t xml:space="preserve">the </w:t>
                            </w:r>
                            <w:r w:rsidRPr="003A3478">
                              <w:rPr>
                                <w:rFonts w:cstheme="minorHAnsi"/>
                                <w:sz w:val="22"/>
                              </w:rPr>
                              <w:t xml:space="preserve">Global Himalayan Expedition (GHE) is helping </w:t>
                            </w:r>
                            <w:r>
                              <w:rPr>
                                <w:rFonts w:cstheme="minorHAnsi"/>
                                <w:sz w:val="22"/>
                              </w:rPr>
                              <w:t>r</w:t>
                            </w:r>
                            <w:r w:rsidRPr="003A3478">
                              <w:rPr>
                                <w:rFonts w:cstheme="minorHAnsi"/>
                                <w:sz w:val="22"/>
                              </w:rPr>
                              <w:t>emote Himalayan communities</w:t>
                            </w:r>
                            <w:r>
                              <w:rPr>
                                <w:rFonts w:cstheme="minorHAnsi"/>
                                <w:sz w:val="22"/>
                              </w:rPr>
                              <w:t xml:space="preserve"> lacking electricity access </w:t>
                            </w:r>
                            <w:r w:rsidRPr="003A3478">
                              <w:rPr>
                                <w:rFonts w:cstheme="minorHAnsi"/>
                                <w:sz w:val="22"/>
                              </w:rPr>
                              <w:annotationRef/>
                            </w:r>
                            <w:r w:rsidRPr="003A3478">
                              <w:rPr>
                                <w:rFonts w:cstheme="minorHAnsi"/>
                                <w:sz w:val="22"/>
                              </w:rPr>
                              <w:t xml:space="preserve">to transform through locally designed, locally implemented and locally maintained solutions. Their aim is to bring about holistic change by merging the elements of sustainability, clean cooking, digital education, homestay tourism and solar-based electrification. Being connected with a solar grid gives villages a future and protects their cultural heritage.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ixa de Texto 8" style="width:464.75pt;height:100.55pt;visibility:visible;mso-wrap-style:square;mso-left-percent:-10001;mso-top-percent:-10001;mso-position-horizontal:absolute;mso-position-horizontal-relative:char;mso-position-vertical:absolute;mso-position-vertical-relative:line;mso-left-percent:-10001;mso-top-percent:-10001;v-text-anchor:top" o:spid="_x0000_s1033"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" w14:anchorId="057F5715">
                <v:textbox>
                  <w:txbxContent>
                    <w:p w:rsidRPr="003A3478" w:rsidR="008A2E3E" w:rsidP="003A3478" w:rsidRDefault="008A2E3E" w14:paraId="4C18D8BE" w14:textId="52500DD2">
                      <w:pPr>
                        <w:spacing w:after="240" w:line="259" w:lineRule="auto"/>
                        <w:jc w:val="both"/>
                        <w:rPr>
                          <w:sz w:val="22"/>
                        </w:rPr>
                      </w:pPr>
                      <w:r w:rsidRPr="003A3478">
                        <w:rPr>
                          <w:rFonts w:cstheme="minorHAnsi"/>
                          <w:b/>
                          <w:sz w:val="22"/>
                        </w:rPr>
                        <w:t xml:space="preserve">Box </w:t>
                      </w:r>
                      <w:r>
                        <w:rPr>
                          <w:rFonts w:cstheme="minorHAnsi"/>
                          <w:b/>
                          <w:sz w:val="22"/>
                        </w:rPr>
                        <w:t>7</w:t>
                      </w:r>
                      <w:r w:rsidRPr="003A3478">
                        <w:rPr>
                          <w:rFonts w:cstheme="minorHAnsi"/>
                          <w:b/>
                          <w:sz w:val="22"/>
                        </w:rPr>
                        <w:t xml:space="preserve">: </w:t>
                      </w:r>
                      <w:r w:rsidRPr="003A3478">
                        <w:rPr>
                          <w:rFonts w:cstheme="minorHAnsi"/>
                          <w:sz w:val="22"/>
                        </w:rPr>
                        <w:t xml:space="preserve">Through </w:t>
                      </w:r>
                      <w:r>
                        <w:rPr>
                          <w:rFonts w:cstheme="minorHAnsi"/>
                          <w:sz w:val="22"/>
                        </w:rPr>
                        <w:t>an</w:t>
                      </w:r>
                      <w:r w:rsidRPr="003A3478">
                        <w:rPr>
                          <w:rFonts w:cstheme="minorHAnsi"/>
                          <w:sz w:val="22"/>
                        </w:rPr>
                        <w:t xml:space="preserve"> intervention</w:t>
                      </w:r>
                      <w:r>
                        <w:rPr>
                          <w:rFonts w:cstheme="minorHAnsi"/>
                          <w:sz w:val="22"/>
                        </w:rPr>
                        <w:t xml:space="preserve"> called</w:t>
                      </w:r>
                      <w:r w:rsidRPr="003A3478">
                        <w:rPr>
                          <w:rFonts w:cstheme="minorHAnsi"/>
                          <w:sz w:val="22"/>
                        </w:rPr>
                        <w:t xml:space="preserve"> </w:t>
                      </w:r>
                      <w:r>
                        <w:rPr>
                          <w:rFonts w:cstheme="minorHAnsi"/>
                          <w:sz w:val="22"/>
                        </w:rPr>
                        <w:t>“</w:t>
                      </w:r>
                      <w:r w:rsidRPr="003A3478">
                        <w:rPr>
                          <w:rFonts w:cstheme="minorHAnsi"/>
                          <w:sz w:val="22"/>
                        </w:rPr>
                        <w:t>Creating Self Sustainable, Smart and Low Carbon Villages</w:t>
                      </w:r>
                      <w:r>
                        <w:rPr>
                          <w:rFonts w:cstheme="minorHAnsi"/>
                          <w:sz w:val="22"/>
                        </w:rPr>
                        <w:t>”</w:t>
                      </w:r>
                      <w:r w:rsidRPr="003A3478">
                        <w:rPr>
                          <w:rFonts w:cstheme="minorHAnsi"/>
                          <w:sz w:val="22"/>
                        </w:rPr>
                        <w:t xml:space="preserve">, </w:t>
                      </w:r>
                      <w:r>
                        <w:rPr>
                          <w:rFonts w:cstheme="minorHAnsi"/>
                          <w:sz w:val="22"/>
                        </w:rPr>
                        <w:t xml:space="preserve">the </w:t>
                      </w:r>
                      <w:r w:rsidRPr="003A3478">
                        <w:rPr>
                          <w:rFonts w:cstheme="minorHAnsi"/>
                          <w:sz w:val="22"/>
                        </w:rPr>
                        <w:t xml:space="preserve">Global Himalayan Expedition (GHE) is helping </w:t>
                      </w:r>
                      <w:r>
                        <w:rPr>
                          <w:rFonts w:cstheme="minorHAnsi"/>
                          <w:sz w:val="22"/>
                        </w:rPr>
                        <w:t>r</w:t>
                      </w:r>
                      <w:r w:rsidRPr="003A3478">
                        <w:rPr>
                          <w:rFonts w:cstheme="minorHAnsi"/>
                          <w:sz w:val="22"/>
                        </w:rPr>
                        <w:t>emote Himalayan communities</w:t>
                      </w:r>
                      <w:r>
                        <w:rPr>
                          <w:rFonts w:cstheme="minorHAnsi"/>
                          <w:sz w:val="22"/>
                        </w:rPr>
                        <w:t xml:space="preserve"> lacking electricity access </w:t>
                      </w:r>
                      <w:r w:rsidRPr="003A3478">
                        <w:rPr>
                          <w:rFonts w:cstheme="minorHAnsi"/>
                          <w:sz w:val="22"/>
                        </w:rPr>
                        <w:annotationRef/>
                      </w:r>
                      <w:r w:rsidRPr="003A3478">
                        <w:rPr>
                          <w:rFonts w:cstheme="minorHAnsi"/>
                          <w:sz w:val="22"/>
                        </w:rPr>
                        <w:t xml:space="preserve">to transform through locally designed, locally implemented and locally maintained solutions. Their aim is to bring about holistic change by merging the elements of sustainability, clean cooking, digital education, homestay tourism and solar-based electrification. Being connected with a solar grid gives villages a future and protects their cultural heritage.  </w:t>
                      </w:r>
                    </w:p>
                  </w:txbxContent>
                </v:textbox>
                <w10:anchorlock/>
              </v:shape>
            </w:pict>
          </mc:Fallback>
        </mc:AlternateContent>
      </w:r>
    </w:p>
    <w:p w:rsidRPr="00FF4A57" w:rsidR="000B3F40" w:rsidP="4B930FF3" w:rsidRDefault="7B19BBE7" w14:paraId="702B0DC6" w14:textId="7A89DB04">
      <w:pPr>
        <w:spacing w:after="240" w:line="259" w:lineRule="auto"/>
        <w:jc w:val="both"/>
        <w:rPr>
          <w:ins w:author="Ana Rojas" w:date="2024-02-13T14:24:00Z" w:id="77"/>
          <w:sz w:val="22"/>
          <w:szCs w:val="22"/>
        </w:rPr>
      </w:pPr>
      <w:r w:rsidRPr="4B930FF3">
        <w:rPr>
          <w:b/>
          <w:bCs/>
          <w:sz w:val="22"/>
          <w:szCs w:val="22"/>
        </w:rPr>
        <w:t>A</w:t>
      </w:r>
      <w:r w:rsidRPr="4B930FF3" w:rsidR="5FB771CA">
        <w:rPr>
          <w:b/>
          <w:bCs/>
          <w:sz w:val="22"/>
          <w:szCs w:val="22"/>
        </w:rPr>
        <w:t xml:space="preserve">voiding </w:t>
      </w:r>
      <w:r w:rsidRPr="4B930FF3">
        <w:rPr>
          <w:b/>
          <w:bCs/>
          <w:sz w:val="22"/>
          <w:szCs w:val="22"/>
        </w:rPr>
        <w:t>G</w:t>
      </w:r>
      <w:r w:rsidRPr="4B930FF3" w:rsidR="5FB771CA">
        <w:rPr>
          <w:b/>
          <w:bCs/>
          <w:sz w:val="22"/>
          <w:szCs w:val="22"/>
        </w:rPr>
        <w:t>ender</w:t>
      </w:r>
      <w:r w:rsidRPr="4B930FF3">
        <w:rPr>
          <w:b/>
          <w:bCs/>
          <w:sz w:val="22"/>
          <w:szCs w:val="22"/>
        </w:rPr>
        <w:t xml:space="preserve"> B</w:t>
      </w:r>
      <w:r w:rsidRPr="4B930FF3" w:rsidR="5FB771CA">
        <w:rPr>
          <w:b/>
          <w:bCs/>
          <w:sz w:val="22"/>
          <w:szCs w:val="22"/>
        </w:rPr>
        <w:t xml:space="preserve">lindness in Energy </w:t>
      </w:r>
      <w:commentRangeStart w:id="78"/>
      <w:r w:rsidRPr="4B930FF3" w:rsidR="5FB771CA">
        <w:rPr>
          <w:b/>
          <w:bCs/>
          <w:sz w:val="22"/>
          <w:szCs w:val="22"/>
        </w:rPr>
        <w:t>Access</w:t>
      </w:r>
      <w:r w:rsidRPr="4B930FF3">
        <w:rPr>
          <w:b/>
          <w:bCs/>
          <w:sz w:val="22"/>
          <w:szCs w:val="22"/>
        </w:rPr>
        <w:t>:</w:t>
      </w:r>
      <w:commentRangeEnd w:id="78"/>
      <w:r w:rsidR="00EC4F0B">
        <w:commentReference w:id="78"/>
      </w:r>
      <w:r w:rsidRPr="4B930FF3">
        <w:rPr>
          <w:sz w:val="22"/>
          <w:szCs w:val="22"/>
        </w:rPr>
        <w:t xml:space="preserve"> </w:t>
      </w:r>
      <w:r w:rsidRPr="4B930FF3" w:rsidR="43555F7C">
        <w:rPr>
          <w:sz w:val="22"/>
          <w:szCs w:val="22"/>
        </w:rPr>
        <w:t xml:space="preserve">Social norms and gender roles can hinder women from benefiting equally from energy access initiatives, </w:t>
      </w:r>
      <w:ins w:author="Ana Rojas" w:date="2024-02-13T14:19:00Z" w:id="79">
        <w:r w:rsidRPr="4B930FF3" w:rsidR="6C657712">
          <w:rPr>
            <w:sz w:val="22"/>
            <w:szCs w:val="22"/>
          </w:rPr>
          <w:t>discourage them from participating in the sector’s labor force,</w:t>
        </w:r>
      </w:ins>
      <w:r w:rsidRPr="4B930FF3" w:rsidR="6C657712">
        <w:rPr>
          <w:sz w:val="22"/>
          <w:szCs w:val="22"/>
        </w:rPr>
        <w:t xml:space="preserve"> and </w:t>
      </w:r>
      <w:r w:rsidRPr="4B930FF3" w:rsidR="43555F7C">
        <w:rPr>
          <w:sz w:val="22"/>
          <w:szCs w:val="22"/>
        </w:rPr>
        <w:t>impacting their inclusion in decision-making processes. Gender-blind initiatives counteract women's equality, worsening gender gaps in energy poverty</w:t>
      </w:r>
      <w:r w:rsidRPr="4B930FF3" w:rsidR="55CACA16">
        <w:rPr>
          <w:sz w:val="22"/>
          <w:szCs w:val="22"/>
        </w:rPr>
        <w:t xml:space="preserve"> (</w:t>
      </w:r>
      <w:commentRangeStart w:id="80"/>
      <w:r w:rsidRPr="4B930FF3" w:rsidR="55CACA16">
        <w:rPr>
          <w:sz w:val="22"/>
          <w:szCs w:val="22"/>
        </w:rPr>
        <w:t>SDG Action, 2023</w:t>
      </w:r>
      <w:commentRangeEnd w:id="80"/>
      <w:r w:rsidR="00EC4F0B">
        <w:commentReference w:id="80"/>
      </w:r>
      <w:r w:rsidRPr="4B930FF3" w:rsidR="55CACA16">
        <w:rPr>
          <w:sz w:val="22"/>
          <w:szCs w:val="22"/>
        </w:rPr>
        <w:t>)</w:t>
      </w:r>
      <w:r w:rsidRPr="4B930FF3" w:rsidR="43555F7C">
        <w:rPr>
          <w:sz w:val="22"/>
          <w:szCs w:val="22"/>
        </w:rPr>
        <w:t xml:space="preserve">. Affordability mechanisms that neglect women deepen dependency, as they often receive lower salaries and depend on men's income. Low-capacity electricity systems, like small-capacity SHS, can perpetuate women's reliance on polluting </w:t>
      </w:r>
      <w:commentRangeStart w:id="81"/>
      <w:r w:rsidRPr="4B930FF3" w:rsidR="43555F7C">
        <w:rPr>
          <w:sz w:val="22"/>
          <w:szCs w:val="22"/>
        </w:rPr>
        <w:t>mechanisms</w:t>
      </w:r>
      <w:commentRangeEnd w:id="81"/>
      <w:r w:rsidR="00EC4F0B">
        <w:commentReference w:id="81"/>
      </w:r>
      <w:r w:rsidRPr="4B930FF3" w:rsidR="43555F7C">
        <w:rPr>
          <w:sz w:val="22"/>
          <w:szCs w:val="22"/>
        </w:rPr>
        <w:t xml:space="preserve">. While clean light intends to enhance work hours, it may burden women with longer schedules, reducing rest time. </w:t>
      </w:r>
    </w:p>
    <w:p w:rsidRPr="00FF4A57" w:rsidR="000B3F40" w:rsidP="4B930FF3" w:rsidRDefault="43555F7C" w14:paraId="1B0AB526" w14:textId="2BF035AF">
      <w:pPr>
        <w:spacing w:after="240" w:line="259" w:lineRule="auto"/>
        <w:jc w:val="both"/>
        <w:rPr>
          <w:ins w:author="Ana Rojas" w:date="2024-02-13T14:28:00Z" w:id="82"/>
          <w:sz w:val="22"/>
          <w:szCs w:val="22"/>
        </w:rPr>
      </w:pPr>
      <w:r w:rsidRPr="4B930FF3">
        <w:rPr>
          <w:sz w:val="22"/>
          <w:szCs w:val="22"/>
        </w:rPr>
        <w:lastRenderedPageBreak/>
        <w:t xml:space="preserve">Women are particularly vulnerable in conflict, disaster, and emergency settings, with millions forcibly displaced, lacking access </w:t>
      </w:r>
      <w:commentRangeStart w:id="83"/>
      <w:r w:rsidRPr="4B930FF3">
        <w:rPr>
          <w:sz w:val="22"/>
          <w:szCs w:val="22"/>
        </w:rPr>
        <w:t>to modern lighting and facing risks like violence and fuel-related challenges.</w:t>
      </w:r>
      <w:commentRangeEnd w:id="83"/>
      <w:r w:rsidR="00EC4F0B">
        <w:commentReference w:id="83"/>
      </w:r>
      <w:r w:rsidRPr="4B930FF3" w:rsidR="25ED3B6D">
        <w:rPr>
          <w:sz w:val="22"/>
          <w:szCs w:val="22"/>
        </w:rPr>
        <w:t xml:space="preserve"> </w:t>
      </w:r>
    </w:p>
    <w:p w:rsidRPr="00FF4A57" w:rsidR="000B3F40" w:rsidP="4B930FF3" w:rsidRDefault="43555F7C" w14:paraId="46A4B2E6" w14:textId="676DC685">
      <w:pPr>
        <w:spacing w:after="240" w:line="259" w:lineRule="auto"/>
        <w:jc w:val="both"/>
        <w:rPr>
          <w:sz w:val="22"/>
          <w:szCs w:val="22"/>
        </w:rPr>
      </w:pPr>
      <w:r w:rsidRPr="4B930FF3">
        <w:rPr>
          <w:sz w:val="22"/>
          <w:szCs w:val="22"/>
        </w:rPr>
        <w:t>The lack of gender-responsive training for off-grid systems can exclude women, hindering initiatives and reinforcing gender inequality.  The enabling environment for women's participation in the energy sector requires gender-responsive planning, policymaking, regulation, and progress tracking through gender-disaggregated data collection and analysis</w:t>
      </w:r>
      <w:r w:rsidRPr="4B930FF3" w:rsidR="25ED3B6D">
        <w:rPr>
          <w:sz w:val="22"/>
          <w:szCs w:val="22"/>
        </w:rPr>
        <w:t xml:space="preserve"> (</w:t>
      </w:r>
      <w:commentRangeStart w:id="84"/>
      <w:r w:rsidRPr="4B930FF3" w:rsidR="25ED3B6D">
        <w:rPr>
          <w:sz w:val="22"/>
          <w:szCs w:val="22"/>
        </w:rPr>
        <w:t>SDGs UN, 2021</w:t>
      </w:r>
      <w:commentRangeEnd w:id="84"/>
      <w:r w:rsidR="00EC4F0B">
        <w:commentReference w:id="84"/>
      </w:r>
      <w:r w:rsidRPr="4B930FF3" w:rsidR="25ED3B6D">
        <w:rPr>
          <w:sz w:val="22"/>
          <w:szCs w:val="22"/>
        </w:rPr>
        <w:t>)</w:t>
      </w:r>
      <w:r w:rsidRPr="4B930FF3">
        <w:rPr>
          <w:sz w:val="22"/>
          <w:szCs w:val="22"/>
        </w:rPr>
        <w:t xml:space="preserve">. </w:t>
      </w:r>
      <w:r w:rsidRPr="4B930FF3" w:rsidR="55CACA16">
        <w:rPr>
          <w:sz w:val="22"/>
          <w:szCs w:val="22"/>
        </w:rPr>
        <w:t xml:space="preserve">Making women being agents of change improve energy access initiatives development </w:t>
      </w:r>
    </w:p>
    <w:p w:rsidRPr="00FF4A57" w:rsidR="00D87B39" w:rsidP="00FF4A57" w:rsidRDefault="00D87B39" w14:paraId="4BFACA2B" w14:textId="785FDB21">
      <w:pPr>
        <w:spacing w:after="240" w:line="259" w:lineRule="auto"/>
        <w:jc w:val="both"/>
        <w:rPr>
          <w:rFonts w:eastAsiaTheme="majorEastAsia" w:cstheme="minorHAnsi"/>
          <w:i/>
          <w:iCs/>
          <w:sz w:val="22"/>
          <w:szCs w:val="22"/>
        </w:rPr>
      </w:pPr>
    </w:p>
    <w:p w:rsidRPr="00FF4A57" w:rsidR="00D1499E" w:rsidP="44B7E274" w:rsidRDefault="00D1499E" w14:paraId="4E521A41" w14:textId="4EAC2BCC">
      <w:pPr>
        <w:pStyle w:val="Heading3"/>
        <w:numPr>
          <w:ilvl w:val="1"/>
          <w:numId w:val="8"/>
        </w:numPr>
        <w:spacing w:after="240" w:line="259" w:lineRule="auto"/>
        <w:jc w:val="both"/>
        <w:rPr>
          <w:rFonts w:asciiTheme="minorHAnsi" w:hAnsiTheme="minorHAnsi" w:cstheme="minorBidi"/>
          <w:color w:val="2F5496" w:themeColor="accent1" w:themeShade="BF"/>
        </w:rPr>
      </w:pPr>
      <w:bookmarkStart w:name="_Toc750344084" w:id="85"/>
      <w:r w:rsidRPr="44B7E274">
        <w:rPr>
          <w:rFonts w:asciiTheme="minorHAnsi" w:hAnsiTheme="minorHAnsi" w:cstheme="minorBidi"/>
          <w:color w:val="2F5496" w:themeColor="accent1" w:themeShade="BF"/>
        </w:rPr>
        <w:t>SDG</w:t>
      </w:r>
      <w:r w:rsidRPr="44B7E274" w:rsidR="00917E39">
        <w:rPr>
          <w:rFonts w:asciiTheme="minorHAnsi" w:hAnsiTheme="minorHAnsi" w:cstheme="minorBidi"/>
          <w:color w:val="2F5496" w:themeColor="accent1" w:themeShade="BF"/>
        </w:rPr>
        <w:t xml:space="preserve"> </w:t>
      </w:r>
      <w:r w:rsidRPr="44B7E274">
        <w:rPr>
          <w:rFonts w:asciiTheme="minorHAnsi" w:hAnsiTheme="minorHAnsi" w:cstheme="minorBidi"/>
          <w:color w:val="2F5496" w:themeColor="accent1" w:themeShade="BF"/>
        </w:rPr>
        <w:t>7.2 Renewable energy</w:t>
      </w:r>
      <w:bookmarkEnd w:id="85"/>
    </w:p>
    <w:p w:rsidRPr="003A3478" w:rsidR="00704487" w:rsidP="003A3478" w:rsidRDefault="00917E39" w14:paraId="7F15000E" w14:textId="3A0F5AA0">
      <w:pPr>
        <w:spacing w:line="259" w:lineRule="auto"/>
        <w:jc w:val="center"/>
        <w:rPr>
          <w:rFonts w:cstheme="minorHAnsi"/>
          <w:sz w:val="20"/>
          <w:szCs w:val="22"/>
        </w:rPr>
      </w:pPr>
      <w:r w:rsidRPr="003A3478">
        <w:rPr>
          <w:rFonts w:cstheme="minorHAnsi"/>
          <w:noProof/>
          <w:sz w:val="20"/>
          <w:szCs w:val="22"/>
        </w:rPr>
        <w:drawing>
          <wp:inline distT="0" distB="0" distL="0" distR="0" wp14:anchorId="4E0F4E90" wp14:editId="1D9E8B63">
            <wp:extent cx="5976000" cy="3346479"/>
            <wp:effectExtent l="0" t="0" r="5715"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6000" cy="3346479"/>
                    </a:xfrm>
                    <a:prstGeom prst="rect">
                      <a:avLst/>
                    </a:prstGeom>
                    <a:noFill/>
                  </pic:spPr>
                </pic:pic>
              </a:graphicData>
            </a:graphic>
          </wp:inline>
        </w:drawing>
      </w:r>
    </w:p>
    <w:p w:rsidRPr="003A3478" w:rsidR="00F27ABC" w:rsidP="003A3478" w:rsidRDefault="00F27ABC" w14:paraId="7B93390E" w14:textId="0E3743A0">
      <w:pPr>
        <w:spacing w:before="240" w:after="240" w:line="259" w:lineRule="auto"/>
        <w:jc w:val="center"/>
        <w:rPr>
          <w:rFonts w:cstheme="minorHAnsi"/>
          <w:i/>
          <w:iCs/>
          <w:sz w:val="20"/>
          <w:szCs w:val="22"/>
        </w:rPr>
      </w:pPr>
      <w:r w:rsidRPr="003A3478">
        <w:rPr>
          <w:rFonts w:cstheme="minorHAnsi"/>
          <w:i/>
          <w:iCs/>
          <w:sz w:val="20"/>
          <w:szCs w:val="22"/>
        </w:rPr>
        <w:t>Figure 2. Circular Sankey Chart representing synergies and trade-offs between SDG 7.2 and others SDGs, based on the J</w:t>
      </w:r>
      <w:commentRangeStart w:id="86"/>
      <w:r w:rsidRPr="003A3478">
        <w:rPr>
          <w:rFonts w:cstheme="minorHAnsi"/>
          <w:i/>
          <w:iCs/>
          <w:sz w:val="20"/>
          <w:szCs w:val="22"/>
        </w:rPr>
        <w:t xml:space="preserve">RC SDG Interlinkages Tool </w:t>
      </w:r>
      <w:commentRangeEnd w:id="86"/>
      <w:r w:rsidRPr="003A3478">
        <w:rPr>
          <w:rFonts w:cstheme="minorHAnsi"/>
          <w:i/>
          <w:iCs/>
          <w:sz w:val="20"/>
          <w:szCs w:val="22"/>
        </w:rPr>
        <w:commentReference w:id="86"/>
      </w:r>
      <w:r w:rsidRPr="003A3478">
        <w:rPr>
          <w:rFonts w:cstheme="minorHAnsi"/>
          <w:i/>
          <w:iCs/>
          <w:sz w:val="20"/>
          <w:szCs w:val="22"/>
        </w:rPr>
        <w:t>developed by the European Commission</w:t>
      </w:r>
    </w:p>
    <w:p w:rsidRPr="00FF4A57" w:rsidR="00571451" w:rsidP="4B930FF3" w:rsidRDefault="64D9F2D2" w14:paraId="14CBDB71" w14:textId="49016508">
      <w:pPr>
        <w:spacing w:after="240" w:line="259" w:lineRule="auto"/>
        <w:jc w:val="both"/>
        <w:rPr>
          <w:sz w:val="22"/>
          <w:szCs w:val="22"/>
        </w:rPr>
      </w:pPr>
      <w:r w:rsidRPr="4B930FF3">
        <w:rPr>
          <w:sz w:val="22"/>
          <w:szCs w:val="22"/>
        </w:rPr>
        <w:t xml:space="preserve">Energy is one of the main contributors to climate change, accounting </w:t>
      </w:r>
      <w:commentRangeStart w:id="87"/>
      <w:r w:rsidRPr="4B930FF3">
        <w:rPr>
          <w:sz w:val="22"/>
          <w:szCs w:val="22"/>
        </w:rPr>
        <w:t xml:space="preserve">for 73% of human-caused </w:t>
      </w:r>
      <w:commentRangeEnd w:id="87"/>
      <w:r w:rsidR="00F27ABC">
        <w:commentReference w:id="87"/>
      </w:r>
      <w:r w:rsidRPr="4B930FF3">
        <w:rPr>
          <w:sz w:val="22"/>
          <w:szCs w:val="22"/>
        </w:rPr>
        <w:t xml:space="preserve">greenhouse gases. </w:t>
      </w:r>
      <w:r w:rsidRPr="4B930FF3" w:rsidR="57E71F89">
        <w:rPr>
          <w:sz w:val="22"/>
          <w:szCs w:val="22"/>
        </w:rPr>
        <w:t xml:space="preserve">The developing world, particularly Africa with its carbon emissions accounting for less than </w:t>
      </w:r>
      <w:commentRangeStart w:id="88"/>
      <w:r w:rsidRPr="4B930FF3" w:rsidR="00F27ABC">
        <w:rPr>
          <w:sz w:val="22"/>
          <w:szCs w:val="22"/>
          <w:highlight w:val="yellow"/>
        </w:rPr>
        <w:fldChar w:fldCharType="begin"/>
      </w:r>
      <w:r w:rsidRPr="4B930FF3" w:rsidR="00F27ABC">
        <w:rPr>
          <w:sz w:val="22"/>
          <w:szCs w:val="22"/>
          <w:highlight w:val="yellow"/>
        </w:rPr>
        <w:instrText xml:space="preserve"> HYPERLINK "https://www.iea.org/reports/africa-energy-outlook-2022" \t "_blank" </w:instrText>
      </w:r>
      <w:r w:rsidRPr="4B930FF3" w:rsidR="00F27ABC">
        <w:rPr>
          <w:sz w:val="22"/>
          <w:szCs w:val="22"/>
          <w:highlight w:val="yellow"/>
        </w:rPr>
      </w:r>
      <w:r w:rsidRPr="4B930FF3" w:rsidR="00F27ABC">
        <w:rPr>
          <w:sz w:val="22"/>
          <w:szCs w:val="22"/>
          <w:highlight w:val="yellow"/>
        </w:rPr>
        <w:fldChar w:fldCharType="separate"/>
      </w:r>
      <w:r w:rsidRPr="4B930FF3" w:rsidR="57E71F89">
        <w:rPr>
          <w:sz w:val="22"/>
          <w:szCs w:val="22"/>
          <w:highlight w:val="yellow"/>
        </w:rPr>
        <w:t>three percent</w:t>
      </w:r>
      <w:r w:rsidRPr="4B930FF3" w:rsidR="00F27ABC">
        <w:rPr>
          <w:sz w:val="22"/>
          <w:szCs w:val="22"/>
          <w:highlight w:val="yellow"/>
        </w:rPr>
        <w:fldChar w:fldCharType="end"/>
      </w:r>
      <w:r w:rsidRPr="4B930FF3" w:rsidR="57E71F89">
        <w:rPr>
          <w:sz w:val="22"/>
          <w:szCs w:val="22"/>
        </w:rPr>
        <w:t> </w:t>
      </w:r>
      <w:commentRangeEnd w:id="88"/>
      <w:r w:rsidR="00F27ABC">
        <w:commentReference w:id="88"/>
      </w:r>
      <w:r w:rsidRPr="4B930FF3" w:rsidR="57E71F89">
        <w:rPr>
          <w:sz w:val="22"/>
          <w:szCs w:val="22"/>
        </w:rPr>
        <w:t>of global energy-related emissions, will bear the brunt of climate change impacts</w:t>
      </w:r>
      <w:r w:rsidRPr="4B930FF3">
        <w:rPr>
          <w:sz w:val="22"/>
          <w:szCs w:val="22"/>
        </w:rPr>
        <w:t xml:space="preserve">. </w:t>
      </w:r>
      <w:r w:rsidRPr="4B930FF3" w:rsidR="26D4EC15">
        <w:rPr>
          <w:sz w:val="22"/>
          <w:szCs w:val="22"/>
        </w:rPr>
        <w:t xml:space="preserve">Renewable energy use rose to </w:t>
      </w:r>
      <w:commentRangeStart w:id="89"/>
      <w:r w:rsidRPr="4B930FF3" w:rsidR="26D4EC15">
        <w:rPr>
          <w:sz w:val="22"/>
          <w:szCs w:val="22"/>
        </w:rPr>
        <w:t>17.7 % in 2019</w:t>
      </w:r>
      <w:commentRangeEnd w:id="89"/>
      <w:r w:rsidR="00F27ABC">
        <w:commentReference w:id="89"/>
      </w:r>
      <w:r w:rsidRPr="4B930FF3" w:rsidR="26D4EC15">
        <w:rPr>
          <w:sz w:val="22"/>
          <w:szCs w:val="22"/>
        </w:rPr>
        <w:t xml:space="preserve">, notably in electricity generation, hitting </w:t>
      </w:r>
      <w:commentRangeStart w:id="90"/>
      <w:r w:rsidRPr="4B930FF3" w:rsidR="26D4EC15">
        <w:rPr>
          <w:sz w:val="22"/>
          <w:szCs w:val="22"/>
        </w:rPr>
        <w:t>26.2 %</w:t>
      </w:r>
      <w:commentRangeEnd w:id="90"/>
      <w:r w:rsidR="00F27ABC">
        <w:commentReference w:id="90"/>
      </w:r>
      <w:r w:rsidRPr="4B930FF3" w:rsidR="26D4EC15">
        <w:rPr>
          <w:sz w:val="22"/>
          <w:szCs w:val="22"/>
        </w:rPr>
        <w:t xml:space="preserve">. </w:t>
      </w:r>
      <w:r w:rsidRPr="4B930FF3" w:rsidR="18C36EA8">
        <w:rPr>
          <w:sz w:val="22"/>
          <w:szCs w:val="22"/>
        </w:rPr>
        <w:t>Investment costs for small-scale renewable energy technologies (</w:t>
      </w:r>
      <w:r w:rsidRPr="4B930FF3" w:rsidR="57E71F89">
        <w:rPr>
          <w:sz w:val="22"/>
          <w:szCs w:val="22"/>
        </w:rPr>
        <w:t>e.g., Solar Home Systems</w:t>
      </w:r>
      <w:r w:rsidRPr="4B930FF3" w:rsidR="18C36EA8">
        <w:rPr>
          <w:sz w:val="22"/>
          <w:szCs w:val="22"/>
        </w:rPr>
        <w:t xml:space="preserve">) </w:t>
      </w:r>
      <w:r w:rsidRPr="4B930FF3" w:rsidR="26D4EC15">
        <w:rPr>
          <w:sz w:val="22"/>
          <w:szCs w:val="22"/>
        </w:rPr>
        <w:t>dropped</w:t>
      </w:r>
      <w:r w:rsidRPr="4B930FF3" w:rsidR="18C36EA8">
        <w:rPr>
          <w:sz w:val="22"/>
          <w:szCs w:val="22"/>
        </w:rPr>
        <w:t xml:space="preserve"> considerably in recent years, </w:t>
      </w:r>
      <w:r w:rsidRPr="4B930FF3" w:rsidR="26D4EC15">
        <w:rPr>
          <w:sz w:val="22"/>
          <w:szCs w:val="22"/>
        </w:rPr>
        <w:t xml:space="preserve">making </w:t>
      </w:r>
      <w:r w:rsidRPr="4B930FF3" w:rsidR="1278ECA8">
        <w:rPr>
          <w:sz w:val="22"/>
          <w:szCs w:val="22"/>
        </w:rPr>
        <w:t>these solutions</w:t>
      </w:r>
      <w:r w:rsidRPr="4B930FF3" w:rsidR="26D4EC15">
        <w:rPr>
          <w:sz w:val="22"/>
          <w:szCs w:val="22"/>
        </w:rPr>
        <w:t xml:space="preserve"> competitive</w:t>
      </w:r>
      <w:r w:rsidRPr="4B930FF3" w:rsidR="1278ECA8">
        <w:rPr>
          <w:sz w:val="22"/>
          <w:szCs w:val="22"/>
        </w:rPr>
        <w:t xml:space="preserve"> and</w:t>
      </w:r>
      <w:r w:rsidRPr="4B930FF3" w:rsidR="26D4EC15">
        <w:rPr>
          <w:sz w:val="22"/>
          <w:szCs w:val="22"/>
        </w:rPr>
        <w:t xml:space="preserve"> signaling wider profitability ahead</w:t>
      </w:r>
      <w:r w:rsidRPr="4B930FF3" w:rsidR="18C36EA8">
        <w:rPr>
          <w:sz w:val="22"/>
          <w:szCs w:val="22"/>
        </w:rPr>
        <w:t xml:space="preserve"> </w:t>
      </w:r>
      <w:commentRangeStart w:id="91"/>
      <w:r w:rsidRPr="4B930FF3" w:rsidR="26D4EC15">
        <w:rPr>
          <w:sz w:val="22"/>
          <w:szCs w:val="22"/>
        </w:rPr>
        <w:t>(ICSU, 2017)</w:t>
      </w:r>
      <w:commentRangeEnd w:id="91"/>
      <w:r w:rsidR="00F27ABC">
        <w:commentReference w:id="91"/>
      </w:r>
      <w:r w:rsidRPr="4B930FF3" w:rsidR="18C36EA8">
        <w:rPr>
          <w:sz w:val="22"/>
          <w:szCs w:val="22"/>
        </w:rPr>
        <w:t xml:space="preserve">. </w:t>
      </w:r>
      <w:r w:rsidRPr="4B930FF3" w:rsidR="1278ECA8">
        <w:rPr>
          <w:sz w:val="22"/>
          <w:szCs w:val="22"/>
        </w:rPr>
        <w:t>S</w:t>
      </w:r>
      <w:r w:rsidRPr="4B930FF3" w:rsidR="18C36EA8">
        <w:rPr>
          <w:sz w:val="22"/>
          <w:szCs w:val="22"/>
        </w:rPr>
        <w:t>ome of the poorer regions of the world possess high</w:t>
      </w:r>
      <w:r w:rsidRPr="4B930FF3" w:rsidR="1278ECA8">
        <w:rPr>
          <w:sz w:val="22"/>
          <w:szCs w:val="22"/>
        </w:rPr>
        <w:t>-</w:t>
      </w:r>
      <w:r w:rsidRPr="4B930FF3" w:rsidR="18C36EA8">
        <w:rPr>
          <w:sz w:val="22"/>
          <w:szCs w:val="22"/>
        </w:rPr>
        <w:t xml:space="preserve">quality renewable </w:t>
      </w:r>
      <w:r w:rsidRPr="4B930FF3" w:rsidR="57E71F89">
        <w:rPr>
          <w:sz w:val="22"/>
          <w:szCs w:val="22"/>
        </w:rPr>
        <w:t>resources</w:t>
      </w:r>
      <w:r w:rsidRPr="4B930FF3" w:rsidR="18C36EA8">
        <w:rPr>
          <w:sz w:val="22"/>
          <w:szCs w:val="22"/>
        </w:rPr>
        <w:t xml:space="preserve"> (e.g. biomass and solar power in Africa</w:t>
      </w:r>
      <w:r w:rsidRPr="4B930FF3" w:rsidR="57E71F89">
        <w:rPr>
          <w:sz w:val="22"/>
          <w:szCs w:val="22"/>
        </w:rPr>
        <w:t xml:space="preserve">), offering potential for poverty alleviation if leveraged effectively </w:t>
      </w:r>
      <w:commentRangeStart w:id="92"/>
      <w:r w:rsidRPr="4B930FF3" w:rsidR="26D4EC15">
        <w:rPr>
          <w:sz w:val="22"/>
          <w:szCs w:val="22"/>
        </w:rPr>
        <w:t>(ICSU, 2017)</w:t>
      </w:r>
      <w:commentRangeEnd w:id="92"/>
      <w:r w:rsidR="00F27ABC">
        <w:commentReference w:id="92"/>
      </w:r>
      <w:r w:rsidRPr="4B930FF3" w:rsidR="26D4EC15">
        <w:rPr>
          <w:sz w:val="22"/>
          <w:szCs w:val="22"/>
        </w:rPr>
        <w:t xml:space="preserve">. However, progress needs acceleration, especially in </w:t>
      </w:r>
      <w:r w:rsidRPr="4B930FF3" w:rsidR="26D4EC15">
        <w:rPr>
          <w:sz w:val="22"/>
          <w:szCs w:val="22"/>
        </w:rPr>
        <w:lastRenderedPageBreak/>
        <w:t xml:space="preserve">heating and transport sectors. Effective climate action demands bolstering policy support across all sectors and enhancing tools to mobilize private capital </w:t>
      </w:r>
      <w:commentRangeStart w:id="93"/>
      <w:r w:rsidRPr="4B930FF3" w:rsidR="26D4EC15">
        <w:rPr>
          <w:sz w:val="22"/>
          <w:szCs w:val="22"/>
        </w:rPr>
        <w:t>(UN-Habitat, 2022)</w:t>
      </w:r>
      <w:commentRangeEnd w:id="93"/>
      <w:r w:rsidR="00F27ABC">
        <w:commentReference w:id="93"/>
      </w:r>
      <w:r w:rsidRPr="4B930FF3" w:rsidR="5FAC5D15">
        <w:rPr>
          <w:sz w:val="22"/>
          <w:szCs w:val="22"/>
        </w:rPr>
        <w:t xml:space="preserve">. Increasing </w:t>
      </w:r>
      <w:r w:rsidRPr="4B930FF3">
        <w:rPr>
          <w:sz w:val="22"/>
          <w:szCs w:val="22"/>
        </w:rPr>
        <w:t xml:space="preserve">renewable energy </w:t>
      </w:r>
      <w:r w:rsidRPr="4B930FF3" w:rsidR="57E71F89">
        <w:rPr>
          <w:sz w:val="22"/>
          <w:szCs w:val="22"/>
        </w:rPr>
        <w:t xml:space="preserve">adoption aligns with SDG 7.2 and interconnects with multiple goals, offering solutions to various global challenges while providing opportunities for health, jobs, and gender </w:t>
      </w:r>
      <w:commentRangeStart w:id="94"/>
      <w:del w:author="Ana Rojas" w:date="2024-02-13T15:39:00Z" w:id="95">
        <w:r w:rsidRPr="4B930FF3" w:rsidDel="57E71F89" w:rsidR="00F27ABC">
          <w:rPr>
            <w:sz w:val="22"/>
            <w:szCs w:val="22"/>
          </w:rPr>
          <w:delText>parity</w:delText>
        </w:r>
      </w:del>
      <w:commentRangeEnd w:id="94"/>
      <w:r w:rsidR="00F27ABC">
        <w:commentReference w:id="94"/>
      </w:r>
      <w:ins w:author="Ana Rojas" w:date="2024-02-13T15:39:00Z" w:id="96">
        <w:r w:rsidRPr="4B930FF3" w:rsidR="766FA340">
          <w:rPr>
            <w:sz w:val="22"/>
            <w:szCs w:val="22"/>
          </w:rPr>
          <w:t>equality</w:t>
        </w:r>
      </w:ins>
      <w:r w:rsidRPr="4B930FF3" w:rsidR="57E71F89">
        <w:rPr>
          <w:sz w:val="22"/>
          <w:szCs w:val="22"/>
        </w:rPr>
        <w:t>. They also mitigate climate change impact and improve cities and communities’ resilience.</w:t>
      </w:r>
      <w:r w:rsidRPr="4B930FF3" w:rsidR="1278ECA8">
        <w:rPr>
          <w:sz w:val="22"/>
          <w:szCs w:val="22"/>
        </w:rPr>
        <w:t xml:space="preserve"> However, renewable energy </w:t>
      </w:r>
      <w:r w:rsidRPr="4B930FF3" w:rsidR="57E71F89">
        <w:rPr>
          <w:sz w:val="22"/>
          <w:szCs w:val="22"/>
        </w:rPr>
        <w:t xml:space="preserve">initiatives should place particular attention to trade-offs such as </w:t>
      </w:r>
      <w:r w:rsidRPr="4B930FF3" w:rsidR="1278ECA8">
        <w:rPr>
          <w:sz w:val="22"/>
          <w:szCs w:val="22"/>
        </w:rPr>
        <w:t>water stress, land use conflicts</w:t>
      </w:r>
      <w:r w:rsidRPr="4B930FF3" w:rsidR="57E71F89">
        <w:rPr>
          <w:sz w:val="22"/>
          <w:szCs w:val="22"/>
        </w:rPr>
        <w:t xml:space="preserve">, life cycle environmental impacts </w:t>
      </w:r>
      <w:r w:rsidRPr="4B930FF3" w:rsidR="1278ECA8">
        <w:rPr>
          <w:sz w:val="22"/>
          <w:szCs w:val="22"/>
        </w:rPr>
        <w:t>and governance issues, emphasizing community rights and sustainability. This section highlight</w:t>
      </w:r>
      <w:r w:rsidRPr="4B930FF3" w:rsidR="57E71F89">
        <w:rPr>
          <w:sz w:val="22"/>
          <w:szCs w:val="22"/>
        </w:rPr>
        <w:t>s</w:t>
      </w:r>
      <w:r w:rsidRPr="4B930FF3" w:rsidR="1278ECA8">
        <w:rPr>
          <w:sz w:val="22"/>
          <w:szCs w:val="22"/>
        </w:rPr>
        <w:t xml:space="preserve"> complexities in renewable energy's impacts and initiatives aiding comprehensive understanding of its effects. </w:t>
      </w:r>
      <w:r w:rsidRPr="4B930FF3" w:rsidR="57E71F89">
        <w:rPr>
          <w:sz w:val="22"/>
          <w:szCs w:val="22"/>
        </w:rPr>
        <w:t>This section explores renewable energy's complexities and includes case studies for a comprehensive understanding of its impacts.</w:t>
      </w:r>
    </w:p>
    <w:p w:rsidRPr="00FF4A57" w:rsidR="00B1121C" w:rsidP="44B7E274" w:rsidRDefault="008A5BFA" w14:paraId="069A9A57" w14:textId="65E45831">
      <w:pPr>
        <w:pStyle w:val="Heading4"/>
        <w:numPr>
          <w:ilvl w:val="2"/>
          <w:numId w:val="8"/>
        </w:numPr>
        <w:spacing w:after="240" w:line="259" w:lineRule="auto"/>
        <w:jc w:val="both"/>
        <w:rPr>
          <w:rFonts w:asciiTheme="minorHAnsi" w:hAnsiTheme="minorHAnsi" w:cstheme="minorBidi"/>
          <w:sz w:val="22"/>
          <w:szCs w:val="22"/>
        </w:rPr>
      </w:pPr>
      <w:bookmarkStart w:name="_Toc1115890512" w:id="97"/>
      <w:r w:rsidRPr="44B7E274">
        <w:rPr>
          <w:rFonts w:asciiTheme="minorHAnsi" w:hAnsiTheme="minorHAnsi" w:cstheme="minorBidi"/>
          <w:sz w:val="22"/>
          <w:szCs w:val="22"/>
        </w:rPr>
        <w:t>Advancing Sustainable Prosperity with Renewable Energy</w:t>
      </w:r>
      <w:bookmarkEnd w:id="97"/>
    </w:p>
    <w:p w:rsidRPr="00FF4A57" w:rsidR="009836F3" w:rsidP="4B930FF3" w:rsidRDefault="28BF171B" w14:paraId="0CF8768A" w14:textId="144AC484">
      <w:pPr>
        <w:spacing w:after="240" w:line="259" w:lineRule="auto"/>
        <w:jc w:val="both"/>
        <w:rPr>
          <w:ins w:author="Ana Rojas" w:date="2024-02-13T15:44:00Z" w:id="98"/>
          <w:sz w:val="22"/>
          <w:szCs w:val="22"/>
        </w:rPr>
      </w:pPr>
      <w:r w:rsidRPr="4B930FF3">
        <w:rPr>
          <w:b/>
          <w:bCs/>
          <w:kern w:val="0"/>
          <w:sz w:val="22"/>
          <w:szCs w:val="22"/>
        </w:rPr>
        <w:t>C</w:t>
      </w:r>
      <w:r w:rsidRPr="4B930FF3" w:rsidR="5462636F">
        <w:rPr>
          <w:b/>
          <w:bCs/>
          <w:kern w:val="0"/>
          <w:sz w:val="22"/>
          <w:szCs w:val="22"/>
        </w:rPr>
        <w:t>lean Energy for Climate Action</w:t>
      </w:r>
      <w:r w:rsidRPr="4B930FF3">
        <w:rPr>
          <w:kern w:val="0"/>
          <w:sz w:val="22"/>
          <w:szCs w:val="22"/>
        </w:rPr>
        <w:t xml:space="preserve">: </w:t>
      </w:r>
      <w:r w:rsidRPr="4B930FF3" w:rsidR="5462636F">
        <w:rPr>
          <w:sz w:val="22"/>
          <w:szCs w:val="22"/>
        </w:rPr>
        <w:t xml:space="preserve">Accelerating </w:t>
      </w:r>
      <w:r w:rsidRPr="4B930FF3" w:rsidR="3313D62A">
        <w:rPr>
          <w:sz w:val="22"/>
          <w:szCs w:val="22"/>
        </w:rPr>
        <w:t xml:space="preserve">the penetration of </w:t>
      </w:r>
      <w:r w:rsidRPr="4B930FF3" w:rsidR="5462636F">
        <w:rPr>
          <w:sz w:val="22"/>
          <w:szCs w:val="22"/>
        </w:rPr>
        <w:t>renewable energy aligns with the Paris Agreement's goal of limiting global warming to below 2°C (SDG 13) (</w:t>
      </w:r>
      <w:commentRangeStart w:id="99"/>
      <w:r w:rsidRPr="4B930FF3" w:rsidR="5462636F">
        <w:rPr>
          <w:sz w:val="22"/>
          <w:szCs w:val="22"/>
        </w:rPr>
        <w:t>ICSU, 2017)</w:t>
      </w:r>
      <w:commentRangeEnd w:id="99"/>
      <w:r w:rsidRPr="00FF4A57" w:rsidR="009836F3">
        <w:rPr>
          <w:rStyle w:val="CommentReference"/>
          <w:rFonts w:cstheme="minorHAnsi"/>
          <w:sz w:val="22"/>
          <w:szCs w:val="22"/>
        </w:rPr>
        <w:commentReference w:id="99"/>
      </w:r>
      <w:r w:rsidRPr="4B930FF3" w:rsidR="425C7DE5">
        <w:rPr>
          <w:sz w:val="22"/>
          <w:szCs w:val="22"/>
        </w:rPr>
        <w:t xml:space="preserve">.  </w:t>
      </w:r>
      <w:r w:rsidRPr="4B930FF3" w:rsidR="1B538E16">
        <w:rPr>
          <w:sz w:val="22"/>
          <w:szCs w:val="22"/>
        </w:rPr>
        <w:t>Renewable energy</w:t>
      </w:r>
      <w:r w:rsidRPr="4B930FF3" w:rsidR="3313D62A">
        <w:rPr>
          <w:sz w:val="22"/>
          <w:szCs w:val="22"/>
        </w:rPr>
        <w:t xml:space="preserve"> sources</w:t>
      </w:r>
      <w:r w:rsidRPr="4B930FF3" w:rsidR="1B538E16">
        <w:rPr>
          <w:sz w:val="22"/>
          <w:szCs w:val="22"/>
        </w:rPr>
        <w:t xml:space="preserve"> </w:t>
      </w:r>
      <w:r w:rsidRPr="4B930FF3" w:rsidR="5A763C8E">
        <w:rPr>
          <w:sz w:val="22"/>
          <w:szCs w:val="22"/>
        </w:rPr>
        <w:t>are</w:t>
      </w:r>
      <w:r w:rsidRPr="4B930FF3" w:rsidR="1B538E16">
        <w:rPr>
          <w:sz w:val="22"/>
          <w:szCs w:val="22"/>
        </w:rPr>
        <w:t xml:space="preserve"> less water-intensive than conventional sources,</w:t>
      </w:r>
      <w:r w:rsidRPr="4B930FF3" w:rsidR="5A763C8E">
        <w:rPr>
          <w:sz w:val="22"/>
          <w:szCs w:val="22"/>
        </w:rPr>
        <w:t xml:space="preserve"> which is highly relevant </w:t>
      </w:r>
      <w:r w:rsidRPr="4B930FF3" w:rsidR="1B538E16">
        <w:rPr>
          <w:sz w:val="22"/>
          <w:szCs w:val="22"/>
        </w:rPr>
        <w:t>amid water scarcity and erratic flows caused by climate change. T</w:t>
      </w:r>
      <w:r w:rsidRPr="4B930FF3" w:rsidR="425C7DE5">
        <w:rPr>
          <w:sz w:val="22"/>
          <w:szCs w:val="22"/>
        </w:rPr>
        <w:t>he global energy system used 10% of total global freshwater withdrawals</w:t>
      </w:r>
      <w:r w:rsidRPr="4B930FF3" w:rsidR="1B538E16">
        <w:rPr>
          <w:sz w:val="22"/>
          <w:szCs w:val="22"/>
        </w:rPr>
        <w:t xml:space="preserve"> in 2021, due to the e</w:t>
      </w:r>
      <w:r w:rsidRPr="4B930FF3" w:rsidR="425C7DE5">
        <w:rPr>
          <w:sz w:val="22"/>
          <w:szCs w:val="22"/>
        </w:rPr>
        <w:t>ssential</w:t>
      </w:r>
      <w:r w:rsidRPr="4B930FF3" w:rsidR="1B538E16">
        <w:rPr>
          <w:sz w:val="22"/>
          <w:szCs w:val="22"/>
        </w:rPr>
        <w:t xml:space="preserve"> role of water in the e</w:t>
      </w:r>
      <w:r w:rsidRPr="4B930FF3" w:rsidR="425C7DE5">
        <w:rPr>
          <w:sz w:val="22"/>
          <w:szCs w:val="22"/>
        </w:rPr>
        <w:t>nergy supply</w:t>
      </w:r>
      <w:r w:rsidRPr="4B930FF3" w:rsidR="1B538E16">
        <w:rPr>
          <w:sz w:val="22"/>
          <w:szCs w:val="22"/>
        </w:rPr>
        <w:t xml:space="preserve"> chain</w:t>
      </w:r>
      <w:r w:rsidRPr="4B930FF3" w:rsidR="425C7DE5">
        <w:rPr>
          <w:sz w:val="22"/>
          <w:szCs w:val="22"/>
        </w:rPr>
        <w:t>, from electricity generation to fossil fuel production</w:t>
      </w:r>
      <w:r w:rsidRPr="4B930FF3" w:rsidR="1B538E16">
        <w:rPr>
          <w:sz w:val="22"/>
          <w:szCs w:val="22"/>
        </w:rPr>
        <w:t xml:space="preserve"> </w:t>
      </w:r>
      <w:commentRangeStart w:id="100"/>
      <w:commentRangeStart w:id="101"/>
      <w:r w:rsidRPr="4B930FF3" w:rsidR="1B538E16">
        <w:rPr>
          <w:sz w:val="22"/>
          <w:szCs w:val="22"/>
        </w:rPr>
        <w:t>(</w:t>
      </w:r>
      <w:commentRangeEnd w:id="100"/>
      <w:r w:rsidR="009836F3">
        <w:commentReference w:id="100"/>
      </w:r>
      <w:r w:rsidRPr="4B930FF3" w:rsidR="1B538E16">
        <w:rPr>
          <w:sz w:val="22"/>
          <w:szCs w:val="22"/>
        </w:rPr>
        <w:t>IEA, 2023)</w:t>
      </w:r>
      <w:commentRangeEnd w:id="101"/>
      <w:r w:rsidRPr="00FF4A57" w:rsidR="006F58DA">
        <w:rPr>
          <w:rStyle w:val="CommentReference"/>
          <w:rFonts w:cstheme="minorHAnsi"/>
          <w:sz w:val="22"/>
          <w:szCs w:val="22"/>
        </w:rPr>
        <w:commentReference w:id="101"/>
      </w:r>
      <w:r w:rsidRPr="4B930FF3" w:rsidR="425C7DE5">
        <w:rPr>
          <w:sz w:val="22"/>
          <w:szCs w:val="22"/>
        </w:rPr>
        <w:t xml:space="preserve">. </w:t>
      </w:r>
      <w:r w:rsidRPr="4B930FF3" w:rsidR="1B538E16">
        <w:rPr>
          <w:sz w:val="22"/>
          <w:szCs w:val="22"/>
        </w:rPr>
        <w:t xml:space="preserve">The IEA’s </w:t>
      </w:r>
      <w:hyperlink w:tgtFrame="_blank" w:history="1" r:id="rId19">
        <w:r w:rsidRPr="4B930FF3" w:rsidR="425C7DE5">
          <w:rPr>
            <w:rStyle w:val="Hyperlink"/>
            <w:color w:val="auto"/>
            <w:sz w:val="22"/>
            <w:szCs w:val="22"/>
            <w:u w:val="none"/>
            <w:shd w:val="clear" w:color="auto" w:fill="FFFFFF"/>
          </w:rPr>
          <w:t>Net Zero Emissions by 2050 Scenario</w:t>
        </w:r>
      </w:hyperlink>
      <w:r w:rsidRPr="4B930FF3" w:rsidR="425C7DE5">
        <w:rPr>
          <w:sz w:val="22"/>
          <w:szCs w:val="22"/>
          <w:shd w:val="clear" w:color="auto" w:fill="FFFFFF"/>
        </w:rPr>
        <w:t> </w:t>
      </w:r>
      <w:r w:rsidRPr="4B930FF3" w:rsidR="1B538E16">
        <w:rPr>
          <w:sz w:val="22"/>
          <w:szCs w:val="22"/>
          <w:shd w:val="clear" w:color="auto" w:fill="FFFFFF"/>
        </w:rPr>
        <w:t>pr</w:t>
      </w:r>
      <w:r w:rsidRPr="4B930FF3" w:rsidR="3313D62A">
        <w:rPr>
          <w:sz w:val="22"/>
          <w:szCs w:val="22"/>
          <w:shd w:val="clear" w:color="auto" w:fill="FFFFFF"/>
        </w:rPr>
        <w:t>edic</w:t>
      </w:r>
      <w:r w:rsidRPr="4B930FF3" w:rsidR="1B538E16">
        <w:rPr>
          <w:sz w:val="22"/>
          <w:szCs w:val="22"/>
          <w:shd w:val="clear" w:color="auto" w:fill="FFFFFF"/>
        </w:rPr>
        <w:t>t</w:t>
      </w:r>
      <w:r w:rsidRPr="4B930FF3" w:rsidR="3313D62A">
        <w:rPr>
          <w:sz w:val="22"/>
          <w:szCs w:val="22"/>
          <w:shd w:val="clear" w:color="auto" w:fill="FFFFFF"/>
        </w:rPr>
        <w:t>s</w:t>
      </w:r>
      <w:r w:rsidRPr="4B930FF3" w:rsidR="1B538E16">
        <w:rPr>
          <w:sz w:val="22"/>
          <w:szCs w:val="22"/>
          <w:shd w:val="clear" w:color="auto" w:fill="FFFFFF"/>
        </w:rPr>
        <w:t xml:space="preserve"> a nearly</w:t>
      </w:r>
      <w:r w:rsidRPr="4B930FF3" w:rsidR="3313D62A">
        <w:rPr>
          <w:sz w:val="22"/>
          <w:szCs w:val="22"/>
          <w:shd w:val="clear" w:color="auto" w:fill="FFFFFF"/>
        </w:rPr>
        <w:t xml:space="preserve"> </w:t>
      </w:r>
      <w:r w:rsidRPr="4B930FF3" w:rsidR="1B538E16">
        <w:rPr>
          <w:sz w:val="22"/>
          <w:szCs w:val="22"/>
          <w:shd w:val="clear" w:color="auto" w:fill="FFFFFF"/>
        </w:rPr>
        <w:t xml:space="preserve">15% </w:t>
      </w:r>
      <w:r w:rsidRPr="4B930FF3" w:rsidR="1B538E16">
        <w:rPr>
          <w:sz w:val="22"/>
          <w:szCs w:val="22"/>
        </w:rPr>
        <w:t xml:space="preserve">decline in water use </w:t>
      </w:r>
      <w:r w:rsidRPr="4B930FF3" w:rsidR="3313D62A">
        <w:rPr>
          <w:sz w:val="22"/>
          <w:szCs w:val="22"/>
        </w:rPr>
        <w:t xml:space="preserve">within </w:t>
      </w:r>
      <w:r w:rsidRPr="4B930FF3" w:rsidR="1B538E16">
        <w:rPr>
          <w:sz w:val="22"/>
          <w:szCs w:val="22"/>
        </w:rPr>
        <w:t>the power sector due to transitioning from coal to solar PV and wind</w:t>
      </w:r>
      <w:r w:rsidRPr="4B930FF3" w:rsidR="3313D62A">
        <w:rPr>
          <w:sz w:val="22"/>
          <w:szCs w:val="22"/>
        </w:rPr>
        <w:t xml:space="preserve"> energy</w:t>
      </w:r>
      <w:r w:rsidRPr="4B930FF3" w:rsidR="1B538E16">
        <w:rPr>
          <w:sz w:val="22"/>
          <w:szCs w:val="22"/>
        </w:rPr>
        <w:t xml:space="preserve">. </w:t>
      </w:r>
    </w:p>
    <w:p w:rsidRPr="00FF4A57" w:rsidR="009836F3" w:rsidP="4B930FF3" w:rsidRDefault="5E4E83F0" w14:paraId="33031910" w14:textId="4CFD76E5">
      <w:pPr>
        <w:spacing w:after="240" w:line="259" w:lineRule="auto"/>
        <w:jc w:val="both"/>
        <w:rPr>
          <w:kern w:val="0"/>
          <w:sz w:val="22"/>
          <w:szCs w:val="22"/>
        </w:rPr>
      </w:pPr>
      <w:r w:rsidRPr="4B930FF3">
        <w:rPr>
          <w:sz w:val="22"/>
          <w:szCs w:val="22"/>
        </w:rPr>
        <w:t xml:space="preserve">Replacing off-shore petroleum extraction by </w:t>
      </w:r>
      <w:r w:rsidRPr="4B930FF3" w:rsidR="4880AAF4">
        <w:rPr>
          <w:sz w:val="22"/>
          <w:szCs w:val="22"/>
        </w:rPr>
        <w:t>r</w:t>
      </w:r>
      <w:r w:rsidRPr="4B930FF3" w:rsidR="28BF171B">
        <w:rPr>
          <w:kern w:val="0"/>
          <w:sz w:val="22"/>
          <w:szCs w:val="22"/>
        </w:rPr>
        <w:t xml:space="preserve">enewable energy generated from offshore wind, wave and tidal power farms </w:t>
      </w:r>
      <w:r w:rsidRPr="4B930FF3">
        <w:rPr>
          <w:kern w:val="0"/>
          <w:sz w:val="22"/>
          <w:szCs w:val="22"/>
        </w:rPr>
        <w:t>can contribute to c</w:t>
      </w:r>
      <w:r w:rsidRPr="4B930FF3" w:rsidR="28BF171B">
        <w:rPr>
          <w:kern w:val="0"/>
          <w:sz w:val="22"/>
          <w:szCs w:val="22"/>
        </w:rPr>
        <w:t>onserving and sustainably using marine resources</w:t>
      </w:r>
      <w:r w:rsidRPr="4B930FF3" w:rsidR="4880AAF4">
        <w:rPr>
          <w:kern w:val="0"/>
          <w:sz w:val="22"/>
          <w:szCs w:val="22"/>
        </w:rPr>
        <w:t xml:space="preserve"> (SDG 14)</w:t>
      </w:r>
      <w:r w:rsidRPr="4B930FF3" w:rsidR="28BF171B">
        <w:rPr>
          <w:kern w:val="0"/>
          <w:sz w:val="22"/>
          <w:szCs w:val="22"/>
        </w:rPr>
        <w:t>. Upscaling of renewables will help decrease ocean acidification (via lower carbon emissions), accidental</w:t>
      </w:r>
      <w:r w:rsidRPr="4B930FF3" w:rsidR="425C7DE5">
        <w:rPr>
          <w:kern w:val="0"/>
          <w:sz w:val="22"/>
          <w:szCs w:val="22"/>
        </w:rPr>
        <w:t xml:space="preserve"> </w:t>
      </w:r>
      <w:r w:rsidRPr="4B930FF3" w:rsidR="28BF171B">
        <w:rPr>
          <w:kern w:val="0"/>
          <w:sz w:val="22"/>
          <w:szCs w:val="22"/>
        </w:rPr>
        <w:t>impacts from energy-production and transport activities on aquatic habitats, and marine thermal pollution from cooling at coastal power plants</w:t>
      </w:r>
      <w:r w:rsidRPr="4B930FF3">
        <w:rPr>
          <w:kern w:val="0"/>
          <w:sz w:val="22"/>
          <w:szCs w:val="22"/>
        </w:rPr>
        <w:t xml:space="preserve"> </w:t>
      </w:r>
      <w:r w:rsidRPr="4B930FF3">
        <w:rPr>
          <w:sz w:val="22"/>
          <w:szCs w:val="22"/>
        </w:rPr>
        <w:t>(</w:t>
      </w:r>
      <w:commentRangeStart w:id="102"/>
      <w:r w:rsidRPr="4B930FF3">
        <w:rPr>
          <w:sz w:val="22"/>
          <w:szCs w:val="22"/>
        </w:rPr>
        <w:t>ICSU, 2017)</w:t>
      </w:r>
      <w:commentRangeEnd w:id="102"/>
      <w:r w:rsidRPr="00FF4A57" w:rsidR="006E2B1B">
        <w:rPr>
          <w:rStyle w:val="CommentReference"/>
          <w:rFonts w:cstheme="minorHAnsi"/>
          <w:sz w:val="22"/>
          <w:szCs w:val="22"/>
        </w:rPr>
        <w:commentReference w:id="102"/>
      </w:r>
      <w:r w:rsidRPr="4B930FF3">
        <w:rPr>
          <w:sz w:val="22"/>
          <w:szCs w:val="22"/>
        </w:rPr>
        <w:t xml:space="preserve">.  </w:t>
      </w:r>
    </w:p>
    <w:p w:rsidRPr="00FF4A57" w:rsidR="009836F3" w:rsidP="00FF4A57" w:rsidRDefault="00DB420D" w14:paraId="60074366" w14:textId="7E7CA39E">
      <w:pPr>
        <w:spacing w:after="240" w:line="259" w:lineRule="auto"/>
        <w:jc w:val="both"/>
        <w:rPr>
          <w:rFonts w:cstheme="minorHAnsi"/>
          <w:kern w:val="0"/>
          <w:sz w:val="22"/>
          <w:szCs w:val="22"/>
        </w:rPr>
      </w:pPr>
      <w:r w:rsidRPr="00FF4A57">
        <w:rPr>
          <w:rFonts w:cstheme="minorHAnsi"/>
          <w:b/>
          <w:bCs/>
          <w:kern w:val="0"/>
          <w:sz w:val="22"/>
          <w:szCs w:val="22"/>
        </w:rPr>
        <w:t>Healthier Cities</w:t>
      </w:r>
      <w:r w:rsidRPr="00FF4A57" w:rsidR="00F01801">
        <w:rPr>
          <w:rFonts w:cstheme="minorHAnsi"/>
          <w:b/>
          <w:bCs/>
          <w:kern w:val="0"/>
          <w:sz w:val="22"/>
          <w:szCs w:val="22"/>
        </w:rPr>
        <w:t xml:space="preserve"> and </w:t>
      </w:r>
      <w:r w:rsidRPr="00FF4A57" w:rsidR="00440A23">
        <w:rPr>
          <w:rFonts w:cstheme="minorHAnsi"/>
          <w:b/>
          <w:bCs/>
          <w:kern w:val="0"/>
          <w:sz w:val="22"/>
          <w:szCs w:val="22"/>
        </w:rPr>
        <w:t xml:space="preserve">Resilient </w:t>
      </w:r>
      <w:r w:rsidRPr="00FF4A57">
        <w:rPr>
          <w:rFonts w:cstheme="minorHAnsi"/>
          <w:b/>
          <w:bCs/>
          <w:kern w:val="0"/>
          <w:sz w:val="22"/>
          <w:szCs w:val="22"/>
        </w:rPr>
        <w:t>Societies:</w:t>
      </w:r>
      <w:r w:rsidRPr="00FF4A57" w:rsidR="009836F3">
        <w:rPr>
          <w:rFonts w:cstheme="minorHAnsi"/>
          <w:b/>
          <w:kern w:val="0"/>
          <w:sz w:val="22"/>
          <w:szCs w:val="22"/>
        </w:rPr>
        <w:t xml:space="preserve"> </w:t>
      </w:r>
      <w:r w:rsidRPr="00FF4A57">
        <w:rPr>
          <w:rFonts w:cstheme="minorHAnsi"/>
          <w:kern w:val="0"/>
          <w:sz w:val="22"/>
          <w:szCs w:val="22"/>
        </w:rPr>
        <w:t xml:space="preserve">The use of renewable energy resources directly reduces air </w:t>
      </w:r>
      <w:r w:rsidRPr="00FF4A57" w:rsidR="009836F3">
        <w:rPr>
          <w:rFonts w:cstheme="minorHAnsi"/>
          <w:kern w:val="0"/>
          <w:sz w:val="22"/>
          <w:szCs w:val="22"/>
        </w:rPr>
        <w:t xml:space="preserve">pollution. Improving air quality, and by extension human health, is especially important for those living in the dense urban </w:t>
      </w:r>
      <w:r w:rsidRPr="00FF4A57" w:rsidR="00D603A8">
        <w:rPr>
          <w:rFonts w:cstheme="minorHAnsi"/>
          <w:kern w:val="0"/>
          <w:sz w:val="22"/>
          <w:szCs w:val="22"/>
        </w:rPr>
        <w:t>centers</w:t>
      </w:r>
      <w:r w:rsidRPr="00FF4A57" w:rsidR="009836F3">
        <w:rPr>
          <w:rFonts w:cstheme="minorHAnsi"/>
          <w:kern w:val="0"/>
          <w:sz w:val="22"/>
          <w:szCs w:val="22"/>
        </w:rPr>
        <w:t xml:space="preserve"> of rapidly developing countries (SDG</w:t>
      </w:r>
      <w:r w:rsidRPr="00FF4A57">
        <w:rPr>
          <w:rFonts w:cstheme="minorHAnsi"/>
          <w:kern w:val="0"/>
          <w:sz w:val="22"/>
          <w:szCs w:val="22"/>
        </w:rPr>
        <w:t xml:space="preserve"> </w:t>
      </w:r>
      <w:r w:rsidRPr="00FF4A57" w:rsidR="009836F3">
        <w:rPr>
          <w:rFonts w:cstheme="minorHAnsi"/>
          <w:kern w:val="0"/>
          <w:sz w:val="22"/>
          <w:szCs w:val="22"/>
        </w:rPr>
        <w:t xml:space="preserve">3) </w:t>
      </w:r>
      <w:r w:rsidRPr="00FF4A57">
        <w:rPr>
          <w:rFonts w:cstheme="minorHAnsi"/>
          <w:kern w:val="0"/>
          <w:sz w:val="22"/>
          <w:szCs w:val="22"/>
        </w:rPr>
        <w:t>(</w:t>
      </w:r>
      <w:commentRangeStart w:id="103"/>
      <w:r w:rsidRPr="00FF4A57">
        <w:rPr>
          <w:rFonts w:cstheme="minorHAnsi"/>
          <w:kern w:val="0"/>
          <w:sz w:val="22"/>
          <w:szCs w:val="22"/>
        </w:rPr>
        <w:t>ICSU, 2017)</w:t>
      </w:r>
      <w:commentRangeEnd w:id="103"/>
      <w:r w:rsidRPr="00FF4A57">
        <w:rPr>
          <w:rFonts w:cstheme="minorHAnsi"/>
          <w:kern w:val="0"/>
          <w:sz w:val="22"/>
          <w:szCs w:val="22"/>
        </w:rPr>
        <w:commentReference w:id="103"/>
      </w:r>
      <w:r w:rsidRPr="00FF4A57">
        <w:rPr>
          <w:rFonts w:cstheme="minorHAnsi"/>
          <w:kern w:val="0"/>
          <w:sz w:val="22"/>
          <w:szCs w:val="22"/>
        </w:rPr>
        <w:t xml:space="preserve">. Resilient infrastructure, inclusive industrialization, and innovation (SDG 9) are prerequisites for achieving </w:t>
      </w:r>
      <w:r w:rsidRPr="00FF4A57" w:rsidR="00E92028">
        <w:rPr>
          <w:rFonts w:cstheme="minorHAnsi"/>
          <w:kern w:val="0"/>
          <w:sz w:val="22"/>
          <w:szCs w:val="22"/>
        </w:rPr>
        <w:t xml:space="preserve">the </w:t>
      </w:r>
      <w:r w:rsidRPr="00FF4A57">
        <w:rPr>
          <w:rFonts w:cstheme="minorHAnsi"/>
          <w:kern w:val="0"/>
          <w:sz w:val="22"/>
          <w:szCs w:val="22"/>
        </w:rPr>
        <w:t>SDG 7.2 target (</w:t>
      </w:r>
      <w:commentRangeStart w:id="104"/>
      <w:r w:rsidRPr="00FF4A57">
        <w:rPr>
          <w:rFonts w:cstheme="minorHAnsi"/>
          <w:kern w:val="0"/>
          <w:sz w:val="22"/>
          <w:szCs w:val="22"/>
        </w:rPr>
        <w:t>ICSU, 2017)</w:t>
      </w:r>
      <w:commentRangeEnd w:id="104"/>
      <w:r w:rsidRPr="00FF4A57">
        <w:rPr>
          <w:rFonts w:cstheme="minorHAnsi"/>
          <w:kern w:val="0"/>
          <w:sz w:val="22"/>
          <w:szCs w:val="22"/>
        </w:rPr>
        <w:commentReference w:id="104"/>
      </w:r>
      <w:r w:rsidRPr="00FF4A57">
        <w:rPr>
          <w:rFonts w:cstheme="minorHAnsi"/>
          <w:kern w:val="0"/>
          <w:sz w:val="22"/>
          <w:szCs w:val="22"/>
        </w:rPr>
        <w:t xml:space="preserve">.  </w:t>
      </w:r>
      <w:r w:rsidRPr="00FF4A57" w:rsidR="009836F3">
        <w:rPr>
          <w:rFonts w:cstheme="minorHAnsi"/>
          <w:kern w:val="0"/>
          <w:sz w:val="22"/>
          <w:szCs w:val="22"/>
        </w:rPr>
        <w:t>Clean energy systems, in particular, create the conditions for cities and human settlements to be inclusive, safe, resilient, less-polluting, and more sustainable</w:t>
      </w:r>
      <w:r w:rsidRPr="00FF4A57">
        <w:rPr>
          <w:rFonts w:cstheme="minorHAnsi"/>
          <w:kern w:val="0"/>
          <w:sz w:val="22"/>
          <w:szCs w:val="22"/>
        </w:rPr>
        <w:t xml:space="preserve"> (SDG 11)</w:t>
      </w:r>
      <w:r w:rsidRPr="00FF4A57" w:rsidR="009836F3">
        <w:rPr>
          <w:rFonts w:cstheme="minorHAnsi"/>
          <w:kern w:val="0"/>
          <w:sz w:val="22"/>
          <w:szCs w:val="22"/>
        </w:rPr>
        <w:t>. An up-scaling of renewable energy can have a large impact on the sustainability of cit</w:t>
      </w:r>
      <w:r w:rsidRPr="00FF4A57" w:rsidR="00162845">
        <w:rPr>
          <w:rFonts w:cstheme="minorHAnsi"/>
          <w:kern w:val="0"/>
          <w:sz w:val="22"/>
          <w:szCs w:val="22"/>
        </w:rPr>
        <w:t>ies and</w:t>
      </w:r>
      <w:r w:rsidRPr="00FF4A57" w:rsidR="009836F3">
        <w:rPr>
          <w:rFonts w:cstheme="minorHAnsi"/>
          <w:kern w:val="0"/>
          <w:sz w:val="22"/>
          <w:szCs w:val="22"/>
        </w:rPr>
        <w:t xml:space="preserve"> communit</w:t>
      </w:r>
      <w:r w:rsidRPr="00FF4A57" w:rsidR="00162845">
        <w:rPr>
          <w:rFonts w:cstheme="minorHAnsi"/>
          <w:kern w:val="0"/>
          <w:sz w:val="22"/>
          <w:szCs w:val="22"/>
        </w:rPr>
        <w:t>ies</w:t>
      </w:r>
      <w:r w:rsidRPr="00FF4A57">
        <w:rPr>
          <w:rFonts w:cstheme="minorHAnsi"/>
          <w:kern w:val="0"/>
          <w:sz w:val="22"/>
          <w:szCs w:val="22"/>
        </w:rPr>
        <w:t xml:space="preserve">. </w:t>
      </w:r>
      <w:r w:rsidRPr="00FF4A57" w:rsidR="009836F3">
        <w:rPr>
          <w:rFonts w:cstheme="minorHAnsi"/>
          <w:kern w:val="0"/>
          <w:sz w:val="22"/>
          <w:szCs w:val="22"/>
        </w:rPr>
        <w:t xml:space="preserve">Similarly, </w:t>
      </w:r>
      <w:r w:rsidRPr="00FF4A57" w:rsidR="00162845">
        <w:rPr>
          <w:rFonts w:cstheme="minorHAnsi"/>
          <w:kern w:val="0"/>
          <w:sz w:val="22"/>
          <w:szCs w:val="22"/>
        </w:rPr>
        <w:t>s</w:t>
      </w:r>
      <w:r w:rsidRPr="00FF4A57" w:rsidR="003014D4">
        <w:rPr>
          <w:rFonts w:cstheme="minorHAnsi"/>
          <w:kern w:val="0"/>
          <w:sz w:val="22"/>
          <w:szCs w:val="22"/>
        </w:rPr>
        <w:t>ustainable urban planning, transport, and housing are key for achieving SDG 7</w:t>
      </w:r>
      <w:r w:rsidRPr="00FF4A57" w:rsidR="00162845">
        <w:rPr>
          <w:rFonts w:cstheme="minorHAnsi"/>
          <w:kern w:val="0"/>
          <w:sz w:val="22"/>
          <w:szCs w:val="22"/>
        </w:rPr>
        <w:t>.</w:t>
      </w:r>
      <w:r w:rsidRPr="00FF4A57" w:rsidR="003014D4">
        <w:rPr>
          <w:rFonts w:cstheme="minorHAnsi"/>
          <w:kern w:val="0"/>
          <w:sz w:val="22"/>
          <w:szCs w:val="22"/>
        </w:rPr>
        <w:t>2, since renewable solution</w:t>
      </w:r>
      <w:r w:rsidRPr="00FF4A57" w:rsidR="00E92028">
        <w:rPr>
          <w:rFonts w:cstheme="minorHAnsi"/>
          <w:kern w:val="0"/>
          <w:sz w:val="22"/>
          <w:szCs w:val="22"/>
        </w:rPr>
        <w:t>s</w:t>
      </w:r>
      <w:r w:rsidRPr="00FF4A57" w:rsidR="003014D4">
        <w:rPr>
          <w:rFonts w:cstheme="minorHAnsi"/>
          <w:kern w:val="0"/>
          <w:sz w:val="22"/>
          <w:szCs w:val="22"/>
        </w:rPr>
        <w:t xml:space="preserve"> are fundamental pillars of the </w:t>
      </w:r>
      <w:r w:rsidRPr="00FF4A57" w:rsidR="00E92028">
        <w:rPr>
          <w:rFonts w:cstheme="minorHAnsi"/>
          <w:kern w:val="0"/>
          <w:sz w:val="22"/>
          <w:szCs w:val="22"/>
        </w:rPr>
        <w:t xml:space="preserve">solutions </w:t>
      </w:r>
      <w:r w:rsidRPr="00FF4A57" w:rsidR="009836F3">
        <w:rPr>
          <w:rFonts w:cstheme="minorHAnsi"/>
          <w:kern w:val="0"/>
          <w:sz w:val="22"/>
          <w:szCs w:val="22"/>
        </w:rPr>
        <w:t xml:space="preserve">portfolio. </w:t>
      </w:r>
      <w:r w:rsidRPr="00FF4A57" w:rsidR="003014D4">
        <w:rPr>
          <w:rFonts w:cstheme="minorHAnsi"/>
          <w:kern w:val="0"/>
          <w:sz w:val="22"/>
          <w:szCs w:val="22"/>
        </w:rPr>
        <w:t>S</w:t>
      </w:r>
      <w:r w:rsidRPr="00FF4A57" w:rsidR="009836F3">
        <w:rPr>
          <w:rFonts w:cstheme="minorHAnsi"/>
          <w:kern w:val="0"/>
          <w:sz w:val="22"/>
          <w:szCs w:val="22"/>
        </w:rPr>
        <w:t>mart grids</w:t>
      </w:r>
      <w:r w:rsidRPr="00FF4A57" w:rsidR="003014D4">
        <w:rPr>
          <w:rFonts w:cstheme="minorHAnsi"/>
          <w:kern w:val="0"/>
          <w:sz w:val="22"/>
          <w:szCs w:val="22"/>
        </w:rPr>
        <w:t xml:space="preserve"> and energy communities </w:t>
      </w:r>
      <w:r w:rsidRPr="00FF4A57" w:rsidR="009836F3">
        <w:rPr>
          <w:rFonts w:cstheme="minorHAnsi"/>
          <w:kern w:val="0"/>
          <w:sz w:val="22"/>
          <w:szCs w:val="22"/>
        </w:rPr>
        <w:t xml:space="preserve">facilitate the development of renewable energy at the domestic or </w:t>
      </w:r>
      <w:r w:rsidRPr="00FF4A57" w:rsidR="00E92028">
        <w:rPr>
          <w:rFonts w:cstheme="minorHAnsi"/>
          <w:kern w:val="0"/>
          <w:sz w:val="22"/>
          <w:szCs w:val="22"/>
        </w:rPr>
        <w:t>neighborhood</w:t>
      </w:r>
      <w:r w:rsidRPr="00FF4A57" w:rsidR="009836F3">
        <w:rPr>
          <w:rFonts w:cstheme="minorHAnsi"/>
          <w:kern w:val="0"/>
          <w:sz w:val="22"/>
          <w:szCs w:val="22"/>
        </w:rPr>
        <w:t xml:space="preserve"> scale </w:t>
      </w:r>
      <w:r w:rsidRPr="00FF4A57" w:rsidR="003014D4">
        <w:rPr>
          <w:rFonts w:cstheme="minorHAnsi"/>
          <w:kern w:val="0"/>
          <w:sz w:val="22"/>
          <w:szCs w:val="22"/>
        </w:rPr>
        <w:t>(</w:t>
      </w:r>
      <w:commentRangeStart w:id="105"/>
      <w:r w:rsidRPr="00FF4A57" w:rsidR="003014D4">
        <w:rPr>
          <w:rFonts w:cstheme="minorHAnsi"/>
          <w:kern w:val="0"/>
          <w:sz w:val="22"/>
          <w:szCs w:val="22"/>
        </w:rPr>
        <w:t>ICSU, 2017)</w:t>
      </w:r>
      <w:commentRangeEnd w:id="105"/>
      <w:r w:rsidRPr="00FF4A57" w:rsidR="003014D4">
        <w:rPr>
          <w:rFonts w:cstheme="minorHAnsi"/>
          <w:kern w:val="0"/>
          <w:sz w:val="22"/>
          <w:szCs w:val="22"/>
        </w:rPr>
        <w:commentReference w:id="105"/>
      </w:r>
      <w:r w:rsidRPr="00FF4A57" w:rsidR="003014D4">
        <w:rPr>
          <w:rFonts w:cstheme="minorHAnsi"/>
          <w:kern w:val="0"/>
          <w:sz w:val="22"/>
          <w:szCs w:val="22"/>
        </w:rPr>
        <w:t>. Furthermore, d</w:t>
      </w:r>
      <w:r w:rsidRPr="00FF4A57" w:rsidR="009836F3">
        <w:rPr>
          <w:rFonts w:cstheme="minorHAnsi"/>
          <w:kern w:val="0"/>
          <w:sz w:val="22"/>
          <w:szCs w:val="22"/>
        </w:rPr>
        <w:t>ecentralized renewable energy source</w:t>
      </w:r>
      <w:r w:rsidRPr="00FF4A57" w:rsidR="00E92028">
        <w:rPr>
          <w:rFonts w:cstheme="minorHAnsi"/>
          <w:kern w:val="0"/>
          <w:sz w:val="22"/>
          <w:szCs w:val="22"/>
        </w:rPr>
        <w:t>s</w:t>
      </w:r>
      <w:r w:rsidRPr="00FF4A57" w:rsidR="009836F3">
        <w:rPr>
          <w:rFonts w:cstheme="minorHAnsi"/>
          <w:kern w:val="0"/>
          <w:sz w:val="22"/>
          <w:szCs w:val="22"/>
        </w:rPr>
        <w:t xml:space="preserve"> enhance resilience</w:t>
      </w:r>
      <w:r w:rsidRPr="00FF4A57" w:rsidR="00E92028">
        <w:rPr>
          <w:rFonts w:cstheme="minorHAnsi"/>
          <w:kern w:val="0"/>
          <w:sz w:val="22"/>
          <w:szCs w:val="22"/>
        </w:rPr>
        <w:t xml:space="preserve">. This is </w:t>
      </w:r>
      <w:r w:rsidRPr="00FF4A57" w:rsidR="003014D4">
        <w:rPr>
          <w:rFonts w:cstheme="minorHAnsi"/>
          <w:kern w:val="0"/>
          <w:sz w:val="22"/>
          <w:szCs w:val="22"/>
        </w:rPr>
        <w:t xml:space="preserve">exemplified by the </w:t>
      </w:r>
      <w:commentRangeStart w:id="106"/>
      <w:r w:rsidRPr="00FF4A57" w:rsidR="009836F3">
        <w:rPr>
          <w:rFonts w:cstheme="minorHAnsi"/>
          <w:kern w:val="0"/>
          <w:sz w:val="22"/>
          <w:szCs w:val="22"/>
        </w:rPr>
        <w:t>City Energy Resilience Framework</w:t>
      </w:r>
      <w:commentRangeEnd w:id="106"/>
      <w:r w:rsidRPr="00FF4A57" w:rsidR="009836F3">
        <w:rPr>
          <w:rFonts w:cstheme="minorHAnsi"/>
          <w:kern w:val="0"/>
          <w:sz w:val="22"/>
          <w:szCs w:val="22"/>
        </w:rPr>
        <w:commentReference w:id="106"/>
      </w:r>
      <w:r w:rsidRPr="00FF4A57" w:rsidR="009836F3">
        <w:rPr>
          <w:rFonts w:cstheme="minorHAnsi"/>
          <w:kern w:val="0"/>
          <w:sz w:val="22"/>
          <w:szCs w:val="22"/>
        </w:rPr>
        <w:t>, developed by the Resilient Cities Network (R-Cities) and Urban Power (</w:t>
      </w:r>
      <w:commentRangeStart w:id="107"/>
      <w:r w:rsidRPr="00FF4A57" w:rsidR="009836F3">
        <w:rPr>
          <w:rFonts w:cstheme="minorHAnsi"/>
          <w:b/>
          <w:kern w:val="0"/>
          <w:sz w:val="22"/>
          <w:szCs w:val="22"/>
        </w:rPr>
        <w:t>Box</w:t>
      </w:r>
      <w:r w:rsidRPr="00FF4A57" w:rsidR="003014D4">
        <w:rPr>
          <w:rFonts w:cstheme="minorHAnsi"/>
          <w:b/>
          <w:kern w:val="0"/>
          <w:sz w:val="22"/>
          <w:szCs w:val="22"/>
        </w:rPr>
        <w:t xml:space="preserve"> </w:t>
      </w:r>
      <w:r w:rsidR="006A7B71">
        <w:rPr>
          <w:rFonts w:cstheme="minorHAnsi"/>
          <w:b/>
          <w:kern w:val="0"/>
          <w:sz w:val="22"/>
          <w:szCs w:val="22"/>
        </w:rPr>
        <w:t>8</w:t>
      </w:r>
      <w:commentRangeEnd w:id="107"/>
      <w:r w:rsidRPr="00FF4A57" w:rsidR="007D0A85">
        <w:rPr>
          <w:rStyle w:val="CommentReference"/>
          <w:rFonts w:cstheme="minorHAnsi"/>
          <w:sz w:val="22"/>
          <w:szCs w:val="22"/>
        </w:rPr>
        <w:commentReference w:id="107"/>
      </w:r>
      <w:r w:rsidRPr="00FF4A57" w:rsidR="009836F3">
        <w:rPr>
          <w:rFonts w:cstheme="minorHAnsi"/>
          <w:kern w:val="0"/>
          <w:sz w:val="22"/>
          <w:szCs w:val="22"/>
        </w:rPr>
        <w:t>)</w:t>
      </w:r>
      <w:r w:rsidRPr="00FF4A57" w:rsidR="003014D4">
        <w:rPr>
          <w:rFonts w:cstheme="minorHAnsi"/>
          <w:kern w:val="0"/>
          <w:sz w:val="22"/>
          <w:szCs w:val="22"/>
        </w:rPr>
        <w:t>.</w:t>
      </w:r>
    </w:p>
    <w:p w:rsidRPr="00FF4A57" w:rsidR="004474CC" w:rsidP="00FF4A57" w:rsidRDefault="004474CC" w14:paraId="054473E2" w14:textId="4C126A7E">
      <w:pPr>
        <w:spacing w:after="240" w:line="259" w:lineRule="auto"/>
        <w:jc w:val="both"/>
        <w:rPr>
          <w:rFonts w:cstheme="minorHAnsi"/>
          <w:kern w:val="0"/>
          <w:sz w:val="22"/>
          <w:szCs w:val="22"/>
        </w:rPr>
      </w:pPr>
      <w:r w:rsidRPr="00FF4A57">
        <w:rPr>
          <w:rFonts w:cstheme="minorHAnsi"/>
          <w:noProof/>
          <w:sz w:val="22"/>
          <w:szCs w:val="22"/>
        </w:rPr>
        <w:lastRenderedPageBreak/>
        <mc:AlternateContent>
          <mc:Choice Requires="wps">
            <w:drawing>
              <wp:inline distT="0" distB="0" distL="0" distR="0" wp14:anchorId="798C2FE6" wp14:editId="0F31F0E3">
                <wp:extent cx="5902036" cy="1448790"/>
                <wp:effectExtent l="0" t="0" r="3810" b="0"/>
                <wp:docPr id="12" name="Caixa de Texto 12"/>
                <wp:cNvGraphicFramePr/>
                <a:graphic xmlns:a="http://schemas.openxmlformats.org/drawingml/2006/main">
                  <a:graphicData uri="http://schemas.microsoft.com/office/word/2010/wordprocessingShape">
                    <wps:wsp>
                      <wps:cNvSpPr txBox="1"/>
                      <wps:spPr>
                        <a:xfrm>
                          <a:off x="0" y="0"/>
                          <a:ext cx="5902036" cy="1448790"/>
                        </a:xfrm>
                        <a:prstGeom prst="rect">
                          <a:avLst/>
                        </a:prstGeom>
                        <a:solidFill>
                          <a:schemeClr val="accent6">
                            <a:lumMod val="20000"/>
                            <a:lumOff val="80000"/>
                          </a:schemeClr>
                        </a:solidFill>
                        <a:ln w="6350">
                          <a:noFill/>
                        </a:ln>
                      </wps:spPr>
                      <wps:txbx>
                        <w:txbxContent>
                          <w:p w:rsidRPr="003A3478" w:rsidR="008A2E3E" w:rsidP="003A3478" w:rsidRDefault="008A2E3E" w14:paraId="01346316" w14:textId="5B886BFB">
                            <w:pPr>
                              <w:autoSpaceDE w:val="0"/>
                              <w:autoSpaceDN w:val="0"/>
                              <w:adjustRightInd w:val="0"/>
                              <w:spacing w:line="259" w:lineRule="auto"/>
                              <w:jc w:val="both"/>
                              <w:rPr>
                                <w:rFonts w:cstheme="minorHAnsi"/>
                                <w:kern w:val="0"/>
                                <w:sz w:val="22"/>
                                <w:lang w:val="en-GB"/>
                              </w:rPr>
                            </w:pPr>
                            <w:r w:rsidRPr="003A3478">
                              <w:rPr>
                                <w:rFonts w:cstheme="minorHAnsi"/>
                                <w:b/>
                                <w:kern w:val="0"/>
                                <w:sz w:val="22"/>
                                <w:lang w:val="en-GB"/>
                              </w:rPr>
                              <w:t xml:space="preserve">Box </w:t>
                            </w:r>
                            <w:r>
                              <w:rPr>
                                <w:rFonts w:cstheme="minorHAnsi"/>
                                <w:b/>
                                <w:kern w:val="0"/>
                                <w:sz w:val="22"/>
                                <w:lang w:val="en-GB"/>
                              </w:rPr>
                              <w:t>8</w:t>
                            </w:r>
                            <w:r w:rsidRPr="003A3478">
                              <w:rPr>
                                <w:rFonts w:cstheme="minorHAnsi"/>
                                <w:b/>
                                <w:kern w:val="0"/>
                                <w:sz w:val="22"/>
                                <w:lang w:val="en-GB"/>
                              </w:rPr>
                              <w:t xml:space="preserve">: </w:t>
                            </w:r>
                            <w:r w:rsidRPr="003A3478">
                              <w:rPr>
                                <w:rFonts w:cstheme="minorHAnsi"/>
                                <w:kern w:val="0"/>
                                <w:sz w:val="22"/>
                                <w:lang w:val="en-GB"/>
                              </w:rPr>
                              <w:t>The City Energy Resilience Framework (CERF) serves as a comprehensive guide for cities to bolster their energy transition and urban resilience. It encompasses aspects of electricity infrastructure, clean energy, equitable service access, emergency management, and recovery strategies. As an engagement tool, CERF unites stakeholders to evaluate challenges and opportunities for resilient energy systems based on local policies and initiatives. By highlighting global examples, CERF encourages dialogue on adopting multi-benefit energy solutions that empower urban communities to adapt and thrive amidst adversities.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ixa de Texto 12" style="width:464.75pt;height:114.1pt;visibility:visible;mso-wrap-style:square;mso-left-percent:-10001;mso-top-percent:-10001;mso-position-horizontal:absolute;mso-position-horizontal-relative:char;mso-position-vertical:absolute;mso-position-vertical-relative:line;mso-left-percent:-10001;mso-top-percent:-10001;v-text-anchor:top" o:spid="_x0000_s1034"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" w14:anchorId="798C2FE6">
                <v:textbox>
                  <w:txbxContent>
                    <w:p w:rsidRPr="003A3478" w:rsidR="008A2E3E" w:rsidP="003A3478" w:rsidRDefault="008A2E3E" w14:paraId="01346316" w14:textId="5B886BFB">
                      <w:pPr>
                        <w:autoSpaceDE w:val="0"/>
                        <w:autoSpaceDN w:val="0"/>
                        <w:adjustRightInd w:val="0"/>
                        <w:spacing w:line="259" w:lineRule="auto"/>
                        <w:jc w:val="both"/>
                        <w:rPr>
                          <w:rFonts w:cstheme="minorHAnsi"/>
                          <w:kern w:val="0"/>
                          <w:sz w:val="22"/>
                          <w:lang w:val="en-GB"/>
                        </w:rPr>
                      </w:pPr>
                      <w:r w:rsidRPr="003A3478">
                        <w:rPr>
                          <w:rFonts w:cstheme="minorHAnsi"/>
                          <w:b/>
                          <w:kern w:val="0"/>
                          <w:sz w:val="22"/>
                          <w:lang w:val="en-GB"/>
                        </w:rPr>
                        <w:t xml:space="preserve">Box </w:t>
                      </w:r>
                      <w:r>
                        <w:rPr>
                          <w:rFonts w:cstheme="minorHAnsi"/>
                          <w:b/>
                          <w:kern w:val="0"/>
                          <w:sz w:val="22"/>
                          <w:lang w:val="en-GB"/>
                        </w:rPr>
                        <w:t>8</w:t>
                      </w:r>
                      <w:r w:rsidRPr="003A3478">
                        <w:rPr>
                          <w:rFonts w:cstheme="minorHAnsi"/>
                          <w:b/>
                          <w:kern w:val="0"/>
                          <w:sz w:val="22"/>
                          <w:lang w:val="en-GB"/>
                        </w:rPr>
                        <w:t xml:space="preserve">: </w:t>
                      </w:r>
                      <w:r w:rsidRPr="003A3478">
                        <w:rPr>
                          <w:rFonts w:cstheme="minorHAnsi"/>
                          <w:kern w:val="0"/>
                          <w:sz w:val="22"/>
                          <w:lang w:val="en-GB"/>
                        </w:rPr>
                        <w:t>The City Energy Resilience Framework (CERF) serves as a comprehensive guide for cities to bolster their energy transition and urban resilience. It encompasses aspects of electricity infrastructure, clean energy, equitable service access, emergency management, and recovery strategies. As an engagement tool, CERF unites stakeholders to evaluate challenges and opportunities for resilient energy systems based on local policies and initiatives. By highlighting global examples, CERF encourages dialogue on adopting multi-benefit energy solutions that empower urban communities to adapt and thrive amidst adversities.</w:t>
                      </w:r>
                    </w:p>
                  </w:txbxContent>
                </v:textbox>
                <w10:anchorlock/>
              </v:shape>
            </w:pict>
          </mc:Fallback>
        </mc:AlternateContent>
      </w:r>
    </w:p>
    <w:p w:rsidR="00256248" w:rsidP="4B930FF3" w:rsidRDefault="01DF1E73" w14:paraId="0E1ABCCD" w14:textId="1D3F04BB">
      <w:pPr>
        <w:autoSpaceDE w:val="0"/>
        <w:autoSpaceDN w:val="0"/>
        <w:adjustRightInd w:val="0"/>
        <w:spacing w:after="240" w:line="259" w:lineRule="auto"/>
        <w:jc w:val="both"/>
        <w:rPr>
          <w:kern w:val="0"/>
          <w:sz w:val="22"/>
          <w:szCs w:val="22"/>
        </w:rPr>
      </w:pPr>
      <w:r w:rsidRPr="4B930FF3">
        <w:rPr>
          <w:b/>
          <w:bCs/>
          <w:kern w:val="0"/>
          <w:sz w:val="22"/>
          <w:szCs w:val="22"/>
        </w:rPr>
        <w:t>Inclusive Working Opportunities</w:t>
      </w:r>
      <w:commentRangeStart w:id="108"/>
      <w:commentRangeEnd w:id="108"/>
      <w:r w:rsidRPr="00FF4A57" w:rsidR="001D3E14">
        <w:rPr>
          <w:rStyle w:val="CommentReference"/>
          <w:rFonts w:cstheme="minorHAnsi"/>
          <w:sz w:val="22"/>
          <w:szCs w:val="22"/>
        </w:rPr>
        <w:commentReference w:id="108"/>
      </w:r>
      <w:r w:rsidRPr="4B930FF3" w:rsidR="69967845">
        <w:rPr>
          <w:kern w:val="0"/>
          <w:sz w:val="22"/>
          <w:szCs w:val="22"/>
        </w:rPr>
        <w:t xml:space="preserve">: </w:t>
      </w:r>
      <w:r w:rsidRPr="4B930FF3" w:rsidR="03C8DB23">
        <w:rPr>
          <w:sz w:val="22"/>
          <w:szCs w:val="22"/>
        </w:rPr>
        <w:t xml:space="preserve">Renewable energy deployment bolsters innovation and reinforces local, regional, and national employment objectives (SDG 8). </w:t>
      </w:r>
      <w:r w:rsidRPr="4B930FF3">
        <w:rPr>
          <w:sz w:val="22"/>
          <w:szCs w:val="22"/>
        </w:rPr>
        <w:t xml:space="preserve">The global renewable energy sector employs 12.7 million people, with significant growth in solar PV, </w:t>
      </w:r>
      <w:r w:rsidRPr="4B930FF3" w:rsidR="03C8DB23">
        <w:rPr>
          <w:sz w:val="22"/>
          <w:szCs w:val="22"/>
        </w:rPr>
        <w:t>primarily in Asia accounting for 79% of the global total.</w:t>
      </w:r>
      <w:r w:rsidRPr="4B930FF3" w:rsidR="69967845">
        <w:rPr>
          <w:kern w:val="0"/>
          <w:sz w:val="22"/>
          <w:szCs w:val="22"/>
        </w:rPr>
        <w:t xml:space="preserve"> Wind and hydropower, as well as liquid biofuels make up most of the rest of the growth in renewable energy jobs. China dominates employment in most renewable energy sectors, however Brazil has the most biofuel jobs </w:t>
      </w:r>
      <w:commentRangeStart w:id="109"/>
      <w:r w:rsidRPr="4B930FF3" w:rsidR="597EC809">
        <w:rPr>
          <w:kern w:val="0"/>
          <w:sz w:val="22"/>
          <w:szCs w:val="22"/>
        </w:rPr>
        <w:t>(WEF, 2023)</w:t>
      </w:r>
      <w:commentRangeEnd w:id="109"/>
      <w:r w:rsidRPr="00FF4A57" w:rsidR="00015B40">
        <w:rPr>
          <w:rStyle w:val="CommentReference"/>
          <w:rFonts w:cstheme="minorHAnsi"/>
          <w:sz w:val="22"/>
          <w:szCs w:val="22"/>
        </w:rPr>
        <w:commentReference w:id="109"/>
      </w:r>
      <w:r w:rsidRPr="4B930FF3" w:rsidR="597EC809">
        <w:rPr>
          <w:kern w:val="0"/>
          <w:sz w:val="22"/>
          <w:szCs w:val="22"/>
        </w:rPr>
        <w:t>.</w:t>
      </w:r>
      <w:r w:rsidRPr="4B930FF3" w:rsidR="597EC809">
        <w:rPr>
          <w:sz w:val="22"/>
          <w:szCs w:val="22"/>
        </w:rPr>
        <w:t xml:space="preserve"> </w:t>
      </w:r>
      <w:r w:rsidRPr="4B930FF3" w:rsidR="07B7BAA8">
        <w:rPr>
          <w:sz w:val="22"/>
          <w:szCs w:val="22"/>
        </w:rPr>
        <w:t>While g</w:t>
      </w:r>
      <w:r w:rsidRPr="4B930FF3" w:rsidR="03C8DB23">
        <w:rPr>
          <w:sz w:val="22"/>
          <w:szCs w:val="22"/>
        </w:rPr>
        <w:t>ender parity remains low</w:t>
      </w:r>
      <w:r w:rsidRPr="4B930FF3" w:rsidR="00709E48">
        <w:rPr>
          <w:sz w:val="22"/>
          <w:szCs w:val="22"/>
        </w:rPr>
        <w:t xml:space="preserve"> in the renewable energy</w:t>
      </w:r>
      <w:r w:rsidRPr="4B930FF3" w:rsidR="07B7BAA8">
        <w:rPr>
          <w:sz w:val="22"/>
          <w:szCs w:val="22"/>
        </w:rPr>
        <w:t xml:space="preserve"> sector and technical positions</w:t>
      </w:r>
      <w:r w:rsidRPr="4B930FF3" w:rsidR="03C8DB23">
        <w:rPr>
          <w:sz w:val="22"/>
          <w:szCs w:val="22"/>
        </w:rPr>
        <w:t xml:space="preserve">, </w:t>
      </w:r>
      <w:r w:rsidRPr="4B930FF3" w:rsidR="00709E48">
        <w:rPr>
          <w:sz w:val="22"/>
          <w:szCs w:val="22"/>
        </w:rPr>
        <w:t xml:space="preserve">companies with at </w:t>
      </w:r>
      <w:r w:rsidRPr="4B930FF3" w:rsidR="03C8DB23">
        <w:rPr>
          <w:sz w:val="22"/>
          <w:szCs w:val="22"/>
        </w:rPr>
        <w:t xml:space="preserve">least 30% female leadership </w:t>
      </w:r>
      <w:r w:rsidRPr="4B930FF3" w:rsidR="00709E48">
        <w:rPr>
          <w:sz w:val="22"/>
          <w:szCs w:val="22"/>
        </w:rPr>
        <w:t xml:space="preserve">yield higher profit margins and are more inclined to invest in sustainability and environmental initiatives </w:t>
      </w:r>
      <w:r w:rsidRPr="4B930FF3" w:rsidR="03C8DB23">
        <w:rPr>
          <w:sz w:val="22"/>
          <w:szCs w:val="22"/>
        </w:rPr>
        <w:t>(</w:t>
      </w:r>
      <w:commentRangeStart w:id="110"/>
      <w:r w:rsidRPr="4B930FF3" w:rsidR="03C8DB23">
        <w:rPr>
          <w:sz w:val="22"/>
          <w:szCs w:val="22"/>
        </w:rPr>
        <w:t>SDGs, 2022)</w:t>
      </w:r>
      <w:commentRangeEnd w:id="110"/>
      <w:r w:rsidRPr="00FF4A57" w:rsidR="00646B2D">
        <w:rPr>
          <w:rStyle w:val="CommentReference"/>
          <w:rFonts w:cstheme="minorHAnsi"/>
          <w:sz w:val="22"/>
          <w:szCs w:val="22"/>
        </w:rPr>
        <w:commentReference w:id="110"/>
      </w:r>
      <w:r w:rsidRPr="4B930FF3" w:rsidR="597EC809">
        <w:rPr>
          <w:sz w:val="22"/>
          <w:szCs w:val="22"/>
        </w:rPr>
        <w:t xml:space="preserve">. </w:t>
      </w:r>
      <w:r w:rsidRPr="4B930FF3" w:rsidR="425C7DE5">
        <w:rPr>
          <w:kern w:val="0"/>
          <w:sz w:val="22"/>
          <w:szCs w:val="22"/>
        </w:rPr>
        <w:t xml:space="preserve"> </w:t>
      </w:r>
      <w:r w:rsidRPr="4B930FF3" w:rsidR="597EC809">
        <w:rPr>
          <w:sz w:val="22"/>
          <w:szCs w:val="22"/>
        </w:rPr>
        <w:t>Renewable energy</w:t>
      </w:r>
      <w:r w:rsidRPr="4B930FF3" w:rsidR="00709E48">
        <w:rPr>
          <w:sz w:val="22"/>
          <w:szCs w:val="22"/>
        </w:rPr>
        <w:t>’s value chain</w:t>
      </w:r>
      <w:r w:rsidRPr="4B930FF3" w:rsidR="597EC809">
        <w:rPr>
          <w:sz w:val="22"/>
          <w:szCs w:val="22"/>
        </w:rPr>
        <w:t xml:space="preserve"> </w:t>
      </w:r>
      <w:r w:rsidRPr="4B930FF3" w:rsidR="00709E48">
        <w:rPr>
          <w:sz w:val="22"/>
          <w:szCs w:val="22"/>
        </w:rPr>
        <w:t xml:space="preserve">presents </w:t>
      </w:r>
      <w:r w:rsidRPr="4B930FF3" w:rsidR="123523C7">
        <w:rPr>
          <w:sz w:val="22"/>
          <w:szCs w:val="22"/>
        </w:rPr>
        <w:t>new opportunities, particularly for women (SDG 5), as greater gender diversity has shown to enhance both effectiveness and financial performance</w:t>
      </w:r>
      <w:r w:rsidRPr="4B930FF3" w:rsidR="00709E48">
        <w:rPr>
          <w:sz w:val="22"/>
          <w:szCs w:val="22"/>
        </w:rPr>
        <w:t>.</w:t>
      </w:r>
      <w:r w:rsidRPr="4B930FF3" w:rsidR="03C8DB23">
        <w:rPr>
          <w:sz w:val="22"/>
          <w:szCs w:val="22"/>
        </w:rPr>
        <w:t xml:space="preserve"> </w:t>
      </w:r>
      <w:r w:rsidRPr="4B930FF3" w:rsidR="123523C7">
        <w:rPr>
          <w:sz w:val="22"/>
          <w:szCs w:val="22"/>
        </w:rPr>
        <w:t xml:space="preserve">A </w:t>
      </w:r>
      <w:r w:rsidRPr="4B930FF3" w:rsidR="00709E48">
        <w:rPr>
          <w:sz w:val="22"/>
          <w:szCs w:val="22"/>
        </w:rPr>
        <w:t>fair energy transition is essential for equalizing opportunities in employment and leadership roles, emphasizing the importance of access to quality jobs and finance in empowering women and their families (UN Women)</w:t>
      </w:r>
      <w:r w:rsidRPr="4B930FF3" w:rsidR="03C8DB23">
        <w:rPr>
          <w:sz w:val="22"/>
          <w:szCs w:val="22"/>
        </w:rPr>
        <w:t>.</w:t>
      </w:r>
      <w:r w:rsidRPr="4B930FF3" w:rsidR="597EC809">
        <w:rPr>
          <w:sz w:val="22"/>
          <w:szCs w:val="22"/>
        </w:rPr>
        <w:t xml:space="preserve"> UNDP-supported initiatives in </w:t>
      </w:r>
      <w:hyperlink w:tgtFrame="_blank" w:history="1" r:id="rId20">
        <w:r w:rsidRPr="4B930FF3" w:rsidR="65C4170F">
          <w:rPr>
            <w:kern w:val="0"/>
            <w:sz w:val="22"/>
            <w:szCs w:val="22"/>
          </w:rPr>
          <w:t>Peru</w:t>
        </w:r>
      </w:hyperlink>
      <w:r w:rsidRPr="4B930FF3" w:rsidR="65C4170F">
        <w:rPr>
          <w:kern w:val="0"/>
          <w:sz w:val="22"/>
          <w:szCs w:val="22"/>
        </w:rPr>
        <w:t> </w:t>
      </w:r>
      <w:r w:rsidRPr="4B930FF3" w:rsidR="5DD13C90">
        <w:rPr>
          <w:kern w:val="0"/>
          <w:sz w:val="22"/>
          <w:szCs w:val="22"/>
        </w:rPr>
        <w:t>(</w:t>
      </w:r>
      <w:commentRangeStart w:id="111"/>
      <w:r w:rsidRPr="4B930FF3" w:rsidR="5DD13C90">
        <w:rPr>
          <w:b/>
          <w:bCs/>
          <w:kern w:val="0"/>
          <w:sz w:val="22"/>
          <w:szCs w:val="22"/>
        </w:rPr>
        <w:t xml:space="preserve">Box </w:t>
      </w:r>
      <w:commentRangeEnd w:id="111"/>
      <w:r w:rsidRPr="00FF4A57" w:rsidR="00CE15C7">
        <w:rPr>
          <w:rStyle w:val="CommentReference"/>
          <w:rFonts w:cstheme="minorHAnsi"/>
          <w:sz w:val="22"/>
          <w:szCs w:val="22"/>
        </w:rPr>
        <w:commentReference w:id="111"/>
      </w:r>
      <w:r w:rsidRPr="4B930FF3" w:rsidR="4FA4BC48">
        <w:rPr>
          <w:b/>
          <w:bCs/>
          <w:kern w:val="0"/>
          <w:sz w:val="22"/>
          <w:szCs w:val="22"/>
        </w:rPr>
        <w:t>9</w:t>
      </w:r>
      <w:commentRangeStart w:id="112"/>
      <w:r w:rsidRPr="4B930FF3" w:rsidR="5DD13C90">
        <w:rPr>
          <w:kern w:val="0"/>
          <w:sz w:val="22"/>
          <w:szCs w:val="22"/>
        </w:rPr>
        <w:t>)</w:t>
      </w:r>
      <w:commentRangeEnd w:id="112"/>
      <w:r w:rsidR="003014D4">
        <w:commentReference w:id="112"/>
      </w:r>
      <w:r w:rsidRPr="4B930FF3" w:rsidR="5DD13C90">
        <w:rPr>
          <w:kern w:val="0"/>
          <w:sz w:val="22"/>
          <w:szCs w:val="22"/>
        </w:rPr>
        <w:t xml:space="preserve"> </w:t>
      </w:r>
      <w:r w:rsidRPr="4B930FF3" w:rsidR="65C4170F">
        <w:rPr>
          <w:kern w:val="0"/>
          <w:sz w:val="22"/>
          <w:szCs w:val="22"/>
        </w:rPr>
        <w:t>and </w:t>
      </w:r>
      <w:hyperlink w:history="1" r:id="rId21">
        <w:r w:rsidRPr="4B930FF3" w:rsidR="65C4170F">
          <w:rPr>
            <w:kern w:val="0"/>
            <w:sz w:val="22"/>
            <w:szCs w:val="22"/>
          </w:rPr>
          <w:t>Yemen</w:t>
        </w:r>
      </w:hyperlink>
      <w:r w:rsidRPr="4B930FF3" w:rsidR="65C4170F">
        <w:rPr>
          <w:kern w:val="0"/>
          <w:sz w:val="22"/>
          <w:szCs w:val="22"/>
        </w:rPr>
        <w:t> </w:t>
      </w:r>
      <w:r w:rsidRPr="4B930FF3" w:rsidR="5DD13C90">
        <w:rPr>
          <w:kern w:val="0"/>
          <w:sz w:val="22"/>
          <w:szCs w:val="22"/>
        </w:rPr>
        <w:t>(</w:t>
      </w:r>
      <w:commentRangeStart w:id="113"/>
      <w:r w:rsidRPr="4B930FF3" w:rsidR="5DD13C90">
        <w:rPr>
          <w:b/>
          <w:bCs/>
          <w:kern w:val="0"/>
          <w:sz w:val="22"/>
          <w:szCs w:val="22"/>
        </w:rPr>
        <w:t xml:space="preserve">Box </w:t>
      </w:r>
      <w:commentRangeEnd w:id="113"/>
      <w:r w:rsidRPr="00FF4A57" w:rsidR="00CE15C7">
        <w:rPr>
          <w:rStyle w:val="CommentReference"/>
          <w:rFonts w:cstheme="minorHAnsi"/>
          <w:sz w:val="22"/>
          <w:szCs w:val="22"/>
        </w:rPr>
        <w:commentReference w:id="113"/>
      </w:r>
      <w:r w:rsidRPr="4B930FF3" w:rsidR="4FA4BC48">
        <w:rPr>
          <w:b/>
          <w:bCs/>
          <w:kern w:val="0"/>
          <w:sz w:val="22"/>
          <w:szCs w:val="22"/>
        </w:rPr>
        <w:t>10</w:t>
      </w:r>
      <w:r w:rsidRPr="4B930FF3" w:rsidR="5DD13C90">
        <w:rPr>
          <w:kern w:val="0"/>
          <w:sz w:val="22"/>
          <w:szCs w:val="22"/>
        </w:rPr>
        <w:t>) showcase</w:t>
      </w:r>
      <w:r w:rsidRPr="4B930FF3" w:rsidR="597EC809">
        <w:rPr>
          <w:sz w:val="22"/>
          <w:szCs w:val="22"/>
        </w:rPr>
        <w:t xml:space="preserve"> women's impact as clean energy </w:t>
      </w:r>
      <w:r w:rsidRPr="4B930FF3" w:rsidR="5DD13C90">
        <w:rPr>
          <w:sz w:val="22"/>
          <w:szCs w:val="22"/>
        </w:rPr>
        <w:t>promotors</w:t>
      </w:r>
      <w:r w:rsidRPr="4B930FF3" w:rsidR="08E77CC9">
        <w:rPr>
          <w:kern w:val="0"/>
          <w:sz w:val="22"/>
          <w:szCs w:val="22"/>
        </w:rPr>
        <w:t>.</w:t>
      </w:r>
    </w:p>
    <w:p w:rsidR="00477841" w:rsidP="00477841" w:rsidRDefault="00477841" w14:paraId="3087BFF1" w14:textId="77777777"/>
    <w:p w:rsidR="00477841" w:rsidP="00477841" w:rsidRDefault="00477841" w14:paraId="62DB458F" w14:textId="73EC9926">
      <w:pPr>
        <w:pStyle w:val="Caption"/>
        <w:keepNext/>
      </w:pPr>
      <w:bookmarkStart w:name="_Toc162450381" w:id="114"/>
      <w:bookmarkStart w:name="_Toc166500736" w:id="115"/>
      <w:r>
        <w:t xml:space="preserve">Case Study </w:t>
      </w:r>
      <w:r>
        <w:fldChar w:fldCharType="begin"/>
      </w:r>
      <w:r>
        <w:instrText xml:space="preserve"> SEQ Case_Study \* ARABIC </w:instrText>
      </w:r>
      <w:r>
        <w:fldChar w:fldCharType="separate"/>
      </w:r>
      <w:r>
        <w:rPr>
          <w:noProof/>
        </w:rPr>
        <w:t>2</w:t>
      </w:r>
      <w:r>
        <w:fldChar w:fldCharType="end"/>
      </w:r>
      <w:r>
        <w:t>: RB</w:t>
      </w:r>
      <w:r w:rsidR="00320722">
        <w:t>LAC</w:t>
      </w:r>
      <w:r>
        <w:t xml:space="preserve">: </w:t>
      </w:r>
      <w:bookmarkEnd w:id="114"/>
      <w:r w:rsidRPr="00320722" w:rsidR="00320722">
        <w:t>e-</w:t>
      </w:r>
      <w:proofErr w:type="spellStart"/>
      <w:r w:rsidRPr="00320722" w:rsidR="00320722">
        <w:t>Mujer</w:t>
      </w:r>
      <w:proofErr w:type="spellEnd"/>
      <w:r w:rsidRPr="00320722" w:rsidR="00320722">
        <w:t>, the Energy School for Women</w:t>
      </w:r>
      <w:r>
        <w:t>.</w:t>
      </w:r>
      <w:bookmarkEnd w:id="115"/>
    </w:p>
    <w:tbl>
      <w:tblPr>
        <w:tblStyle w:val="TableGrid"/>
        <w:tblW w:w="0" w:type="auto"/>
        <w:tblLook w:val="0600" w:firstRow="0" w:lastRow="0" w:firstColumn="0" w:lastColumn="0" w:noHBand="1" w:noVBand="1"/>
      </w:tblPr>
      <w:tblGrid>
        <w:gridCol w:w="9350"/>
      </w:tblGrid>
      <w:tr w:rsidR="00477841" w:rsidTr="0015403E" w14:paraId="54239AD1" w14:textId="77777777">
        <w:tc>
          <w:tcPr>
            <w:tcW w:w="9350" w:type="dxa"/>
            <w:shd w:val="clear" w:color="auto" w:fill="C5E0B3" w:themeFill="accent6" w:themeFillTint="66"/>
          </w:tcPr>
          <w:p w:rsidR="00477841" w:rsidP="0015403E" w:rsidRDefault="00477841" w14:paraId="110863F5" w14:textId="4B46D4B1">
            <w:pPr>
              <w:pStyle w:val="Heading4"/>
              <w:keepNext w:val="0"/>
              <w:rPr>
                <w:b/>
              </w:rPr>
            </w:pPr>
            <w:r w:rsidRPr="007D034B">
              <w:rPr>
                <w:rStyle w:val="Heading4Char"/>
                <w:b/>
                <w:bCs/>
              </w:rPr>
              <w:t xml:space="preserve">Case Study: </w:t>
            </w:r>
            <w:r w:rsidRPr="00320722" w:rsidR="00320722">
              <w:rPr>
                <w:rStyle w:val="Heading4Char"/>
                <w:b/>
                <w:bCs/>
                <w:i/>
                <w:iCs/>
              </w:rPr>
              <w:t>RBL</w:t>
            </w:r>
            <w:r w:rsidR="00320722">
              <w:rPr>
                <w:rStyle w:val="Heading4Char"/>
                <w:b/>
                <w:bCs/>
                <w:i/>
                <w:iCs/>
              </w:rPr>
              <w:t>A</w:t>
            </w:r>
            <w:r w:rsidRPr="00320722" w:rsidR="00320722">
              <w:rPr>
                <w:rStyle w:val="Heading4Char"/>
                <w:b/>
                <w:bCs/>
                <w:i/>
                <w:iCs/>
              </w:rPr>
              <w:t xml:space="preserve">C: </w:t>
            </w:r>
            <w:r w:rsidRPr="00320722" w:rsidR="00493EB1">
              <w:rPr>
                <w:b/>
                <w:bCs/>
              </w:rPr>
              <w:t>e-</w:t>
            </w:r>
            <w:proofErr w:type="spellStart"/>
            <w:r w:rsidRPr="00320722" w:rsidR="00493EB1">
              <w:rPr>
                <w:b/>
                <w:bCs/>
              </w:rPr>
              <w:t>Mujer</w:t>
            </w:r>
            <w:proofErr w:type="spellEnd"/>
            <w:r w:rsidRPr="00320722" w:rsidR="00493EB1">
              <w:rPr>
                <w:b/>
                <w:bCs/>
              </w:rPr>
              <w:t>,</w:t>
            </w:r>
            <w:r w:rsidRPr="00493EB1" w:rsidR="00493EB1">
              <w:rPr>
                <w:b/>
                <w:bCs/>
              </w:rPr>
              <w:t xml:space="preserve"> the Energy School for Women</w:t>
            </w:r>
          </w:p>
          <w:p w:rsidR="00477841" w:rsidP="0015403E" w:rsidRDefault="00477841" w14:paraId="09EF5BCA" w14:textId="561C9A2E">
            <w:pPr>
              <w:jc w:val="both"/>
              <w:rPr>
                <w:rStyle w:val="Emphasis"/>
              </w:rPr>
            </w:pPr>
            <w:r>
              <w:rPr>
                <w:rStyle w:val="Emphasis"/>
              </w:rPr>
              <w:t xml:space="preserve">Location: </w:t>
            </w:r>
            <w:r w:rsidR="00493EB1">
              <w:rPr>
                <w:rStyle w:val="Emphasis"/>
              </w:rPr>
              <w:t>Perú</w:t>
            </w:r>
          </w:p>
          <w:p w:rsidR="00477841" w:rsidP="0015403E" w:rsidRDefault="007F52A3" w14:paraId="2DBB6B98" w14:textId="458C44C7">
            <w:pPr>
              <w:jc w:val="both"/>
            </w:pPr>
            <w:hyperlink w:history="1" r:id="rId22">
              <w:r w:rsidRPr="00BF035A">
                <w:rPr>
                  <w:rStyle w:val="Hyperlink"/>
                </w:rPr>
                <w:t>https://undp-climate.exposure.co/empowered-women</w:t>
              </w:r>
            </w:hyperlink>
            <w:r>
              <w:t xml:space="preserve"> </w:t>
            </w:r>
          </w:p>
          <w:p w:rsidR="007F52A3" w:rsidP="0015403E" w:rsidRDefault="007F52A3" w14:paraId="625C974F" w14:textId="77777777">
            <w:pPr>
              <w:jc w:val="both"/>
            </w:pPr>
          </w:p>
          <w:p w:rsidR="00477841" w:rsidP="00320722" w:rsidRDefault="00320722" w14:paraId="06A49D72" w14:textId="77777777">
            <w:pPr>
              <w:jc w:val="both"/>
            </w:pPr>
            <w:r w:rsidRPr="00320722">
              <w:t>In Peru, e-</w:t>
            </w:r>
            <w:proofErr w:type="spellStart"/>
            <w:r w:rsidRPr="00320722">
              <w:t>Mujer</w:t>
            </w:r>
            <w:proofErr w:type="spellEnd"/>
            <w:r w:rsidRPr="00320722">
              <w:t xml:space="preserve">, the Energy School for Women. This pilot project, funded by the Global Environment Facility and implemented by the Peruvian Ministry of Energy and Mines and the United Nations Development </w:t>
            </w:r>
            <w:proofErr w:type="spellStart"/>
            <w:r w:rsidRPr="00320722">
              <w:t>Programme</w:t>
            </w:r>
            <w:proofErr w:type="spellEnd"/>
            <w:r w:rsidRPr="00320722">
              <w:t xml:space="preserve">, trains rural women to use, install, </w:t>
            </w:r>
            <w:r w:rsidRPr="00320722" w:rsidR="00E414C5">
              <w:t>maintain,</w:t>
            </w:r>
            <w:r w:rsidRPr="00320722">
              <w:t xml:space="preserve"> and commercialize clean energy systems such as solar panels and improved cookstoves.</w:t>
            </w:r>
          </w:p>
          <w:p w:rsidR="00E414C5" w:rsidP="00320722" w:rsidRDefault="00E414C5" w14:paraId="342A419B" w14:textId="1D9E4280">
            <w:pPr>
              <w:jc w:val="both"/>
            </w:pPr>
          </w:p>
        </w:tc>
      </w:tr>
    </w:tbl>
    <w:p w:rsidR="00477841" w:rsidP="00477841" w:rsidRDefault="00477841" w14:paraId="74F73703" w14:textId="77777777"/>
    <w:p w:rsidRPr="00FF4A57" w:rsidR="005B1D9A" w:rsidP="4B930FF3" w:rsidRDefault="005B1D9A" w14:paraId="00DBEE06" w14:textId="77777777">
      <w:pPr>
        <w:autoSpaceDE w:val="0"/>
        <w:autoSpaceDN w:val="0"/>
        <w:adjustRightInd w:val="0"/>
        <w:spacing w:after="240" w:line="259" w:lineRule="auto"/>
        <w:jc w:val="both"/>
        <w:rPr>
          <w:kern w:val="0"/>
          <w:sz w:val="22"/>
          <w:szCs w:val="22"/>
        </w:rPr>
      </w:pPr>
    </w:p>
    <w:p w:rsidRPr="00FF4A57" w:rsidR="004474CC" w:rsidP="00FF4A57" w:rsidRDefault="004474CC" w14:paraId="22228F8D" w14:textId="320E6069">
      <w:pPr>
        <w:autoSpaceDE w:val="0"/>
        <w:autoSpaceDN w:val="0"/>
        <w:adjustRightInd w:val="0"/>
        <w:spacing w:after="240" w:line="259" w:lineRule="auto"/>
        <w:jc w:val="both"/>
        <w:rPr>
          <w:rFonts w:cstheme="minorHAnsi"/>
          <w:b/>
          <w:kern w:val="0"/>
          <w:sz w:val="22"/>
          <w:szCs w:val="22"/>
        </w:rPr>
      </w:pPr>
      <w:r w:rsidRPr="00FF4A57">
        <w:rPr>
          <w:rFonts w:cstheme="minorHAnsi"/>
          <w:noProof/>
          <w:sz w:val="22"/>
          <w:szCs w:val="22"/>
        </w:rPr>
        <w:lastRenderedPageBreak/>
        <mc:AlternateContent>
          <mc:Choice Requires="wps">
            <w:drawing>
              <wp:inline distT="0" distB="0" distL="0" distR="0" wp14:anchorId="28974A73" wp14:editId="4F0FF3F2">
                <wp:extent cx="5902036" cy="866899"/>
                <wp:effectExtent l="0" t="0" r="3810" b="9525"/>
                <wp:docPr id="13" name="Caixa de Texto 13"/>
                <wp:cNvGraphicFramePr/>
                <a:graphic xmlns:a="http://schemas.openxmlformats.org/drawingml/2006/main">
                  <a:graphicData uri="http://schemas.microsoft.com/office/word/2010/wordprocessingShape">
                    <wps:wsp>
                      <wps:cNvSpPr txBox="1"/>
                      <wps:spPr>
                        <a:xfrm>
                          <a:off x="0" y="0"/>
                          <a:ext cx="5902036" cy="866899"/>
                        </a:xfrm>
                        <a:prstGeom prst="rect">
                          <a:avLst/>
                        </a:prstGeom>
                        <a:solidFill>
                          <a:schemeClr val="accent6">
                            <a:lumMod val="20000"/>
                            <a:lumOff val="80000"/>
                          </a:schemeClr>
                        </a:solidFill>
                        <a:ln w="6350">
                          <a:noFill/>
                        </a:ln>
                      </wps:spPr>
                      <wps:txbx>
                        <w:txbxContent>
                          <w:p w:rsidRPr="00CE15C7" w:rsidR="008A2E3E" w:rsidDel="00320722" w:rsidP="003A3478" w:rsidRDefault="008A2E3E" w14:paraId="31BB5544" w14:textId="5FED4BC4">
                            <w:pPr>
                              <w:autoSpaceDE w:val="0"/>
                              <w:autoSpaceDN w:val="0"/>
                              <w:adjustRightInd w:val="0"/>
                              <w:spacing w:line="259" w:lineRule="auto"/>
                              <w:jc w:val="both"/>
                              <w:rPr>
                                <w:del w:author="Danae franco Lopera" w:date="2024-05-13T14:07:00Z" w16du:dateUtc="2024-05-13T17:07:00Z" w:id="116"/>
                                <w:rFonts w:cstheme="minorHAnsi"/>
                                <w:kern w:val="0"/>
                                <w:lang w:val="en-GB"/>
                              </w:rPr>
                            </w:pPr>
                            <w:del w:author="Danae franco Lopera" w:date="2024-05-13T14:07:00Z" w16du:dateUtc="2024-05-13T17:07:00Z" w:id="117">
                              <w:r w:rsidRPr="003A3478" w:rsidDel="00320722">
                                <w:rPr>
                                  <w:rFonts w:cstheme="minorHAnsi"/>
                                  <w:b/>
                                  <w:kern w:val="0"/>
                                  <w:sz w:val="22"/>
                                  <w:lang w:val="en-GB"/>
                                </w:rPr>
                                <w:delText xml:space="preserve">Box </w:delText>
                              </w:r>
                              <w:r w:rsidDel="00320722">
                                <w:rPr>
                                  <w:rFonts w:cstheme="minorHAnsi"/>
                                  <w:b/>
                                  <w:kern w:val="0"/>
                                  <w:sz w:val="22"/>
                                  <w:lang w:val="en-GB"/>
                                </w:rPr>
                                <w:delText>9</w:delText>
                              </w:r>
                              <w:r w:rsidRPr="003A3478" w:rsidDel="00320722">
                                <w:rPr>
                                  <w:rFonts w:cstheme="minorHAnsi"/>
                                  <w:b/>
                                  <w:kern w:val="0"/>
                                  <w:sz w:val="22"/>
                                  <w:lang w:val="en-GB"/>
                                </w:rPr>
                                <w:delText>:</w:delText>
                              </w:r>
                              <w:r w:rsidRPr="003A3478" w:rsidDel="00320722">
                                <w:rPr>
                                  <w:rFonts w:cstheme="minorHAnsi"/>
                                  <w:kern w:val="0"/>
                                  <w:sz w:val="22"/>
                                  <w:lang w:val="en-GB"/>
                                </w:rPr>
                                <w:delText xml:space="preserve"> In Peru, e-Mujer, the Energy School for Women</w:delText>
                              </w:r>
                              <w:r w:rsidRPr="003A3478" w:rsidDel="00320722">
                                <w:rPr>
                                  <w:rFonts w:cstheme="minorHAnsi"/>
                                  <w:kern w:val="0"/>
                                  <w:sz w:val="22"/>
                                  <w:lang w:val="en-GB"/>
                                </w:rPr>
                                <w:annotationRef/>
                              </w:r>
                              <w:r w:rsidRPr="003A3478" w:rsidDel="00320722">
                                <w:rPr>
                                  <w:rFonts w:cstheme="minorHAnsi"/>
                                  <w:kern w:val="0"/>
                                  <w:sz w:val="22"/>
                                  <w:lang w:val="en-GB"/>
                                </w:rPr>
                                <w:delText>. This pilot project, funded by the Global Environment Facility and implemented by the Peruvian Ministry of Energy and Mines and the United Nations Development Programme, trains rural women to use, install, maintain and commercialize clean energy systems such as solar panels and improved cookstoves</w:delText>
                              </w:r>
                              <w:r w:rsidRPr="00CE15C7" w:rsidDel="00320722">
                                <w:rPr>
                                  <w:rFonts w:cstheme="minorHAnsi"/>
                                  <w:kern w:val="0"/>
                                  <w:lang w:val="en-GB"/>
                                </w:rPr>
                                <w:delText xml:space="preserve">. </w:delText>
                              </w:r>
                            </w:del>
                          </w:p>
                          <w:p w:rsidR="008A2E3E" w:rsidP="004474CC" w:rsidRDefault="008A2E3E" w14:paraId="22E9C7C7" w14:textId="77777777">
                            <w:pPr>
                              <w:spacing w:after="240"/>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ixa de Texto 13" style="width:464.75pt;height:68.25pt;visibility:visible;mso-wrap-style:square;mso-left-percent:-10001;mso-top-percent:-10001;mso-position-horizontal:absolute;mso-position-horizontal-relative:char;mso-position-vertical:absolute;mso-position-vertical-relative:line;mso-left-percent:-10001;mso-top-percent:-10001;v-text-anchor:top" o:spid="_x0000_s1035"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" w14:anchorId="28974A73">
                <v:textbox>
                  <w:txbxContent>
                    <w:p w:rsidRPr="00CE15C7" w:rsidR="008A2E3E" w:rsidDel="00320722" w:rsidP="003A3478" w:rsidRDefault="008A2E3E" w14:paraId="31BB5544" w14:textId="5FED4BC4">
                      <w:pPr>
                        <w:autoSpaceDE w:val="0"/>
                        <w:autoSpaceDN w:val="0"/>
                        <w:adjustRightInd w:val="0"/>
                        <w:spacing w:line="259" w:lineRule="auto"/>
                        <w:jc w:val="both"/>
                        <w:rPr>
                          <w:del w:author="Danae franco Lopera" w:date="2024-05-13T14:07:00Z" w16du:dateUtc="2024-05-13T17:07:00Z" w:id="118"/>
                          <w:rFonts w:cstheme="minorHAnsi"/>
                          <w:kern w:val="0"/>
                          <w:lang w:val="en-GB"/>
                        </w:rPr>
                      </w:pPr>
                      <w:del w:author="Danae franco Lopera" w:date="2024-05-13T14:07:00Z" w16du:dateUtc="2024-05-13T17:07:00Z" w:id="119">
                        <w:r w:rsidRPr="003A3478" w:rsidDel="00320722">
                          <w:rPr>
                            <w:rFonts w:cstheme="minorHAnsi"/>
                            <w:b/>
                            <w:kern w:val="0"/>
                            <w:sz w:val="22"/>
                            <w:lang w:val="en-GB"/>
                          </w:rPr>
                          <w:delText xml:space="preserve">Box </w:delText>
                        </w:r>
                        <w:r w:rsidDel="00320722">
                          <w:rPr>
                            <w:rFonts w:cstheme="minorHAnsi"/>
                            <w:b/>
                            <w:kern w:val="0"/>
                            <w:sz w:val="22"/>
                            <w:lang w:val="en-GB"/>
                          </w:rPr>
                          <w:delText>9</w:delText>
                        </w:r>
                        <w:r w:rsidRPr="003A3478" w:rsidDel="00320722">
                          <w:rPr>
                            <w:rFonts w:cstheme="minorHAnsi"/>
                            <w:b/>
                            <w:kern w:val="0"/>
                            <w:sz w:val="22"/>
                            <w:lang w:val="en-GB"/>
                          </w:rPr>
                          <w:delText>:</w:delText>
                        </w:r>
                        <w:r w:rsidRPr="003A3478" w:rsidDel="00320722">
                          <w:rPr>
                            <w:rFonts w:cstheme="minorHAnsi"/>
                            <w:kern w:val="0"/>
                            <w:sz w:val="22"/>
                            <w:lang w:val="en-GB"/>
                          </w:rPr>
                          <w:delText xml:space="preserve"> In Peru, e-Mujer, the Energy School for Women</w:delText>
                        </w:r>
                        <w:r w:rsidRPr="003A3478" w:rsidDel="00320722">
                          <w:rPr>
                            <w:rFonts w:cstheme="minorHAnsi"/>
                            <w:kern w:val="0"/>
                            <w:sz w:val="22"/>
                            <w:lang w:val="en-GB"/>
                          </w:rPr>
                          <w:annotationRef/>
                        </w:r>
                        <w:r w:rsidRPr="003A3478" w:rsidDel="00320722">
                          <w:rPr>
                            <w:rFonts w:cstheme="minorHAnsi"/>
                            <w:kern w:val="0"/>
                            <w:sz w:val="22"/>
                            <w:lang w:val="en-GB"/>
                          </w:rPr>
                          <w:delText>. This pilot project, funded by the Global Environment Facility and implemented by the Peruvian Ministry of Energy and Mines and the United Nations Development Programme, trains rural women to use, install, maintain and commercialize clean energy systems such as solar panels and improved cookstoves</w:delText>
                        </w:r>
                        <w:r w:rsidRPr="00CE15C7" w:rsidDel="00320722">
                          <w:rPr>
                            <w:rFonts w:cstheme="minorHAnsi"/>
                            <w:kern w:val="0"/>
                            <w:lang w:val="en-GB"/>
                          </w:rPr>
                          <w:delText xml:space="preserve">. </w:delText>
                        </w:r>
                      </w:del>
                    </w:p>
                    <w:p w:rsidR="008A2E3E" w:rsidP="004474CC" w:rsidRDefault="008A2E3E" w14:paraId="22E9C7C7" w14:textId="77777777">
                      <w:pPr>
                        <w:spacing w:after="240"/>
                        <w:jc w:val="both"/>
                      </w:pPr>
                    </w:p>
                  </w:txbxContent>
                </v:textbox>
                <w10:anchorlock/>
              </v:shape>
            </w:pict>
          </mc:Fallback>
        </mc:AlternateContent>
      </w:r>
    </w:p>
    <w:p w:rsidRPr="00FF4A57" w:rsidR="004474CC" w:rsidP="00FF4A57" w:rsidRDefault="004474CC" w14:paraId="34C9AA11" w14:textId="17A35C31">
      <w:pPr>
        <w:autoSpaceDE w:val="0"/>
        <w:autoSpaceDN w:val="0"/>
        <w:adjustRightInd w:val="0"/>
        <w:spacing w:after="240" w:line="259" w:lineRule="auto"/>
        <w:jc w:val="both"/>
        <w:rPr>
          <w:rFonts w:cstheme="minorHAnsi"/>
          <w:b/>
          <w:kern w:val="0"/>
          <w:sz w:val="22"/>
          <w:szCs w:val="22"/>
        </w:rPr>
      </w:pPr>
      <w:r w:rsidRPr="00FF4A57">
        <w:rPr>
          <w:rFonts w:cstheme="minorHAnsi"/>
          <w:noProof/>
          <w:sz w:val="22"/>
          <w:szCs w:val="22"/>
        </w:rPr>
        <mc:AlternateContent>
          <mc:Choice Requires="wps">
            <w:drawing>
              <wp:inline distT="0" distB="0" distL="0" distR="0" wp14:anchorId="69199FA4" wp14:editId="48108A06">
                <wp:extent cx="5902036" cy="1436914"/>
                <wp:effectExtent l="0" t="0" r="3810" b="0"/>
                <wp:docPr id="15" name="Caixa de Texto 15"/>
                <wp:cNvGraphicFramePr/>
                <a:graphic xmlns:a="http://schemas.openxmlformats.org/drawingml/2006/main">
                  <a:graphicData uri="http://schemas.microsoft.com/office/word/2010/wordprocessingShape">
                    <wps:wsp>
                      <wps:cNvSpPr txBox="1"/>
                      <wps:spPr>
                        <a:xfrm>
                          <a:off x="0" y="0"/>
                          <a:ext cx="5902036" cy="1436914"/>
                        </a:xfrm>
                        <a:prstGeom prst="rect">
                          <a:avLst/>
                        </a:prstGeom>
                        <a:solidFill>
                          <a:schemeClr val="accent6">
                            <a:lumMod val="20000"/>
                            <a:lumOff val="80000"/>
                          </a:schemeClr>
                        </a:solidFill>
                        <a:ln w="6350">
                          <a:noFill/>
                        </a:ln>
                      </wps:spPr>
                      <wps:txbx>
                        <w:txbxContent>
                          <w:p w:rsidRPr="003A3478" w:rsidR="008A2E3E" w:rsidP="003A3478" w:rsidRDefault="008A2E3E" w14:paraId="385C2D92" w14:textId="6000303E">
                            <w:pPr>
                              <w:autoSpaceDE w:val="0"/>
                              <w:autoSpaceDN w:val="0"/>
                              <w:adjustRightInd w:val="0"/>
                              <w:spacing w:line="259" w:lineRule="auto"/>
                              <w:jc w:val="both"/>
                              <w:rPr>
                                <w:rFonts w:cstheme="minorHAnsi"/>
                                <w:kern w:val="0"/>
                                <w:sz w:val="22"/>
                                <w:lang w:val="en-GB"/>
                              </w:rPr>
                            </w:pPr>
                            <w:r w:rsidRPr="003A3478">
                              <w:rPr>
                                <w:rFonts w:cstheme="minorHAnsi"/>
                                <w:b/>
                                <w:kern w:val="0"/>
                                <w:sz w:val="22"/>
                                <w:lang w:val="en-GB"/>
                              </w:rPr>
                              <w:t xml:space="preserve">Box </w:t>
                            </w:r>
                            <w:r>
                              <w:rPr>
                                <w:rFonts w:cstheme="minorHAnsi"/>
                                <w:b/>
                                <w:kern w:val="0"/>
                                <w:sz w:val="22"/>
                                <w:lang w:val="en-GB"/>
                              </w:rPr>
                              <w:t>10</w:t>
                            </w:r>
                            <w:r w:rsidRPr="003A3478">
                              <w:rPr>
                                <w:rFonts w:cstheme="minorHAnsi"/>
                                <w:b/>
                                <w:kern w:val="0"/>
                                <w:sz w:val="22"/>
                                <w:lang w:val="en-GB"/>
                              </w:rPr>
                              <w:t>:</w:t>
                            </w:r>
                            <w:r w:rsidRPr="003A3478">
                              <w:rPr>
                                <w:rFonts w:cstheme="minorHAnsi"/>
                                <w:kern w:val="0"/>
                                <w:sz w:val="22"/>
                                <w:lang w:val="en-GB"/>
                              </w:rPr>
                              <w:t xml:space="preserve"> In Yemen, rural women led the establishment of the nation's first private solar energy grid under the Enhanced Rural Resilience in Yemen (ERRY) Joint Programme. Supported by the European Union (EU) and implemented by FAO, ILO, UNDP, and WFP across four Yemeni governorates, this initiative empowered ten female entrepreneurs through UNDP's 3x6 Approach. Over three years, the project aims to strengthen crisis-affected rural communities, focusing on sustainable livelihoods, food security, governance, social cohesion, and access to sustainable energy. UNDP collaborates with the Sustainable Development Foundation (SDF) in this </w:t>
                            </w:r>
                            <w:proofErr w:type="spellStart"/>
                            <w:r w:rsidRPr="003A3478">
                              <w:rPr>
                                <w:rFonts w:cstheme="minorHAnsi"/>
                                <w:kern w:val="0"/>
                                <w:sz w:val="22"/>
                                <w:lang w:val="en-GB"/>
                              </w:rPr>
                              <w:t>endeavor</w:t>
                            </w:r>
                            <w:proofErr w:type="spellEnd"/>
                            <w:r w:rsidRPr="003A3478">
                              <w:rPr>
                                <w:rFonts w:cstheme="minorHAnsi"/>
                                <w:kern w:val="0"/>
                                <w:sz w:val="22"/>
                                <w:lang w:val="en-GB"/>
                              </w:rPr>
                              <w:t>.</w:t>
                            </w:r>
                          </w:p>
                          <w:p w:rsidRPr="00CE15C7" w:rsidR="008A2E3E" w:rsidP="004474CC" w:rsidRDefault="008A2E3E" w14:paraId="378E2C70" w14:textId="77777777">
                            <w:pPr>
                              <w:spacing w:after="240"/>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ixa de Texto 15" style="width:464.75pt;height:113.15pt;visibility:visible;mso-wrap-style:square;mso-left-percent:-10001;mso-top-percent:-10001;mso-position-horizontal:absolute;mso-position-horizontal-relative:char;mso-position-vertical:absolute;mso-position-vertical-relative:line;mso-left-percent:-10001;mso-top-percent:-10001;v-text-anchor:top" o:spid="_x0000_s1036"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" w14:anchorId="69199FA4">
                <v:textbox>
                  <w:txbxContent>
                    <w:p w:rsidRPr="003A3478" w:rsidR="008A2E3E" w:rsidP="003A3478" w:rsidRDefault="008A2E3E" w14:paraId="385C2D92" w14:textId="6000303E">
                      <w:pPr>
                        <w:autoSpaceDE w:val="0"/>
                        <w:autoSpaceDN w:val="0"/>
                        <w:adjustRightInd w:val="0"/>
                        <w:spacing w:line="259" w:lineRule="auto"/>
                        <w:jc w:val="both"/>
                        <w:rPr>
                          <w:rFonts w:cstheme="minorHAnsi"/>
                          <w:kern w:val="0"/>
                          <w:sz w:val="22"/>
                          <w:lang w:val="en-GB"/>
                        </w:rPr>
                      </w:pPr>
                      <w:r w:rsidRPr="003A3478">
                        <w:rPr>
                          <w:rFonts w:cstheme="minorHAnsi"/>
                          <w:b/>
                          <w:kern w:val="0"/>
                          <w:sz w:val="22"/>
                          <w:lang w:val="en-GB"/>
                        </w:rPr>
                        <w:t xml:space="preserve">Box </w:t>
                      </w:r>
                      <w:r>
                        <w:rPr>
                          <w:rFonts w:cstheme="minorHAnsi"/>
                          <w:b/>
                          <w:kern w:val="0"/>
                          <w:sz w:val="22"/>
                          <w:lang w:val="en-GB"/>
                        </w:rPr>
                        <w:t>10</w:t>
                      </w:r>
                      <w:r w:rsidRPr="003A3478">
                        <w:rPr>
                          <w:rFonts w:cstheme="minorHAnsi"/>
                          <w:b/>
                          <w:kern w:val="0"/>
                          <w:sz w:val="22"/>
                          <w:lang w:val="en-GB"/>
                        </w:rPr>
                        <w:t>:</w:t>
                      </w:r>
                      <w:r w:rsidRPr="003A3478">
                        <w:rPr>
                          <w:rFonts w:cstheme="minorHAnsi"/>
                          <w:kern w:val="0"/>
                          <w:sz w:val="22"/>
                          <w:lang w:val="en-GB"/>
                        </w:rPr>
                        <w:t xml:space="preserve"> In Yemen, rural women led the establishment of the nation's first private solar energy grid under the Enhanced Rural Resilience in Yemen (ERRY) Joint Programme. Supported by the European Union (EU) and implemented by FAO, ILO, UNDP, and WFP across four Yemeni governorates, this initiative empowered ten female entrepreneurs through UNDP's 3x6 Approach. Over three years, the project aims to strengthen crisis-affected rural communities, focusing on sustainable livelihoods, food security, governance, social cohesion, and access to sustainable energy. UNDP collaborates with the Sustainable Development Foundation (SDF) in this </w:t>
                      </w:r>
                      <w:proofErr w:type="spellStart"/>
                      <w:r w:rsidRPr="003A3478">
                        <w:rPr>
                          <w:rFonts w:cstheme="minorHAnsi"/>
                          <w:kern w:val="0"/>
                          <w:sz w:val="22"/>
                          <w:lang w:val="en-GB"/>
                        </w:rPr>
                        <w:t>endeavor</w:t>
                      </w:r>
                      <w:proofErr w:type="spellEnd"/>
                      <w:r w:rsidRPr="003A3478">
                        <w:rPr>
                          <w:rFonts w:cstheme="minorHAnsi"/>
                          <w:kern w:val="0"/>
                          <w:sz w:val="22"/>
                          <w:lang w:val="en-GB"/>
                        </w:rPr>
                        <w:t>.</w:t>
                      </w:r>
                    </w:p>
                    <w:p w:rsidRPr="00CE15C7" w:rsidR="008A2E3E" w:rsidP="004474CC" w:rsidRDefault="008A2E3E" w14:paraId="378E2C70" w14:textId="77777777">
                      <w:pPr>
                        <w:spacing w:after="240"/>
                        <w:jc w:val="both"/>
                      </w:pPr>
                    </w:p>
                  </w:txbxContent>
                </v:textbox>
                <w10:anchorlock/>
              </v:shape>
            </w:pict>
          </mc:Fallback>
        </mc:AlternateContent>
      </w:r>
    </w:p>
    <w:p w:rsidRPr="00FF4A57" w:rsidR="0011231D" w:rsidP="00FF4A57" w:rsidRDefault="0011231D" w14:paraId="59C10707" w14:textId="5D37841D">
      <w:pPr>
        <w:autoSpaceDE w:val="0"/>
        <w:autoSpaceDN w:val="0"/>
        <w:adjustRightInd w:val="0"/>
        <w:spacing w:after="240" w:line="259" w:lineRule="auto"/>
        <w:jc w:val="both"/>
        <w:rPr>
          <w:rFonts w:eastAsiaTheme="majorEastAsia" w:cstheme="minorHAnsi"/>
          <w:i/>
          <w:iCs/>
          <w:sz w:val="22"/>
          <w:szCs w:val="22"/>
        </w:rPr>
      </w:pPr>
    </w:p>
    <w:p w:rsidRPr="00FF4A57" w:rsidR="00B1121C" w:rsidP="44B7E274" w:rsidRDefault="00432D2C" w14:paraId="4F92B1A2" w14:textId="5DF6DC62">
      <w:pPr>
        <w:pStyle w:val="Heading4"/>
        <w:numPr>
          <w:ilvl w:val="2"/>
          <w:numId w:val="8"/>
        </w:numPr>
        <w:spacing w:after="240" w:line="259" w:lineRule="auto"/>
        <w:jc w:val="both"/>
        <w:rPr>
          <w:rFonts w:asciiTheme="minorHAnsi" w:hAnsiTheme="minorHAnsi" w:cstheme="minorBidi"/>
          <w:sz w:val="22"/>
          <w:szCs w:val="22"/>
        </w:rPr>
      </w:pPr>
      <w:bookmarkStart w:name="_Toc1445080014" w:id="120"/>
      <w:r w:rsidRPr="44B7E274">
        <w:rPr>
          <w:rFonts w:asciiTheme="minorHAnsi" w:hAnsiTheme="minorHAnsi" w:cstheme="minorBidi"/>
          <w:sz w:val="22"/>
          <w:szCs w:val="22"/>
        </w:rPr>
        <w:t xml:space="preserve">Managing Trade-offs in </w:t>
      </w:r>
      <w:r w:rsidRPr="44B7E274" w:rsidR="008A5BFA">
        <w:rPr>
          <w:rFonts w:asciiTheme="minorHAnsi" w:hAnsiTheme="minorHAnsi" w:cstheme="minorBidi"/>
          <w:sz w:val="22"/>
          <w:szCs w:val="22"/>
        </w:rPr>
        <w:t>Renewable Energ</w:t>
      </w:r>
      <w:r w:rsidRPr="44B7E274">
        <w:rPr>
          <w:rFonts w:asciiTheme="minorHAnsi" w:hAnsiTheme="minorHAnsi" w:cstheme="minorBidi"/>
          <w:sz w:val="22"/>
          <w:szCs w:val="22"/>
        </w:rPr>
        <w:t xml:space="preserve">y for </w:t>
      </w:r>
      <w:r w:rsidRPr="44B7E274" w:rsidR="00B1121C">
        <w:rPr>
          <w:rFonts w:asciiTheme="minorHAnsi" w:hAnsiTheme="minorHAnsi" w:cstheme="minorBidi"/>
          <w:sz w:val="22"/>
          <w:szCs w:val="22"/>
        </w:rPr>
        <w:t>Sustainable Development</w:t>
      </w:r>
      <w:bookmarkEnd w:id="120"/>
      <w:r w:rsidRPr="44B7E274" w:rsidR="00B1121C">
        <w:rPr>
          <w:rFonts w:asciiTheme="minorHAnsi" w:hAnsiTheme="minorHAnsi" w:cstheme="minorBidi"/>
          <w:sz w:val="22"/>
          <w:szCs w:val="22"/>
        </w:rPr>
        <w:t xml:space="preserve"> </w:t>
      </w:r>
    </w:p>
    <w:p w:rsidRPr="00FF4A57" w:rsidR="001B1A6B" w:rsidP="00FF4A57" w:rsidRDefault="00015B40" w14:paraId="00C8F73F" w14:textId="3D8BF3A1">
      <w:pPr>
        <w:autoSpaceDE w:val="0"/>
        <w:autoSpaceDN w:val="0"/>
        <w:adjustRightInd w:val="0"/>
        <w:spacing w:after="240" w:line="259" w:lineRule="auto"/>
        <w:jc w:val="both"/>
        <w:rPr>
          <w:rFonts w:cstheme="minorHAnsi"/>
          <w:bCs/>
          <w:kern w:val="0"/>
          <w:sz w:val="22"/>
          <w:szCs w:val="22"/>
        </w:rPr>
      </w:pPr>
      <w:r w:rsidRPr="00FF4A57">
        <w:rPr>
          <w:rFonts w:cstheme="minorHAnsi"/>
          <w:b/>
          <w:kern w:val="0"/>
          <w:sz w:val="22"/>
          <w:szCs w:val="22"/>
        </w:rPr>
        <w:t>W</w:t>
      </w:r>
      <w:r w:rsidRPr="00FF4A57" w:rsidR="00F03870">
        <w:rPr>
          <w:rFonts w:cstheme="minorHAnsi"/>
          <w:b/>
          <w:kern w:val="0"/>
          <w:sz w:val="22"/>
          <w:szCs w:val="22"/>
        </w:rPr>
        <w:t xml:space="preserve">ater </w:t>
      </w:r>
      <w:r w:rsidRPr="00FF4A57" w:rsidR="000129A6">
        <w:rPr>
          <w:rFonts w:cstheme="minorHAnsi"/>
          <w:b/>
          <w:kern w:val="0"/>
          <w:sz w:val="22"/>
          <w:szCs w:val="22"/>
        </w:rPr>
        <w:t>Security Challenges of the Clean Energy Transition</w:t>
      </w:r>
      <w:r w:rsidRPr="00FF4A57" w:rsidR="00F03870">
        <w:rPr>
          <w:rFonts w:cstheme="minorHAnsi"/>
          <w:b/>
          <w:kern w:val="0"/>
          <w:sz w:val="22"/>
          <w:szCs w:val="22"/>
        </w:rPr>
        <w:t>:</w:t>
      </w:r>
      <w:r w:rsidRPr="00FF4A57">
        <w:rPr>
          <w:rFonts w:cstheme="minorHAnsi"/>
          <w:b/>
          <w:kern w:val="0"/>
          <w:sz w:val="22"/>
          <w:szCs w:val="22"/>
        </w:rPr>
        <w:t xml:space="preserve"> </w:t>
      </w:r>
      <w:r w:rsidRPr="00FF4A57" w:rsidR="009C6E76">
        <w:rPr>
          <w:rFonts w:cstheme="minorHAnsi"/>
          <w:bCs/>
          <w:kern w:val="0"/>
          <w:sz w:val="22"/>
          <w:szCs w:val="22"/>
        </w:rPr>
        <w:t xml:space="preserve">Transitioning from fossil energy to renewables generally reduces water consumption and limits thermal and chemical pollution into aquatic ecosystems. Yet, mismanaged renewable sources like bioenergy and hydropower could exacerbate existing water-related issues </w:t>
      </w:r>
      <w:commentRangeStart w:id="121"/>
      <w:r w:rsidRPr="00FF4A57" w:rsidR="007662D5">
        <w:rPr>
          <w:rFonts w:cstheme="minorHAnsi"/>
          <w:bCs/>
          <w:kern w:val="0"/>
          <w:sz w:val="22"/>
          <w:szCs w:val="22"/>
        </w:rPr>
        <w:t>(ICSU, 2017)</w:t>
      </w:r>
      <w:commentRangeEnd w:id="121"/>
      <w:r w:rsidRPr="00FF4A57" w:rsidR="00164648">
        <w:rPr>
          <w:rFonts w:cstheme="minorHAnsi"/>
          <w:bCs/>
          <w:kern w:val="0"/>
          <w:sz w:val="22"/>
          <w:szCs w:val="22"/>
        </w:rPr>
        <w:commentReference w:id="121"/>
      </w:r>
      <w:r w:rsidRPr="00FF4A57" w:rsidR="00F03870">
        <w:rPr>
          <w:rFonts w:cstheme="minorHAnsi"/>
          <w:bCs/>
          <w:kern w:val="0"/>
          <w:sz w:val="22"/>
          <w:szCs w:val="22"/>
        </w:rPr>
        <w:t xml:space="preserve"> </w:t>
      </w:r>
      <w:r w:rsidRPr="00FF4A57" w:rsidR="00647A7C">
        <w:rPr>
          <w:rFonts w:cstheme="minorHAnsi"/>
          <w:bCs/>
          <w:kern w:val="0"/>
          <w:sz w:val="22"/>
          <w:szCs w:val="22"/>
        </w:rPr>
        <w:t>(SDG 6).</w:t>
      </w:r>
      <w:r w:rsidRPr="00FF4A57" w:rsidR="00F03870">
        <w:rPr>
          <w:rFonts w:cstheme="minorHAnsi"/>
          <w:bCs/>
          <w:kern w:val="0"/>
          <w:sz w:val="22"/>
          <w:szCs w:val="22"/>
        </w:rPr>
        <w:t xml:space="preserve"> Furthermore, </w:t>
      </w:r>
      <w:r w:rsidRPr="00FF4A57" w:rsidR="009C6E76">
        <w:rPr>
          <w:rFonts w:cstheme="minorHAnsi"/>
          <w:bCs/>
          <w:kern w:val="0"/>
          <w:sz w:val="22"/>
          <w:szCs w:val="22"/>
        </w:rPr>
        <w:t>growing water stress in dry regions poses a threat to the power sector</w:t>
      </w:r>
      <w:r w:rsidRPr="00FF4A57" w:rsidR="001C0ACB">
        <w:rPr>
          <w:rFonts w:cstheme="minorHAnsi"/>
          <w:bCs/>
          <w:kern w:val="0"/>
          <w:sz w:val="22"/>
          <w:szCs w:val="22"/>
        </w:rPr>
        <w:t xml:space="preserve"> </w:t>
      </w:r>
      <w:r w:rsidRPr="00FF4A57" w:rsidR="00E04A3D">
        <w:rPr>
          <w:rFonts w:cstheme="minorHAnsi"/>
          <w:bCs/>
          <w:kern w:val="0"/>
          <w:sz w:val="22"/>
          <w:szCs w:val="22"/>
        </w:rPr>
        <w:t xml:space="preserve">regarding </w:t>
      </w:r>
      <w:r w:rsidRPr="00FF4A57" w:rsidR="001C0ACB">
        <w:rPr>
          <w:rFonts w:cstheme="minorHAnsi"/>
          <w:bCs/>
          <w:kern w:val="0"/>
          <w:sz w:val="22"/>
          <w:szCs w:val="22"/>
        </w:rPr>
        <w:t>energy security</w:t>
      </w:r>
      <w:r w:rsidRPr="00FF4A57" w:rsidR="009C6E76">
        <w:rPr>
          <w:rFonts w:cstheme="minorHAnsi"/>
          <w:bCs/>
          <w:kern w:val="0"/>
          <w:sz w:val="22"/>
          <w:szCs w:val="22"/>
        </w:rPr>
        <w:t>, potentially reducing hydropower generation in regions with declining water flows</w:t>
      </w:r>
      <w:r w:rsidRPr="00FF4A57" w:rsidR="00A33A73">
        <w:rPr>
          <w:rFonts w:cstheme="minorHAnsi"/>
          <w:bCs/>
          <w:kern w:val="0"/>
          <w:sz w:val="22"/>
          <w:szCs w:val="22"/>
        </w:rPr>
        <w:t xml:space="preserve"> such as southern Europe, North Africa and the Middle East. </w:t>
      </w:r>
      <w:r w:rsidRPr="00FF4A57" w:rsidR="00E04A3D">
        <w:rPr>
          <w:rFonts w:cstheme="minorHAnsi"/>
          <w:bCs/>
          <w:kern w:val="0"/>
          <w:sz w:val="22"/>
          <w:szCs w:val="22"/>
        </w:rPr>
        <w:t>V</w:t>
      </w:r>
      <w:r w:rsidRPr="00FF4A57" w:rsidR="009C6E76">
        <w:rPr>
          <w:rFonts w:cstheme="minorHAnsi"/>
          <w:bCs/>
          <w:kern w:val="0"/>
          <w:sz w:val="22"/>
          <w:szCs w:val="22"/>
        </w:rPr>
        <w:t xml:space="preserve">ariability in hydropower production has worsened the global energy crisis. Reduced hydropower generation in Latin America during 2021 drove up the demand for liquefied natural gas, resulting in early pressure on natural gas prices. Similarly, the significant drop in hydropower output in southern Europe in 2022 compounded the strain on gas and electricity markets due to Russia's invasion of Ukraine, leading to cuts in pipeline gas deliveries </w:t>
      </w:r>
      <w:commentRangeStart w:id="122"/>
      <w:r w:rsidRPr="00FF4A57" w:rsidR="007662D5">
        <w:rPr>
          <w:rFonts w:cstheme="minorHAnsi"/>
          <w:bCs/>
          <w:kern w:val="0"/>
          <w:sz w:val="22"/>
          <w:szCs w:val="22"/>
        </w:rPr>
        <w:t>(I</w:t>
      </w:r>
      <w:r w:rsidRPr="00FF4A57" w:rsidR="001B1A6B">
        <w:rPr>
          <w:rFonts w:cstheme="minorHAnsi"/>
          <w:bCs/>
          <w:kern w:val="0"/>
          <w:sz w:val="22"/>
          <w:szCs w:val="22"/>
        </w:rPr>
        <w:t>E</w:t>
      </w:r>
      <w:r w:rsidRPr="00FF4A57" w:rsidR="007662D5">
        <w:rPr>
          <w:rFonts w:cstheme="minorHAnsi"/>
          <w:bCs/>
          <w:kern w:val="0"/>
          <w:sz w:val="22"/>
          <w:szCs w:val="22"/>
        </w:rPr>
        <w:t>A, 2023</w:t>
      </w:r>
      <w:commentRangeEnd w:id="122"/>
      <w:r w:rsidRPr="00FF4A57" w:rsidR="001B1A6B">
        <w:rPr>
          <w:rFonts w:cstheme="minorHAnsi"/>
          <w:bCs/>
          <w:kern w:val="0"/>
          <w:sz w:val="22"/>
          <w:szCs w:val="22"/>
        </w:rPr>
        <w:commentReference w:id="122"/>
      </w:r>
      <w:r w:rsidRPr="00FF4A57" w:rsidR="007662D5">
        <w:rPr>
          <w:rFonts w:cstheme="minorHAnsi"/>
          <w:bCs/>
          <w:kern w:val="0"/>
          <w:sz w:val="22"/>
          <w:szCs w:val="22"/>
        </w:rPr>
        <w:t>)</w:t>
      </w:r>
      <w:r w:rsidRPr="00FF4A57" w:rsidR="00F03870">
        <w:rPr>
          <w:rFonts w:cstheme="minorHAnsi"/>
          <w:bCs/>
          <w:kern w:val="0"/>
          <w:sz w:val="22"/>
          <w:szCs w:val="22"/>
        </w:rPr>
        <w:t xml:space="preserve">. </w:t>
      </w:r>
    </w:p>
    <w:p w:rsidRPr="00FF4A57" w:rsidR="00A33A73" w:rsidP="6ED59419" w:rsidRDefault="78E6BA3D" w14:paraId="0834CE9D" w14:textId="35AA4477">
      <w:pPr>
        <w:autoSpaceDE w:val="0"/>
        <w:autoSpaceDN w:val="0"/>
        <w:adjustRightInd w:val="0"/>
        <w:spacing w:after="240" w:line="259" w:lineRule="auto"/>
        <w:jc w:val="both"/>
        <w:rPr>
          <w:kern w:val="0"/>
          <w:sz w:val="22"/>
          <w:szCs w:val="22"/>
        </w:rPr>
      </w:pPr>
      <w:r w:rsidRPr="6ED59419">
        <w:rPr>
          <w:b/>
          <w:bCs/>
          <w:kern w:val="0"/>
          <w:sz w:val="22"/>
          <w:szCs w:val="22"/>
        </w:rPr>
        <w:t xml:space="preserve">Balancing Land use for </w:t>
      </w:r>
      <w:r w:rsidRPr="6ED59419" w:rsidR="5DADDEF5">
        <w:rPr>
          <w:b/>
          <w:bCs/>
          <w:kern w:val="0"/>
          <w:sz w:val="22"/>
          <w:szCs w:val="22"/>
        </w:rPr>
        <w:t>Renewable Energy</w:t>
      </w:r>
      <w:r w:rsidRPr="6ED59419">
        <w:rPr>
          <w:b/>
          <w:bCs/>
          <w:kern w:val="0"/>
          <w:sz w:val="22"/>
          <w:szCs w:val="22"/>
        </w:rPr>
        <w:t xml:space="preserve"> and F</w:t>
      </w:r>
      <w:r w:rsidRPr="6ED59419" w:rsidR="482C198A">
        <w:rPr>
          <w:b/>
          <w:bCs/>
          <w:kern w:val="0"/>
          <w:sz w:val="22"/>
          <w:szCs w:val="22"/>
        </w:rPr>
        <w:t xml:space="preserve">ood Security: </w:t>
      </w:r>
      <w:r w:rsidRPr="6ED59419" w:rsidR="6755FDE8">
        <w:rPr>
          <w:kern w:val="0"/>
          <w:sz w:val="22"/>
          <w:szCs w:val="22"/>
        </w:rPr>
        <w:t xml:space="preserve">Compared to conventional sources, renewables often demand more land, potentially conflicting with ecosystem protection </w:t>
      </w:r>
      <w:r w:rsidRPr="6ED59419" w:rsidR="07B7BAA8">
        <w:rPr>
          <w:kern w:val="0"/>
          <w:sz w:val="22"/>
          <w:szCs w:val="22"/>
        </w:rPr>
        <w:t xml:space="preserve">(SDG 15) </w:t>
      </w:r>
      <w:r w:rsidRPr="6ED59419" w:rsidR="6755FDE8">
        <w:rPr>
          <w:kern w:val="0"/>
          <w:sz w:val="22"/>
          <w:szCs w:val="22"/>
        </w:rPr>
        <w:t>and food security</w:t>
      </w:r>
      <w:r w:rsidRPr="6ED59419" w:rsidR="07B7BAA8">
        <w:rPr>
          <w:kern w:val="0"/>
          <w:sz w:val="22"/>
          <w:szCs w:val="22"/>
        </w:rPr>
        <w:t xml:space="preserve"> (SDG 2)</w:t>
      </w:r>
      <w:r w:rsidRPr="6ED59419" w:rsidR="6755FDE8">
        <w:rPr>
          <w:kern w:val="0"/>
          <w:sz w:val="22"/>
          <w:szCs w:val="22"/>
        </w:rPr>
        <w:t>.</w:t>
      </w:r>
      <w:r w:rsidRPr="6ED59419" w:rsidR="5DADDEF5">
        <w:rPr>
          <w:kern w:val="0"/>
          <w:sz w:val="22"/>
          <w:szCs w:val="22"/>
        </w:rPr>
        <w:t xml:space="preserve"> </w:t>
      </w:r>
      <w:r w:rsidRPr="6ED59419" w:rsidR="07B7BAA8">
        <w:rPr>
          <w:kern w:val="0"/>
          <w:sz w:val="22"/>
          <w:szCs w:val="22"/>
        </w:rPr>
        <w:t>S</w:t>
      </w:r>
      <w:r w:rsidRPr="6ED59419" w:rsidR="6755FDE8">
        <w:rPr>
          <w:kern w:val="0"/>
          <w:sz w:val="22"/>
          <w:szCs w:val="22"/>
        </w:rPr>
        <w:t xml:space="preserve">caling up bioenergy might clash with efforts to sustainably manage forests, halt deforestation, and protect biodiversity through practices like monocropping for energy crops and large-scale solar installations. Developing agrofuels could elevate global food prices and compete for agricultural resources, impacting affordability and access to food for the vulnerable </w:t>
      </w:r>
      <w:commentRangeStart w:id="123"/>
      <w:r w:rsidRPr="6ED59419" w:rsidR="1B20E9EC">
        <w:rPr>
          <w:kern w:val="0"/>
          <w:sz w:val="22"/>
          <w:szCs w:val="22"/>
        </w:rPr>
        <w:t>(ICSU, 2017)</w:t>
      </w:r>
      <w:commentRangeEnd w:id="123"/>
      <w:r w:rsidRPr="00FF4A57" w:rsidR="00303764">
        <w:rPr>
          <w:rFonts w:cstheme="minorHAnsi"/>
          <w:bCs/>
          <w:kern w:val="0"/>
          <w:sz w:val="22"/>
          <w:szCs w:val="22"/>
        </w:rPr>
        <w:commentReference w:id="123"/>
      </w:r>
      <w:r w:rsidRPr="6ED59419" w:rsidR="1B20E9EC">
        <w:rPr>
          <w:kern w:val="0"/>
          <w:sz w:val="22"/>
          <w:szCs w:val="22"/>
        </w:rPr>
        <w:t xml:space="preserve">. </w:t>
      </w:r>
      <w:r w:rsidRPr="6ED59419" w:rsidR="6755FDE8">
        <w:rPr>
          <w:kern w:val="0"/>
          <w:sz w:val="22"/>
          <w:szCs w:val="22"/>
        </w:rPr>
        <w:t>Large-scale renewable projects, especially hydroelectric dams, significantly affect land use</w:t>
      </w:r>
      <w:r w:rsidRPr="6ED59419" w:rsidR="07B7BAA8">
        <w:rPr>
          <w:kern w:val="0"/>
          <w:sz w:val="22"/>
          <w:szCs w:val="22"/>
        </w:rPr>
        <w:t>,</w:t>
      </w:r>
      <w:r w:rsidRPr="6ED59419" w:rsidR="6755FDE8">
        <w:rPr>
          <w:kern w:val="0"/>
          <w:sz w:val="22"/>
          <w:szCs w:val="22"/>
        </w:rPr>
        <w:t xml:space="preserve"> disrupting local economies</w:t>
      </w:r>
      <w:r w:rsidRPr="6ED59419" w:rsidR="07B7BAA8">
        <w:rPr>
          <w:kern w:val="0"/>
          <w:sz w:val="22"/>
          <w:szCs w:val="22"/>
        </w:rPr>
        <w:t xml:space="preserve"> such as </w:t>
      </w:r>
      <w:r w:rsidRPr="6ED59419" w:rsidR="6755FDE8">
        <w:rPr>
          <w:kern w:val="0"/>
          <w:sz w:val="22"/>
          <w:szCs w:val="22"/>
        </w:rPr>
        <w:t>agriculture and fishing</w:t>
      </w:r>
      <w:r w:rsidRPr="6ED59419" w:rsidR="07B7BAA8">
        <w:rPr>
          <w:kern w:val="0"/>
          <w:sz w:val="22"/>
          <w:szCs w:val="22"/>
        </w:rPr>
        <w:t xml:space="preserve"> and</w:t>
      </w:r>
      <w:r w:rsidRPr="6ED59419" w:rsidR="6755FDE8">
        <w:rPr>
          <w:kern w:val="0"/>
          <w:sz w:val="22"/>
          <w:szCs w:val="22"/>
        </w:rPr>
        <w:t xml:space="preserve"> aggravating food security </w:t>
      </w:r>
      <w:commentRangeStart w:id="124"/>
      <w:r w:rsidRPr="6ED59419" w:rsidR="3FE2A24B">
        <w:rPr>
          <w:kern w:val="0"/>
          <w:sz w:val="22"/>
          <w:szCs w:val="22"/>
        </w:rPr>
        <w:t>(SDGs, 2022)</w:t>
      </w:r>
      <w:commentRangeEnd w:id="124"/>
      <w:r w:rsidRPr="00FF4A57" w:rsidR="0027489D">
        <w:rPr>
          <w:rFonts w:cstheme="minorHAnsi"/>
          <w:bCs/>
          <w:kern w:val="0"/>
          <w:sz w:val="22"/>
          <w:szCs w:val="22"/>
        </w:rPr>
        <w:commentReference w:id="124"/>
      </w:r>
      <w:r w:rsidRPr="6ED59419" w:rsidR="3FE2A24B">
        <w:rPr>
          <w:kern w:val="0"/>
          <w:sz w:val="22"/>
          <w:szCs w:val="22"/>
        </w:rPr>
        <w:t xml:space="preserve">. </w:t>
      </w:r>
      <w:r w:rsidRPr="6ED59419" w:rsidR="07B7BAA8">
        <w:rPr>
          <w:kern w:val="0"/>
          <w:sz w:val="22"/>
          <w:szCs w:val="22"/>
        </w:rPr>
        <w:t>L</w:t>
      </w:r>
      <w:r w:rsidRPr="6ED59419" w:rsidR="6755FDE8">
        <w:rPr>
          <w:kern w:val="0"/>
          <w:sz w:val="22"/>
          <w:szCs w:val="22"/>
        </w:rPr>
        <w:t xml:space="preserve">ocal land-use changes </w:t>
      </w:r>
      <w:r w:rsidRPr="6ED59419" w:rsidR="07B7BAA8">
        <w:rPr>
          <w:kern w:val="0"/>
          <w:sz w:val="22"/>
          <w:szCs w:val="22"/>
        </w:rPr>
        <w:t>can scale</w:t>
      </w:r>
      <w:r w:rsidRPr="6ED59419" w:rsidR="123523C7">
        <w:rPr>
          <w:kern w:val="0"/>
          <w:sz w:val="22"/>
          <w:szCs w:val="22"/>
        </w:rPr>
        <w:t xml:space="preserve"> </w:t>
      </w:r>
      <w:r w:rsidRPr="6ED59419" w:rsidR="07B7BAA8">
        <w:rPr>
          <w:kern w:val="0"/>
          <w:sz w:val="22"/>
          <w:szCs w:val="22"/>
        </w:rPr>
        <w:t xml:space="preserve">up impacts </w:t>
      </w:r>
      <w:r w:rsidRPr="6ED59419" w:rsidR="6755FDE8">
        <w:rPr>
          <w:kern w:val="0"/>
          <w:sz w:val="22"/>
          <w:szCs w:val="22"/>
        </w:rPr>
        <w:t>at global scale</w:t>
      </w:r>
      <w:r w:rsidRPr="6ED59419" w:rsidR="07B7BAA8">
        <w:rPr>
          <w:kern w:val="0"/>
          <w:sz w:val="22"/>
          <w:szCs w:val="22"/>
        </w:rPr>
        <w:t xml:space="preserve">, requiring </w:t>
      </w:r>
      <w:r w:rsidRPr="6ED59419" w:rsidR="6755FDE8">
        <w:rPr>
          <w:kern w:val="0"/>
          <w:sz w:val="22"/>
          <w:szCs w:val="22"/>
        </w:rPr>
        <w:t xml:space="preserve">international coordination and systemic approaches </w:t>
      </w:r>
      <w:commentRangeStart w:id="125"/>
      <w:r w:rsidRPr="6ED59419" w:rsidR="1B20E9EC">
        <w:rPr>
          <w:kern w:val="0"/>
          <w:sz w:val="22"/>
          <w:szCs w:val="22"/>
        </w:rPr>
        <w:t>(ICSU, 2017)</w:t>
      </w:r>
      <w:commentRangeEnd w:id="125"/>
      <w:r w:rsidRPr="00FF4A57" w:rsidR="00303764">
        <w:rPr>
          <w:rFonts w:cstheme="minorHAnsi"/>
          <w:bCs/>
          <w:kern w:val="0"/>
          <w:sz w:val="22"/>
          <w:szCs w:val="22"/>
        </w:rPr>
        <w:commentReference w:id="125"/>
      </w:r>
      <w:r w:rsidRPr="6ED59419" w:rsidR="1B20E9EC">
        <w:rPr>
          <w:kern w:val="0"/>
          <w:sz w:val="22"/>
          <w:szCs w:val="22"/>
        </w:rPr>
        <w:t>.</w:t>
      </w:r>
      <w:r w:rsidRPr="6ED59419" w:rsidR="6755FDE8">
        <w:rPr>
          <w:kern w:val="0"/>
          <w:sz w:val="22"/>
          <w:szCs w:val="22"/>
        </w:rPr>
        <w:t xml:space="preserve"> </w:t>
      </w:r>
      <w:r w:rsidRPr="6ED59419" w:rsidR="768A0E41">
        <w:rPr>
          <w:kern w:val="0"/>
          <w:sz w:val="22"/>
          <w:szCs w:val="22"/>
        </w:rPr>
        <w:t>M</w:t>
      </w:r>
      <w:r w:rsidRPr="6ED59419" w:rsidR="6755FDE8">
        <w:rPr>
          <w:kern w:val="0"/>
          <w:sz w:val="22"/>
          <w:szCs w:val="22"/>
        </w:rPr>
        <w:t>ultiple</w:t>
      </w:r>
      <w:r w:rsidRPr="6ED59419" w:rsidR="768A0E41">
        <w:rPr>
          <w:kern w:val="0"/>
          <w:sz w:val="22"/>
          <w:szCs w:val="22"/>
        </w:rPr>
        <w:t xml:space="preserve"> land</w:t>
      </w:r>
      <w:r w:rsidRPr="6ED59419" w:rsidR="6755FDE8">
        <w:rPr>
          <w:kern w:val="0"/>
          <w:sz w:val="22"/>
          <w:szCs w:val="22"/>
        </w:rPr>
        <w:t xml:space="preserve"> uses</w:t>
      </w:r>
      <w:r w:rsidRPr="6ED59419" w:rsidR="768A0E41">
        <w:rPr>
          <w:kern w:val="0"/>
          <w:sz w:val="22"/>
          <w:szCs w:val="22"/>
        </w:rPr>
        <w:t xml:space="preserve"> and </w:t>
      </w:r>
      <w:r w:rsidRPr="6ED59419" w:rsidR="6755FDE8">
        <w:rPr>
          <w:kern w:val="0"/>
          <w:sz w:val="22"/>
          <w:szCs w:val="22"/>
        </w:rPr>
        <w:t>integrat</w:t>
      </w:r>
      <w:r w:rsidRPr="6ED59419" w:rsidR="768A0E41">
        <w:rPr>
          <w:kern w:val="0"/>
          <w:sz w:val="22"/>
          <w:szCs w:val="22"/>
        </w:rPr>
        <w:t>ed solutions can reduce adverse impacts of renewable energ</w:t>
      </w:r>
      <w:r w:rsidRPr="6ED59419" w:rsidR="123523C7">
        <w:rPr>
          <w:kern w:val="0"/>
          <w:sz w:val="22"/>
          <w:szCs w:val="22"/>
        </w:rPr>
        <w:t>y</w:t>
      </w:r>
      <w:r w:rsidRPr="6ED59419" w:rsidR="768A0E41">
        <w:rPr>
          <w:kern w:val="0"/>
          <w:sz w:val="22"/>
          <w:szCs w:val="22"/>
        </w:rPr>
        <w:t xml:space="preserve">. </w:t>
      </w:r>
      <w:r w:rsidRPr="6ED59419" w:rsidR="6755FDE8">
        <w:rPr>
          <w:kern w:val="0"/>
          <w:sz w:val="22"/>
          <w:szCs w:val="22"/>
        </w:rPr>
        <w:t xml:space="preserve">Bioenergy’s unique aspect lies in its potential as a land management co-product, supporting ecological services like soil restoration, wildfire prevention, and habitat preservation </w:t>
      </w:r>
      <w:commentRangeStart w:id="126"/>
      <w:r w:rsidRPr="6ED59419" w:rsidR="1CBD21DB">
        <w:rPr>
          <w:kern w:val="0"/>
          <w:sz w:val="22"/>
          <w:szCs w:val="22"/>
        </w:rPr>
        <w:t>(SDGs, 2022)</w:t>
      </w:r>
      <w:commentRangeEnd w:id="126"/>
      <w:r w:rsidRPr="00FF4A57" w:rsidR="00987491">
        <w:rPr>
          <w:rFonts w:cstheme="minorHAnsi"/>
          <w:bCs/>
          <w:kern w:val="0"/>
          <w:sz w:val="22"/>
          <w:szCs w:val="22"/>
        </w:rPr>
        <w:commentReference w:id="126"/>
      </w:r>
      <w:r w:rsidRPr="6ED59419" w:rsidR="1CBD21DB">
        <w:rPr>
          <w:kern w:val="0"/>
          <w:sz w:val="22"/>
          <w:szCs w:val="22"/>
        </w:rPr>
        <w:t xml:space="preserve">.  </w:t>
      </w:r>
      <w:r w:rsidRPr="6ED59419" w:rsidR="6755FDE8">
        <w:rPr>
          <w:kern w:val="0"/>
          <w:sz w:val="22"/>
          <w:szCs w:val="22"/>
        </w:rPr>
        <w:t xml:space="preserve">Adopting policies that prioritize </w:t>
      </w:r>
      <w:r w:rsidRPr="6ED59419" w:rsidR="6755FDE8">
        <w:rPr>
          <w:kern w:val="0"/>
          <w:sz w:val="22"/>
          <w:szCs w:val="22"/>
        </w:rPr>
        <w:lastRenderedPageBreak/>
        <w:t xml:space="preserve">bioenergy crop growth on degraded lands can mitigate global agricultural market impacts while enhancing soil health and biodiversity </w:t>
      </w:r>
      <w:commentRangeStart w:id="127"/>
      <w:r w:rsidRPr="6ED59419" w:rsidR="1CBD21DB">
        <w:rPr>
          <w:kern w:val="0"/>
          <w:sz w:val="22"/>
          <w:szCs w:val="22"/>
        </w:rPr>
        <w:t>(ICSU, 2017)</w:t>
      </w:r>
      <w:commentRangeEnd w:id="127"/>
      <w:r w:rsidRPr="00FF4A57" w:rsidR="00987491">
        <w:rPr>
          <w:rFonts w:cstheme="minorHAnsi"/>
          <w:bCs/>
          <w:kern w:val="0"/>
          <w:sz w:val="22"/>
          <w:szCs w:val="22"/>
        </w:rPr>
        <w:commentReference w:id="127"/>
      </w:r>
      <w:r w:rsidRPr="6ED59419" w:rsidR="1CBD21DB">
        <w:rPr>
          <w:kern w:val="0"/>
          <w:sz w:val="22"/>
          <w:szCs w:val="22"/>
        </w:rPr>
        <w:t xml:space="preserve">. </w:t>
      </w:r>
      <w:r w:rsidRPr="6ED59419" w:rsidR="6755FDE8">
        <w:rPr>
          <w:kern w:val="0"/>
          <w:sz w:val="22"/>
          <w:szCs w:val="22"/>
        </w:rPr>
        <w:t xml:space="preserve">Notably, the </w:t>
      </w:r>
      <w:r w:rsidRPr="6ED59419" w:rsidR="1CBD21DB">
        <w:rPr>
          <w:kern w:val="0"/>
          <w:sz w:val="22"/>
          <w:szCs w:val="22"/>
        </w:rPr>
        <w:t>“</w:t>
      </w:r>
      <w:commentRangeStart w:id="128"/>
      <w:r w:rsidRPr="6ED59419" w:rsidR="1CBD21DB">
        <w:rPr>
          <w:kern w:val="0"/>
          <w:sz w:val="22"/>
          <w:szCs w:val="22"/>
        </w:rPr>
        <w:t>Solar Pyramid</w:t>
      </w:r>
      <w:commentRangeEnd w:id="128"/>
      <w:r w:rsidRPr="00FF4A57" w:rsidR="00987491">
        <w:rPr>
          <w:rFonts w:cstheme="minorHAnsi"/>
          <w:bCs/>
          <w:kern w:val="0"/>
          <w:sz w:val="22"/>
          <w:szCs w:val="22"/>
        </w:rPr>
        <w:commentReference w:id="128"/>
      </w:r>
      <w:r w:rsidRPr="6ED59419" w:rsidR="1CBD21DB">
        <w:rPr>
          <w:kern w:val="0"/>
          <w:sz w:val="22"/>
          <w:szCs w:val="22"/>
        </w:rPr>
        <w:t xml:space="preserve">”, </w:t>
      </w:r>
      <w:r w:rsidRPr="6ED59419" w:rsidR="6755FDE8">
        <w:rPr>
          <w:kern w:val="0"/>
          <w:sz w:val="22"/>
          <w:szCs w:val="22"/>
        </w:rPr>
        <w:t xml:space="preserve">project in Curitiba, Brazil, utilized landfills for solar power plants, supported by C40’s </w:t>
      </w:r>
      <w:r w:rsidRPr="6ED59419" w:rsidR="1CBD21DB">
        <w:rPr>
          <w:kern w:val="0"/>
          <w:sz w:val="22"/>
          <w:szCs w:val="22"/>
        </w:rPr>
        <w:t>network</w:t>
      </w:r>
      <w:r w:rsidRPr="6ED59419" w:rsidR="6755FDE8">
        <w:rPr>
          <w:kern w:val="0"/>
          <w:sz w:val="22"/>
          <w:szCs w:val="22"/>
        </w:rPr>
        <w:t xml:space="preserve">, </w:t>
      </w:r>
      <w:r w:rsidRPr="6ED59419" w:rsidR="4880AAF4">
        <w:rPr>
          <w:kern w:val="0"/>
          <w:sz w:val="22"/>
          <w:szCs w:val="22"/>
        </w:rPr>
        <w:t xml:space="preserve">a coalition of </w:t>
      </w:r>
      <w:r w:rsidRPr="6ED59419" w:rsidR="6755FDE8">
        <w:rPr>
          <w:kern w:val="0"/>
          <w:sz w:val="22"/>
          <w:szCs w:val="22"/>
        </w:rPr>
        <w:t xml:space="preserve">mayors </w:t>
      </w:r>
      <w:r w:rsidRPr="6ED59419" w:rsidR="4880AAF4">
        <w:rPr>
          <w:kern w:val="0"/>
          <w:sz w:val="22"/>
          <w:szCs w:val="22"/>
        </w:rPr>
        <w:t xml:space="preserve">fighting climate change </w:t>
      </w:r>
      <w:r w:rsidRPr="6ED59419" w:rsidR="1CBD21DB">
        <w:rPr>
          <w:kern w:val="0"/>
          <w:sz w:val="22"/>
          <w:szCs w:val="22"/>
        </w:rPr>
        <w:t>(</w:t>
      </w:r>
      <w:commentRangeStart w:id="129"/>
      <w:r w:rsidRPr="6ED59419" w:rsidR="1CBD21DB">
        <w:rPr>
          <w:b/>
          <w:bCs/>
          <w:kern w:val="0"/>
          <w:sz w:val="22"/>
          <w:szCs w:val="22"/>
        </w:rPr>
        <w:t>Box</w:t>
      </w:r>
      <w:r w:rsidRPr="6ED59419" w:rsidR="3A5B1994">
        <w:rPr>
          <w:b/>
          <w:bCs/>
          <w:kern w:val="0"/>
          <w:sz w:val="22"/>
          <w:szCs w:val="22"/>
        </w:rPr>
        <w:t xml:space="preserve"> 1</w:t>
      </w:r>
      <w:r w:rsidRPr="6ED59419" w:rsidR="4FA4BC48">
        <w:rPr>
          <w:b/>
          <w:bCs/>
          <w:kern w:val="0"/>
          <w:sz w:val="22"/>
          <w:szCs w:val="22"/>
        </w:rPr>
        <w:t>1</w:t>
      </w:r>
      <w:commentRangeEnd w:id="129"/>
      <w:r w:rsidRPr="00FF4A57" w:rsidR="00016C60">
        <w:rPr>
          <w:rFonts w:cstheme="minorHAnsi"/>
          <w:b/>
          <w:bCs/>
          <w:kern w:val="0"/>
          <w:sz w:val="22"/>
          <w:szCs w:val="22"/>
        </w:rPr>
        <w:commentReference w:id="129"/>
      </w:r>
      <w:r w:rsidRPr="6ED59419" w:rsidR="1CBD21DB">
        <w:rPr>
          <w:kern w:val="0"/>
          <w:sz w:val="22"/>
          <w:szCs w:val="22"/>
        </w:rPr>
        <w:t>)</w:t>
      </w:r>
      <w:r w:rsidRPr="6ED59419" w:rsidR="6755FDE8">
        <w:rPr>
          <w:kern w:val="0"/>
          <w:sz w:val="22"/>
          <w:szCs w:val="22"/>
        </w:rPr>
        <w:t>.</w:t>
      </w:r>
      <w:r w:rsidRPr="6ED59419" w:rsidR="07A3E70D">
        <w:rPr>
          <w:kern w:val="0"/>
          <w:sz w:val="22"/>
          <w:szCs w:val="22"/>
        </w:rPr>
        <w:t xml:space="preserve"> </w:t>
      </w:r>
      <w:r w:rsidRPr="6ED59419" w:rsidR="4880AAF4">
        <w:rPr>
          <w:kern w:val="0"/>
          <w:sz w:val="22"/>
          <w:szCs w:val="22"/>
        </w:rPr>
        <w:t xml:space="preserve">Emerging technologies like agrivoltaics serve as innovative integrated land-use systems, enabling simultaneous production of food, electricity, and water, </w:t>
      </w:r>
      <w:r w:rsidRPr="6ED59419" w:rsidR="437C5301">
        <w:rPr>
          <w:kern w:val="0"/>
          <w:sz w:val="22"/>
          <w:szCs w:val="22"/>
        </w:rPr>
        <w:t>(</w:t>
      </w:r>
      <w:commentRangeStart w:id="130"/>
      <w:r w:rsidRPr="6ED59419" w:rsidR="437C5301">
        <w:rPr>
          <w:kern w:val="0"/>
          <w:sz w:val="22"/>
          <w:szCs w:val="22"/>
        </w:rPr>
        <w:t>FAO, 2021</w:t>
      </w:r>
      <w:commentRangeEnd w:id="130"/>
      <w:r w:rsidRPr="00FF4A57" w:rsidR="00800573">
        <w:rPr>
          <w:rFonts w:cstheme="minorHAnsi"/>
          <w:bCs/>
          <w:kern w:val="0"/>
          <w:sz w:val="22"/>
          <w:szCs w:val="22"/>
        </w:rPr>
        <w:commentReference w:id="130"/>
      </w:r>
      <w:r w:rsidRPr="6ED59419" w:rsidR="437C5301">
        <w:rPr>
          <w:kern w:val="0"/>
          <w:sz w:val="22"/>
          <w:szCs w:val="22"/>
        </w:rPr>
        <w:t>)</w:t>
      </w:r>
      <w:r w:rsidRPr="6ED59419" w:rsidR="2197E3B3">
        <w:rPr>
          <w:kern w:val="0"/>
          <w:sz w:val="22"/>
          <w:szCs w:val="22"/>
        </w:rPr>
        <w:t xml:space="preserve"> </w:t>
      </w:r>
      <w:r w:rsidRPr="6ED59419" w:rsidR="437C5301">
        <w:rPr>
          <w:kern w:val="0"/>
          <w:sz w:val="22"/>
          <w:szCs w:val="22"/>
        </w:rPr>
        <w:t>(</w:t>
      </w:r>
      <w:commentRangeStart w:id="131"/>
      <w:r w:rsidRPr="6ED59419" w:rsidR="437C5301">
        <w:rPr>
          <w:kern w:val="0"/>
          <w:sz w:val="22"/>
          <w:szCs w:val="22"/>
        </w:rPr>
        <w:t>EU Science Hub, 2023</w:t>
      </w:r>
      <w:commentRangeEnd w:id="131"/>
      <w:r w:rsidRPr="00FF4A57" w:rsidR="00800573">
        <w:rPr>
          <w:rFonts w:cstheme="minorHAnsi"/>
          <w:bCs/>
          <w:kern w:val="0"/>
          <w:sz w:val="22"/>
          <w:szCs w:val="22"/>
        </w:rPr>
        <w:commentReference w:id="131"/>
      </w:r>
      <w:r w:rsidRPr="6ED59419" w:rsidR="437C5301">
        <w:rPr>
          <w:kern w:val="0"/>
          <w:sz w:val="22"/>
          <w:szCs w:val="22"/>
        </w:rPr>
        <w:t xml:space="preserve">), as </w:t>
      </w:r>
      <w:r w:rsidRPr="6ED59419" w:rsidR="4880AAF4">
        <w:rPr>
          <w:kern w:val="0"/>
          <w:sz w:val="22"/>
          <w:szCs w:val="22"/>
        </w:rPr>
        <w:t>exemplified by</w:t>
      </w:r>
      <w:r w:rsidRPr="6ED59419" w:rsidR="437C5301">
        <w:rPr>
          <w:kern w:val="0"/>
          <w:sz w:val="22"/>
          <w:szCs w:val="22"/>
        </w:rPr>
        <w:t xml:space="preserve"> the India</w:t>
      </w:r>
      <w:r w:rsidRPr="6ED59419" w:rsidR="4880AAF4">
        <w:rPr>
          <w:kern w:val="0"/>
          <w:sz w:val="22"/>
          <w:szCs w:val="22"/>
        </w:rPr>
        <w:t>n</w:t>
      </w:r>
      <w:r w:rsidRPr="6ED59419" w:rsidR="437C5301">
        <w:rPr>
          <w:kern w:val="0"/>
          <w:sz w:val="22"/>
          <w:szCs w:val="22"/>
        </w:rPr>
        <w:t xml:space="preserve"> case study (</w:t>
      </w:r>
      <w:commentRangeStart w:id="132"/>
      <w:r w:rsidRPr="6ED59419" w:rsidR="437C5301">
        <w:rPr>
          <w:b/>
          <w:bCs/>
          <w:kern w:val="0"/>
          <w:sz w:val="22"/>
          <w:szCs w:val="22"/>
        </w:rPr>
        <w:t>Box</w:t>
      </w:r>
      <w:commentRangeEnd w:id="132"/>
      <w:r w:rsidRPr="00FF4A57" w:rsidR="00800573">
        <w:rPr>
          <w:rFonts w:cstheme="minorHAnsi"/>
          <w:b/>
          <w:bCs/>
          <w:kern w:val="0"/>
          <w:sz w:val="22"/>
          <w:szCs w:val="22"/>
        </w:rPr>
        <w:commentReference w:id="132"/>
      </w:r>
      <w:r w:rsidRPr="6ED59419" w:rsidR="123523C7">
        <w:rPr>
          <w:b/>
          <w:bCs/>
          <w:kern w:val="0"/>
          <w:sz w:val="22"/>
          <w:szCs w:val="22"/>
        </w:rPr>
        <w:t xml:space="preserve"> 1</w:t>
      </w:r>
      <w:r w:rsidRPr="6ED59419" w:rsidR="4FA4BC48">
        <w:rPr>
          <w:b/>
          <w:bCs/>
          <w:kern w:val="0"/>
          <w:sz w:val="22"/>
          <w:szCs w:val="22"/>
        </w:rPr>
        <w:t>2</w:t>
      </w:r>
      <w:r w:rsidRPr="6ED59419" w:rsidR="437C5301">
        <w:rPr>
          <w:kern w:val="0"/>
          <w:sz w:val="22"/>
          <w:szCs w:val="22"/>
        </w:rPr>
        <w:t>)</w:t>
      </w:r>
    </w:p>
    <w:p w:rsidRPr="00FF4A57" w:rsidR="004474CC" w:rsidP="00FF4A57" w:rsidRDefault="004474CC" w14:paraId="47ECFAA5" w14:textId="0362BED2">
      <w:pPr>
        <w:autoSpaceDE w:val="0"/>
        <w:autoSpaceDN w:val="0"/>
        <w:adjustRightInd w:val="0"/>
        <w:spacing w:after="240" w:line="259" w:lineRule="auto"/>
        <w:jc w:val="both"/>
        <w:rPr>
          <w:rFonts w:cstheme="minorHAnsi"/>
          <w:b/>
          <w:bCs/>
          <w:kern w:val="0"/>
          <w:sz w:val="22"/>
          <w:szCs w:val="22"/>
          <w:highlight w:val="lightGray"/>
        </w:rPr>
      </w:pPr>
      <w:r w:rsidRPr="00FF4A57">
        <w:rPr>
          <w:rFonts w:cstheme="minorHAnsi"/>
          <w:noProof/>
          <w:sz w:val="22"/>
          <w:szCs w:val="22"/>
        </w:rPr>
        <mc:AlternateContent>
          <mc:Choice Requires="wps">
            <w:drawing>
              <wp:inline distT="0" distB="0" distL="0" distR="0" wp14:anchorId="6463FAF5" wp14:editId="43A1483B">
                <wp:extent cx="5902036" cy="1389413"/>
                <wp:effectExtent l="0" t="0" r="3810" b="1270"/>
                <wp:docPr id="16" name="Caixa de Texto 16"/>
                <wp:cNvGraphicFramePr/>
                <a:graphic xmlns:a="http://schemas.openxmlformats.org/drawingml/2006/main">
                  <a:graphicData uri="http://schemas.microsoft.com/office/word/2010/wordprocessingShape">
                    <wps:wsp>
                      <wps:cNvSpPr txBox="1"/>
                      <wps:spPr>
                        <a:xfrm>
                          <a:off x="0" y="0"/>
                          <a:ext cx="5902036" cy="1389413"/>
                        </a:xfrm>
                        <a:prstGeom prst="rect">
                          <a:avLst/>
                        </a:prstGeom>
                        <a:solidFill>
                          <a:schemeClr val="accent6">
                            <a:lumMod val="20000"/>
                            <a:lumOff val="80000"/>
                          </a:schemeClr>
                        </a:solidFill>
                        <a:ln w="6350">
                          <a:noFill/>
                        </a:ln>
                      </wps:spPr>
                      <wps:txbx>
                        <w:txbxContent>
                          <w:p w:rsidRPr="003A3478" w:rsidR="008A2E3E" w:rsidP="003A3478" w:rsidRDefault="008A2E3E" w14:paraId="69586C99" w14:textId="79613AD7">
                            <w:pPr>
                              <w:spacing w:after="240" w:line="259" w:lineRule="auto"/>
                              <w:jc w:val="both"/>
                              <w:rPr>
                                <w:sz w:val="22"/>
                              </w:rPr>
                            </w:pPr>
                            <w:r w:rsidRPr="003A3478">
                              <w:rPr>
                                <w:rFonts w:cstheme="minorHAnsi"/>
                                <w:b/>
                                <w:kern w:val="0"/>
                                <w:sz w:val="22"/>
                                <w:lang w:val="en-GB"/>
                              </w:rPr>
                              <w:t>Box</w:t>
                            </w:r>
                            <w:r w:rsidRPr="003A3478">
                              <w:rPr>
                                <w:kern w:val="0"/>
                                <w:sz w:val="22"/>
                                <w:lang w:val="en-GB"/>
                              </w:rPr>
                              <w:annotationRef/>
                            </w:r>
                            <w:r w:rsidRPr="003A3478">
                              <w:rPr>
                                <w:rFonts w:cstheme="minorHAnsi"/>
                                <w:b/>
                                <w:kern w:val="0"/>
                                <w:sz w:val="22"/>
                                <w:lang w:val="en-GB"/>
                              </w:rPr>
                              <w:t xml:space="preserve"> 1</w:t>
                            </w:r>
                            <w:r>
                              <w:rPr>
                                <w:rFonts w:cstheme="minorHAnsi"/>
                                <w:b/>
                                <w:kern w:val="0"/>
                                <w:sz w:val="22"/>
                                <w:lang w:val="en-GB"/>
                              </w:rPr>
                              <w:t>1</w:t>
                            </w:r>
                            <w:r w:rsidRPr="003A3478">
                              <w:rPr>
                                <w:rFonts w:cstheme="minorHAnsi"/>
                                <w:b/>
                                <w:kern w:val="0"/>
                                <w:sz w:val="22"/>
                                <w:lang w:val="en-GB"/>
                              </w:rPr>
                              <w:t xml:space="preserve">: </w:t>
                            </w:r>
                            <w:r w:rsidRPr="00303526">
                              <w:rPr>
                                <w:rFonts w:cstheme="minorHAnsi"/>
                                <w:kern w:val="0"/>
                                <w:sz w:val="22"/>
                                <w:lang w:val="en-GB"/>
                              </w:rPr>
                              <w:t>T</w:t>
                            </w:r>
                            <w:r w:rsidRPr="003A3478">
                              <w:rPr>
                                <w:rFonts w:cstheme="minorHAnsi"/>
                                <w:kern w:val="0"/>
                                <w:sz w:val="22"/>
                                <w:lang w:val="en-GB"/>
                              </w:rPr>
                              <w:t>he Solar Pyramid</w:t>
                            </w:r>
                            <w:r>
                              <w:rPr>
                                <w:rFonts w:cstheme="minorHAnsi"/>
                                <w:kern w:val="0"/>
                                <w:sz w:val="22"/>
                                <w:lang w:val="en-GB"/>
                              </w:rPr>
                              <w:t xml:space="preserve"> </w:t>
                            </w:r>
                            <w:r w:rsidRPr="003A3478">
                              <w:rPr>
                                <w:rFonts w:cstheme="minorHAnsi"/>
                                <w:kern w:val="0"/>
                                <w:sz w:val="22"/>
                                <w:lang w:val="en-GB"/>
                              </w:rPr>
                              <w:t xml:space="preserve">launched </w:t>
                            </w:r>
                            <w:r>
                              <w:rPr>
                                <w:rFonts w:cstheme="minorHAnsi"/>
                                <w:kern w:val="0"/>
                                <w:sz w:val="22"/>
                                <w:lang w:val="en-GB"/>
                              </w:rPr>
                              <w:t xml:space="preserve">in </w:t>
                            </w:r>
                            <w:r w:rsidRPr="003A3478">
                              <w:rPr>
                                <w:rFonts w:cstheme="minorHAnsi"/>
                                <w:kern w:val="0"/>
                                <w:sz w:val="22"/>
                                <w:lang w:val="en-GB"/>
                              </w:rPr>
                              <w:t>2023</w:t>
                            </w:r>
                            <w:r>
                              <w:rPr>
                                <w:rFonts w:cstheme="minorHAnsi"/>
                                <w:kern w:val="0"/>
                                <w:sz w:val="22"/>
                                <w:lang w:val="en-GB"/>
                              </w:rPr>
                              <w:t xml:space="preserve"> in</w:t>
                            </w:r>
                            <w:r w:rsidRPr="003A3478">
                              <w:rPr>
                                <w:rFonts w:cstheme="minorHAnsi"/>
                                <w:kern w:val="0"/>
                                <w:sz w:val="22"/>
                                <w:lang w:val="en-GB"/>
                              </w:rPr>
                              <w:t xml:space="preserve"> Curitiba</w:t>
                            </w:r>
                            <w:r>
                              <w:rPr>
                                <w:rFonts w:cstheme="minorHAnsi"/>
                                <w:kern w:val="0"/>
                                <w:sz w:val="22"/>
                                <w:lang w:val="en-GB"/>
                              </w:rPr>
                              <w:t xml:space="preserve"> is the </w:t>
                            </w:r>
                            <w:r w:rsidRPr="003A3478">
                              <w:rPr>
                                <w:rFonts w:cstheme="minorHAnsi"/>
                                <w:kern w:val="0"/>
                                <w:sz w:val="22"/>
                                <w:lang w:val="en-GB"/>
                              </w:rPr>
                              <w:t>Latin America's first solar plant on a former landfill, backed by C40's CFF. This landmark project demonstrates how cities can achieve clean, affordable energy while decreasing reliance on fossil fuels in their urban grids. The city primarily relies on hydroelectric power but faces energy shortages during droughts, resorting to fossil gas and coal plants. The Solar Pyramid supplies 8MW of energy capacity across Curitiba, slashing CO2 emissions by 90,000 tonnes (2020-2050), akin to removing 20,000 cars yearly. Additionally, it generates US$500,000 annually by substituting grid electricity with solar production.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ixa de Texto 16" style="width:464.75pt;height:109.4pt;visibility:visible;mso-wrap-style:square;mso-left-percent:-10001;mso-top-percent:-10001;mso-position-horizontal:absolute;mso-position-horizontal-relative:char;mso-position-vertical:absolute;mso-position-vertical-relative:line;mso-left-percent:-10001;mso-top-percent:-10001;v-text-anchor:top" o:spid="_x0000_s1037"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" w14:anchorId="6463FAF5">
                <v:textbox>
                  <w:txbxContent>
                    <w:p w:rsidRPr="003A3478" w:rsidR="008A2E3E" w:rsidP="003A3478" w:rsidRDefault="008A2E3E" w14:paraId="69586C99" w14:textId="79613AD7">
                      <w:pPr>
                        <w:spacing w:after="240" w:line="259" w:lineRule="auto"/>
                        <w:jc w:val="both"/>
                        <w:rPr>
                          <w:sz w:val="22"/>
                        </w:rPr>
                      </w:pPr>
                      <w:r w:rsidRPr="003A3478">
                        <w:rPr>
                          <w:rFonts w:cstheme="minorHAnsi"/>
                          <w:b/>
                          <w:kern w:val="0"/>
                          <w:sz w:val="22"/>
                          <w:lang w:val="en-GB"/>
                        </w:rPr>
                        <w:t>Box</w:t>
                      </w:r>
                      <w:r w:rsidRPr="003A3478">
                        <w:rPr>
                          <w:kern w:val="0"/>
                          <w:sz w:val="22"/>
                          <w:lang w:val="en-GB"/>
                        </w:rPr>
                        <w:annotationRef/>
                      </w:r>
                      <w:r w:rsidRPr="003A3478">
                        <w:rPr>
                          <w:rFonts w:cstheme="minorHAnsi"/>
                          <w:b/>
                          <w:kern w:val="0"/>
                          <w:sz w:val="22"/>
                          <w:lang w:val="en-GB"/>
                        </w:rPr>
                        <w:t xml:space="preserve"> 1</w:t>
                      </w:r>
                      <w:r>
                        <w:rPr>
                          <w:rFonts w:cstheme="minorHAnsi"/>
                          <w:b/>
                          <w:kern w:val="0"/>
                          <w:sz w:val="22"/>
                          <w:lang w:val="en-GB"/>
                        </w:rPr>
                        <w:t>1</w:t>
                      </w:r>
                      <w:r w:rsidRPr="003A3478">
                        <w:rPr>
                          <w:rFonts w:cstheme="minorHAnsi"/>
                          <w:b/>
                          <w:kern w:val="0"/>
                          <w:sz w:val="22"/>
                          <w:lang w:val="en-GB"/>
                        </w:rPr>
                        <w:t xml:space="preserve">: </w:t>
                      </w:r>
                      <w:r w:rsidRPr="00303526">
                        <w:rPr>
                          <w:rFonts w:cstheme="minorHAnsi"/>
                          <w:kern w:val="0"/>
                          <w:sz w:val="22"/>
                          <w:lang w:val="en-GB"/>
                        </w:rPr>
                        <w:t>T</w:t>
                      </w:r>
                      <w:r w:rsidRPr="003A3478">
                        <w:rPr>
                          <w:rFonts w:cstheme="minorHAnsi"/>
                          <w:kern w:val="0"/>
                          <w:sz w:val="22"/>
                          <w:lang w:val="en-GB"/>
                        </w:rPr>
                        <w:t>he Solar Pyramid</w:t>
                      </w:r>
                      <w:r>
                        <w:rPr>
                          <w:rFonts w:cstheme="minorHAnsi"/>
                          <w:kern w:val="0"/>
                          <w:sz w:val="22"/>
                          <w:lang w:val="en-GB"/>
                        </w:rPr>
                        <w:t xml:space="preserve"> </w:t>
                      </w:r>
                      <w:r w:rsidRPr="003A3478">
                        <w:rPr>
                          <w:rFonts w:cstheme="minorHAnsi"/>
                          <w:kern w:val="0"/>
                          <w:sz w:val="22"/>
                          <w:lang w:val="en-GB"/>
                        </w:rPr>
                        <w:t xml:space="preserve">launched </w:t>
                      </w:r>
                      <w:r>
                        <w:rPr>
                          <w:rFonts w:cstheme="minorHAnsi"/>
                          <w:kern w:val="0"/>
                          <w:sz w:val="22"/>
                          <w:lang w:val="en-GB"/>
                        </w:rPr>
                        <w:t xml:space="preserve">in </w:t>
                      </w:r>
                      <w:r w:rsidRPr="003A3478">
                        <w:rPr>
                          <w:rFonts w:cstheme="minorHAnsi"/>
                          <w:kern w:val="0"/>
                          <w:sz w:val="22"/>
                          <w:lang w:val="en-GB"/>
                        </w:rPr>
                        <w:t>2023</w:t>
                      </w:r>
                      <w:r>
                        <w:rPr>
                          <w:rFonts w:cstheme="minorHAnsi"/>
                          <w:kern w:val="0"/>
                          <w:sz w:val="22"/>
                          <w:lang w:val="en-GB"/>
                        </w:rPr>
                        <w:t xml:space="preserve"> in</w:t>
                      </w:r>
                      <w:r w:rsidRPr="003A3478">
                        <w:rPr>
                          <w:rFonts w:cstheme="minorHAnsi"/>
                          <w:kern w:val="0"/>
                          <w:sz w:val="22"/>
                          <w:lang w:val="en-GB"/>
                        </w:rPr>
                        <w:t xml:space="preserve"> Curitiba</w:t>
                      </w:r>
                      <w:r>
                        <w:rPr>
                          <w:rFonts w:cstheme="minorHAnsi"/>
                          <w:kern w:val="0"/>
                          <w:sz w:val="22"/>
                          <w:lang w:val="en-GB"/>
                        </w:rPr>
                        <w:t xml:space="preserve"> is the </w:t>
                      </w:r>
                      <w:r w:rsidRPr="003A3478">
                        <w:rPr>
                          <w:rFonts w:cstheme="minorHAnsi"/>
                          <w:kern w:val="0"/>
                          <w:sz w:val="22"/>
                          <w:lang w:val="en-GB"/>
                        </w:rPr>
                        <w:t>Latin America's first solar plant on a former landfill, backed by C40's CFF. This landmark project demonstrates how cities can achieve clean, affordable energy while decreasing reliance on fossil fuels in their urban grids. The city primarily relies on hydroelectric power but faces energy shortages during droughts, resorting to fossil gas and coal plants. The Solar Pyramid supplies 8MW of energy capacity across Curitiba, slashing CO2 emissions by 90,000 tonnes (2020-2050), akin to removing 20,000 cars yearly. Additionally, it generates US$500,000 annually by substituting grid electricity with solar production.</w:t>
                      </w:r>
                    </w:p>
                  </w:txbxContent>
                </v:textbox>
                <w10:anchorlock/>
              </v:shape>
            </w:pict>
          </mc:Fallback>
        </mc:AlternateContent>
      </w:r>
    </w:p>
    <w:p w:rsidRPr="00FF4A57" w:rsidR="00A42185" w:rsidP="00FF4A57" w:rsidRDefault="00A42185" w14:paraId="20FDC88A" w14:textId="32F5D22C">
      <w:pPr>
        <w:autoSpaceDE w:val="0"/>
        <w:autoSpaceDN w:val="0"/>
        <w:adjustRightInd w:val="0"/>
        <w:spacing w:after="240" w:line="259" w:lineRule="auto"/>
        <w:jc w:val="both"/>
        <w:rPr>
          <w:rFonts w:cstheme="minorHAnsi"/>
          <w:b/>
          <w:bCs/>
          <w:kern w:val="0"/>
          <w:sz w:val="22"/>
          <w:szCs w:val="22"/>
          <w:highlight w:val="lightGray"/>
        </w:rPr>
      </w:pPr>
      <w:r w:rsidRPr="00FF4A57">
        <w:rPr>
          <w:rFonts w:cstheme="minorHAnsi"/>
          <w:noProof/>
          <w:sz w:val="22"/>
          <w:szCs w:val="22"/>
        </w:rPr>
        <mc:AlternateContent>
          <mc:Choice Requires="wps">
            <w:drawing>
              <wp:inline distT="0" distB="0" distL="0" distR="0" wp14:anchorId="1B8CC32B" wp14:editId="2DA10CB0">
                <wp:extent cx="5902036" cy="1246909"/>
                <wp:effectExtent l="0" t="0" r="3810" b="0"/>
                <wp:docPr id="23" name="Caixa de Texto 23"/>
                <wp:cNvGraphicFramePr/>
                <a:graphic xmlns:a="http://schemas.openxmlformats.org/drawingml/2006/main">
                  <a:graphicData uri="http://schemas.microsoft.com/office/word/2010/wordprocessingShape">
                    <wps:wsp>
                      <wps:cNvSpPr txBox="1"/>
                      <wps:spPr>
                        <a:xfrm>
                          <a:off x="0" y="0"/>
                          <a:ext cx="5902036" cy="1246909"/>
                        </a:xfrm>
                        <a:prstGeom prst="rect">
                          <a:avLst/>
                        </a:prstGeom>
                        <a:solidFill>
                          <a:schemeClr val="accent6">
                            <a:lumMod val="20000"/>
                            <a:lumOff val="80000"/>
                          </a:schemeClr>
                        </a:solidFill>
                        <a:ln w="6350">
                          <a:noFill/>
                        </a:ln>
                      </wps:spPr>
                      <wps:txbx>
                        <w:txbxContent>
                          <w:p w:rsidRPr="003A3478" w:rsidR="008A2E3E" w:rsidP="003A3478" w:rsidRDefault="008A2E3E" w14:paraId="40F5DB96" w14:textId="0B5AB1E5">
                            <w:pPr>
                              <w:spacing w:after="240" w:line="259" w:lineRule="auto"/>
                              <w:jc w:val="both"/>
                              <w:rPr>
                                <w:sz w:val="22"/>
                              </w:rPr>
                            </w:pPr>
                            <w:r w:rsidRPr="003A3478">
                              <w:rPr>
                                <w:rFonts w:cstheme="minorHAnsi"/>
                                <w:b/>
                                <w:kern w:val="0"/>
                                <w:sz w:val="22"/>
                                <w:lang w:val="en-GB"/>
                              </w:rPr>
                              <w:t>Box</w:t>
                            </w:r>
                            <w:r w:rsidRPr="003A3478">
                              <w:rPr>
                                <w:kern w:val="0"/>
                                <w:sz w:val="22"/>
                                <w:lang w:val="en-GB"/>
                              </w:rPr>
                              <w:annotationRef/>
                            </w:r>
                            <w:r w:rsidRPr="003A3478">
                              <w:rPr>
                                <w:rFonts w:cstheme="minorHAnsi"/>
                                <w:b/>
                                <w:kern w:val="0"/>
                                <w:sz w:val="22"/>
                                <w:lang w:val="en-GB"/>
                              </w:rPr>
                              <w:t xml:space="preserve"> 1</w:t>
                            </w:r>
                            <w:r>
                              <w:rPr>
                                <w:rFonts w:cstheme="minorHAnsi"/>
                                <w:b/>
                                <w:kern w:val="0"/>
                                <w:sz w:val="22"/>
                                <w:lang w:val="en-GB"/>
                              </w:rPr>
                              <w:t>2</w:t>
                            </w:r>
                            <w:r w:rsidRPr="003A3478">
                              <w:rPr>
                                <w:rFonts w:cstheme="minorHAnsi"/>
                                <w:b/>
                                <w:kern w:val="0"/>
                                <w:sz w:val="22"/>
                                <w:lang w:val="en-GB"/>
                              </w:rPr>
                              <w:t xml:space="preserve">: </w:t>
                            </w:r>
                            <w:r w:rsidRPr="003A3478">
                              <w:rPr>
                                <w:rFonts w:cstheme="minorHAnsi"/>
                                <w:bCs/>
                                <w:kern w:val="0"/>
                                <w:sz w:val="22"/>
                              </w:rPr>
                              <w:t>Agrivoltaics is rapidly expanding globally, and India is initiating its adoption with over a dozen pilot projects nationwide. A research led by the International Institute for Sustainable Development (IISD), evaluates the current development status, outlining challenges and opportunities for Agrivoltaics commercialization in India. The work aims to expedite adoption by offering policy recommendations, proposing business models, and providing a financial and technical transitions mechanism for state agencies, developers, and stakeholders</w:t>
                            </w:r>
                            <w:r>
                              <w:rPr>
                                <w:rFonts w:cstheme="minorHAnsi"/>
                                <w:bCs/>
                                <w:kern w:val="0"/>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ixa de Texto 23" style="width:464.75pt;height:98.2pt;visibility:visible;mso-wrap-style:square;mso-left-percent:-10001;mso-top-percent:-10001;mso-position-horizontal:absolute;mso-position-horizontal-relative:char;mso-position-vertical:absolute;mso-position-vertical-relative:line;mso-left-percent:-10001;mso-top-percent:-10001;v-text-anchor:top" o:spid="_x0000_s1038"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" w14:anchorId="1B8CC32B">
                <v:textbox>
                  <w:txbxContent>
                    <w:p w:rsidRPr="003A3478" w:rsidR="008A2E3E" w:rsidP="003A3478" w:rsidRDefault="008A2E3E" w14:paraId="40F5DB96" w14:textId="0B5AB1E5">
                      <w:pPr>
                        <w:spacing w:after="240" w:line="259" w:lineRule="auto"/>
                        <w:jc w:val="both"/>
                        <w:rPr>
                          <w:sz w:val="22"/>
                        </w:rPr>
                      </w:pPr>
                      <w:r w:rsidRPr="003A3478">
                        <w:rPr>
                          <w:rFonts w:cstheme="minorHAnsi"/>
                          <w:b/>
                          <w:kern w:val="0"/>
                          <w:sz w:val="22"/>
                          <w:lang w:val="en-GB"/>
                        </w:rPr>
                        <w:t>Box</w:t>
                      </w:r>
                      <w:r w:rsidRPr="003A3478">
                        <w:rPr>
                          <w:kern w:val="0"/>
                          <w:sz w:val="22"/>
                          <w:lang w:val="en-GB"/>
                        </w:rPr>
                        <w:annotationRef/>
                      </w:r>
                      <w:r w:rsidRPr="003A3478">
                        <w:rPr>
                          <w:rFonts w:cstheme="minorHAnsi"/>
                          <w:b/>
                          <w:kern w:val="0"/>
                          <w:sz w:val="22"/>
                          <w:lang w:val="en-GB"/>
                        </w:rPr>
                        <w:t xml:space="preserve"> 1</w:t>
                      </w:r>
                      <w:r>
                        <w:rPr>
                          <w:rFonts w:cstheme="minorHAnsi"/>
                          <w:b/>
                          <w:kern w:val="0"/>
                          <w:sz w:val="22"/>
                          <w:lang w:val="en-GB"/>
                        </w:rPr>
                        <w:t>2</w:t>
                      </w:r>
                      <w:r w:rsidRPr="003A3478">
                        <w:rPr>
                          <w:rFonts w:cstheme="minorHAnsi"/>
                          <w:b/>
                          <w:kern w:val="0"/>
                          <w:sz w:val="22"/>
                          <w:lang w:val="en-GB"/>
                        </w:rPr>
                        <w:t xml:space="preserve">: </w:t>
                      </w:r>
                      <w:r w:rsidRPr="003A3478">
                        <w:rPr>
                          <w:rFonts w:cstheme="minorHAnsi"/>
                          <w:bCs/>
                          <w:kern w:val="0"/>
                          <w:sz w:val="22"/>
                        </w:rPr>
                        <w:t>Agrivoltaics is rapidly expanding globally, and India is initiating its adoption with over a dozen pilot projects nationwide. A research led by the International Institute for Sustainable Development (IISD), evaluates the current development status, outlining challenges and opportunities for Agrivoltaics commercialization in India. The work aims to expedite adoption by offering policy recommendations, proposing business models, and providing a financial and technical transitions mechanism for state agencies, developers, and stakeholders</w:t>
                      </w:r>
                      <w:r>
                        <w:rPr>
                          <w:rFonts w:cstheme="minorHAnsi"/>
                          <w:bCs/>
                          <w:kern w:val="0"/>
                          <w:sz w:val="22"/>
                        </w:rPr>
                        <w:t>.</w:t>
                      </w:r>
                    </w:p>
                  </w:txbxContent>
                </v:textbox>
                <w10:anchorlock/>
              </v:shape>
            </w:pict>
          </mc:Fallback>
        </mc:AlternateContent>
      </w:r>
    </w:p>
    <w:p w:rsidRPr="00FF4A57" w:rsidR="00DF7DB7" w:rsidP="00FF4A57" w:rsidRDefault="00D60730" w14:paraId="70769308" w14:textId="66970486">
      <w:pPr>
        <w:autoSpaceDE w:val="0"/>
        <w:autoSpaceDN w:val="0"/>
        <w:adjustRightInd w:val="0"/>
        <w:spacing w:after="240" w:line="259" w:lineRule="auto"/>
        <w:jc w:val="both"/>
        <w:rPr>
          <w:rFonts w:cstheme="minorHAnsi"/>
          <w:b/>
          <w:kern w:val="0"/>
          <w:sz w:val="22"/>
          <w:szCs w:val="22"/>
        </w:rPr>
      </w:pPr>
      <w:r w:rsidRPr="00FF4A57">
        <w:rPr>
          <w:rFonts w:cstheme="minorHAnsi"/>
          <w:b/>
          <w:kern w:val="0"/>
          <w:sz w:val="22"/>
          <w:szCs w:val="22"/>
        </w:rPr>
        <w:t xml:space="preserve">Environmental </w:t>
      </w:r>
      <w:r w:rsidRPr="00FF4A57" w:rsidR="000129A6">
        <w:rPr>
          <w:rFonts w:cstheme="minorHAnsi"/>
          <w:b/>
          <w:kern w:val="0"/>
          <w:sz w:val="22"/>
          <w:szCs w:val="22"/>
        </w:rPr>
        <w:t>Footprint of Green Energy Value Chain</w:t>
      </w:r>
      <w:r w:rsidRPr="00FF4A57">
        <w:rPr>
          <w:rFonts w:cstheme="minorHAnsi"/>
          <w:b/>
          <w:kern w:val="0"/>
          <w:sz w:val="22"/>
          <w:szCs w:val="22"/>
        </w:rPr>
        <w:t>:</w:t>
      </w:r>
      <w:r w:rsidRPr="00FF4A57" w:rsidR="008662C0">
        <w:rPr>
          <w:rFonts w:cstheme="minorHAnsi"/>
          <w:b/>
          <w:kern w:val="0"/>
          <w:sz w:val="22"/>
          <w:szCs w:val="22"/>
        </w:rPr>
        <w:t xml:space="preserve"> </w:t>
      </w:r>
      <w:r w:rsidRPr="00FF4A57" w:rsidR="00DF7DB7">
        <w:rPr>
          <w:rFonts w:cstheme="minorHAnsi"/>
          <w:bCs/>
          <w:kern w:val="0"/>
          <w:sz w:val="22"/>
          <w:szCs w:val="22"/>
        </w:rPr>
        <w:t xml:space="preserve">Renewable energies' impact on water resources </w:t>
      </w:r>
      <w:r w:rsidRPr="00FF4A57" w:rsidR="00371D93">
        <w:rPr>
          <w:rFonts w:cstheme="minorHAnsi"/>
          <w:bCs/>
          <w:kern w:val="0"/>
          <w:sz w:val="22"/>
          <w:szCs w:val="22"/>
        </w:rPr>
        <w:t xml:space="preserve">(SDG 14) </w:t>
      </w:r>
      <w:r w:rsidRPr="00FF4A57" w:rsidR="00DF7DB7">
        <w:rPr>
          <w:rFonts w:cstheme="minorHAnsi"/>
          <w:bCs/>
          <w:kern w:val="0"/>
          <w:sz w:val="22"/>
          <w:szCs w:val="22"/>
        </w:rPr>
        <w:t xml:space="preserve">and </w:t>
      </w:r>
      <w:r w:rsidRPr="00FF4A57" w:rsidR="00371D93">
        <w:rPr>
          <w:rFonts w:cstheme="minorHAnsi"/>
          <w:bCs/>
          <w:kern w:val="0"/>
          <w:sz w:val="22"/>
          <w:szCs w:val="22"/>
        </w:rPr>
        <w:t xml:space="preserve">(SDG 15) </w:t>
      </w:r>
      <w:r w:rsidRPr="00FF4A57" w:rsidR="00DF7DB7">
        <w:rPr>
          <w:rFonts w:cstheme="minorHAnsi"/>
          <w:bCs/>
          <w:kern w:val="0"/>
          <w:sz w:val="22"/>
          <w:szCs w:val="22"/>
        </w:rPr>
        <w:t xml:space="preserve">land footprints extend across their entire value chain. </w:t>
      </w:r>
      <w:r w:rsidRPr="00FF4A57" w:rsidR="003760E2">
        <w:rPr>
          <w:rFonts w:cstheme="minorHAnsi"/>
          <w:bCs/>
          <w:kern w:val="0"/>
          <w:sz w:val="22"/>
          <w:szCs w:val="22"/>
        </w:rPr>
        <w:t>The extraction of minerals necessary for manufacturing renewable components like solar, wind, and batteries, coupled with challenges in end-of-life recycling, significantly influences their environmental implications</w:t>
      </w:r>
      <w:r w:rsidRPr="00FF4A57" w:rsidR="00DF7DB7">
        <w:rPr>
          <w:rFonts w:cstheme="minorHAnsi"/>
          <w:bCs/>
          <w:kern w:val="0"/>
          <w:sz w:val="22"/>
          <w:szCs w:val="22"/>
        </w:rPr>
        <w:t>. Subterranean footprints from drilling boreholes or fracking can affect water aquifers and geological formations. Evaluating their environmental footprint mandates a comprehensive assessment of land impacts, considering the entire life cycle</w:t>
      </w:r>
      <w:r w:rsidRPr="00FF4A57" w:rsidR="00C221F2">
        <w:rPr>
          <w:rFonts w:cstheme="minorHAnsi"/>
          <w:bCs/>
          <w:kern w:val="0"/>
          <w:sz w:val="22"/>
          <w:szCs w:val="22"/>
        </w:rPr>
        <w:t>,</w:t>
      </w:r>
      <w:r w:rsidRPr="00FF4A57" w:rsidR="00DF7DB7">
        <w:rPr>
          <w:rFonts w:cstheme="minorHAnsi"/>
          <w:bCs/>
          <w:kern w:val="0"/>
          <w:sz w:val="22"/>
          <w:szCs w:val="22"/>
        </w:rPr>
        <w:t xml:space="preserve"> from fuel extraction to decommissioning. Notably, a single energy technology can vary significantly in its land footprint. For example, solar panels made from cadmium have a smaller land footprint compared to silicon panels</w:t>
      </w:r>
      <w:r w:rsidRPr="00FF4A57" w:rsidR="003760E2">
        <w:rPr>
          <w:rFonts w:cstheme="minorHAnsi"/>
          <w:bCs/>
          <w:kern w:val="0"/>
          <w:sz w:val="22"/>
          <w:szCs w:val="22"/>
        </w:rPr>
        <w:t xml:space="preserve"> (</w:t>
      </w:r>
      <w:commentRangeStart w:id="133"/>
      <w:r w:rsidRPr="00FF4A57" w:rsidR="003760E2">
        <w:rPr>
          <w:rFonts w:cstheme="minorHAnsi"/>
          <w:bCs/>
          <w:kern w:val="0"/>
          <w:sz w:val="22"/>
          <w:szCs w:val="22"/>
        </w:rPr>
        <w:t>Our World in Data, 2022)</w:t>
      </w:r>
      <w:commentRangeEnd w:id="133"/>
      <w:r w:rsidRPr="00FF4A57" w:rsidR="003760E2">
        <w:rPr>
          <w:rFonts w:cstheme="minorHAnsi"/>
          <w:bCs/>
          <w:kern w:val="0"/>
          <w:sz w:val="22"/>
          <w:szCs w:val="22"/>
        </w:rPr>
        <w:commentReference w:id="133"/>
      </w:r>
      <w:r w:rsidRPr="00FF4A57" w:rsidR="003760E2">
        <w:rPr>
          <w:rFonts w:cstheme="minorHAnsi"/>
          <w:bCs/>
          <w:kern w:val="0"/>
          <w:sz w:val="22"/>
          <w:szCs w:val="22"/>
        </w:rPr>
        <w:t>.</w:t>
      </w:r>
      <w:r w:rsidRPr="00FF4A57" w:rsidR="00DF7DB7">
        <w:rPr>
          <w:rFonts w:cstheme="minorHAnsi"/>
          <w:bCs/>
          <w:kern w:val="0"/>
          <w:sz w:val="22"/>
          <w:szCs w:val="22"/>
        </w:rPr>
        <w:t xml:space="preserve"> </w:t>
      </w:r>
      <w:r w:rsidRPr="00FF4A57" w:rsidR="003760E2">
        <w:rPr>
          <w:rFonts w:cstheme="minorHAnsi"/>
          <w:bCs/>
          <w:kern w:val="0"/>
          <w:sz w:val="22"/>
          <w:szCs w:val="22"/>
        </w:rPr>
        <w:t>These environmental impacts, including mining materials and energy consumption during refining processes, underscore the critical role of deployment choices and technological considerations.</w:t>
      </w:r>
    </w:p>
    <w:p w:rsidRPr="00FF4A57" w:rsidR="00420DCC" w:rsidP="4B930FF3" w:rsidRDefault="28CFD033" w14:paraId="5AFAEB80" w14:textId="666F5F5D">
      <w:pPr>
        <w:spacing w:after="240" w:line="259" w:lineRule="auto"/>
        <w:jc w:val="both"/>
        <w:rPr>
          <w:b/>
          <w:bCs/>
          <w:kern w:val="0"/>
          <w:sz w:val="22"/>
          <w:szCs w:val="22"/>
        </w:rPr>
      </w:pPr>
      <w:r w:rsidRPr="4B930FF3">
        <w:rPr>
          <w:b/>
          <w:bCs/>
          <w:kern w:val="0"/>
          <w:sz w:val="22"/>
          <w:szCs w:val="22"/>
        </w:rPr>
        <w:t>Governance</w:t>
      </w:r>
      <w:r w:rsidRPr="4B930FF3" w:rsidR="2E53C4C4">
        <w:rPr>
          <w:b/>
          <w:bCs/>
          <w:kern w:val="0"/>
          <w:sz w:val="22"/>
          <w:szCs w:val="22"/>
        </w:rPr>
        <w:t xml:space="preserve"> and Community Rights</w:t>
      </w:r>
      <w:r w:rsidRPr="4B930FF3" w:rsidR="187B73FD">
        <w:rPr>
          <w:b/>
          <w:bCs/>
          <w:kern w:val="0"/>
          <w:sz w:val="22"/>
          <w:szCs w:val="22"/>
        </w:rPr>
        <w:t xml:space="preserve"> in Renewable Energy</w:t>
      </w:r>
      <w:r w:rsidRPr="4B930FF3" w:rsidR="2E53C4C4">
        <w:rPr>
          <w:b/>
          <w:bCs/>
          <w:kern w:val="0"/>
          <w:sz w:val="22"/>
          <w:szCs w:val="22"/>
        </w:rPr>
        <w:t xml:space="preserve">: </w:t>
      </w:r>
      <w:r w:rsidRPr="4B930FF3" w:rsidR="4E69DB22">
        <w:rPr>
          <w:kern w:val="0"/>
          <w:sz w:val="22"/>
          <w:szCs w:val="22"/>
        </w:rPr>
        <w:t xml:space="preserve">The pursuit of critical energy transition materials drives attention toward sustainable socioeconomic growth. </w:t>
      </w:r>
      <w:r w:rsidRPr="4B930FF3" w:rsidR="768A0E41">
        <w:rPr>
          <w:kern w:val="0"/>
          <w:sz w:val="22"/>
          <w:szCs w:val="22"/>
        </w:rPr>
        <w:t xml:space="preserve">Renewable energy manufacturing </w:t>
      </w:r>
      <w:r w:rsidRPr="4B930FF3" w:rsidR="4E69DB22">
        <w:rPr>
          <w:kern w:val="0"/>
          <w:sz w:val="22"/>
          <w:szCs w:val="22"/>
        </w:rPr>
        <w:t xml:space="preserve">Initiatives </w:t>
      </w:r>
      <w:r w:rsidRPr="4B930FF3" w:rsidR="768A0E41">
        <w:rPr>
          <w:kern w:val="0"/>
          <w:sz w:val="22"/>
          <w:szCs w:val="22"/>
        </w:rPr>
        <w:t xml:space="preserve">can </w:t>
      </w:r>
      <w:r w:rsidRPr="4B930FF3" w:rsidR="4E69DB22">
        <w:rPr>
          <w:kern w:val="0"/>
          <w:sz w:val="22"/>
          <w:szCs w:val="22"/>
        </w:rPr>
        <w:t>bolster local manufacturing and create jobs</w:t>
      </w:r>
      <w:r w:rsidRPr="4B930FF3" w:rsidR="768A0E41">
        <w:rPr>
          <w:kern w:val="0"/>
          <w:sz w:val="22"/>
          <w:szCs w:val="22"/>
        </w:rPr>
        <w:t xml:space="preserve">, but can also contribute to </w:t>
      </w:r>
      <w:r w:rsidRPr="4B930FF3" w:rsidR="4E69DB22">
        <w:rPr>
          <w:kern w:val="0"/>
          <w:sz w:val="22"/>
          <w:szCs w:val="22"/>
        </w:rPr>
        <w:t xml:space="preserve">environmental </w:t>
      </w:r>
      <w:commentRangeStart w:id="134"/>
      <w:r w:rsidRPr="4B930FF3" w:rsidR="4E69DB22">
        <w:rPr>
          <w:kern w:val="0"/>
          <w:sz w:val="22"/>
          <w:szCs w:val="22"/>
        </w:rPr>
        <w:t>harm and exploitation of workers and communities</w:t>
      </w:r>
      <w:r w:rsidRPr="4B930FF3" w:rsidR="768A0E41">
        <w:rPr>
          <w:kern w:val="0"/>
          <w:sz w:val="22"/>
          <w:szCs w:val="22"/>
        </w:rPr>
        <w:t xml:space="preserve"> </w:t>
      </w:r>
      <w:commentRangeEnd w:id="134"/>
      <w:r w:rsidR="003760E2">
        <w:commentReference w:id="134"/>
      </w:r>
      <w:r w:rsidRPr="4B930FF3" w:rsidR="768A0E41">
        <w:rPr>
          <w:kern w:val="0"/>
          <w:sz w:val="22"/>
          <w:szCs w:val="22"/>
        </w:rPr>
        <w:t>(SDG 8)</w:t>
      </w:r>
      <w:r w:rsidRPr="4B930FF3" w:rsidR="4E69DB22">
        <w:rPr>
          <w:kern w:val="0"/>
          <w:sz w:val="22"/>
          <w:szCs w:val="22"/>
        </w:rPr>
        <w:t>. Efforts to secure these resources through export bans and industry nationalization align with national economic interests but require comprehensive approaches that uphold community rights, labor rights, and environmental sustainability (</w:t>
      </w:r>
      <w:commentRangeStart w:id="135"/>
      <w:r w:rsidRPr="4B930FF3" w:rsidR="4E69DB22">
        <w:rPr>
          <w:kern w:val="0"/>
          <w:sz w:val="22"/>
          <w:szCs w:val="22"/>
        </w:rPr>
        <w:t>IRENA, 2023</w:t>
      </w:r>
      <w:commentRangeEnd w:id="135"/>
      <w:r w:rsidRPr="00FF4A57" w:rsidR="00420DCC">
        <w:rPr>
          <w:rFonts w:cstheme="minorHAnsi"/>
          <w:bCs/>
          <w:kern w:val="0"/>
          <w:sz w:val="22"/>
          <w:szCs w:val="22"/>
        </w:rPr>
        <w:commentReference w:id="135"/>
      </w:r>
      <w:r w:rsidRPr="4B930FF3" w:rsidR="4E69DB22">
        <w:rPr>
          <w:kern w:val="0"/>
          <w:sz w:val="22"/>
          <w:szCs w:val="22"/>
        </w:rPr>
        <w:t xml:space="preserve">). Moreover, large-scale renewable energy projects, such as hydropower dams or bioenergy, can disrupt traditional land management, impact </w:t>
      </w:r>
      <w:r w:rsidRPr="4B930FF3" w:rsidR="4E69DB22">
        <w:rPr>
          <w:kern w:val="0"/>
          <w:sz w:val="22"/>
          <w:szCs w:val="22"/>
        </w:rPr>
        <w:lastRenderedPageBreak/>
        <w:t xml:space="preserve">on community cohesion and </w:t>
      </w:r>
      <w:r w:rsidRPr="4B930FF3" w:rsidR="292DEF32">
        <w:rPr>
          <w:kern w:val="0"/>
          <w:sz w:val="22"/>
          <w:szCs w:val="22"/>
        </w:rPr>
        <w:t>violate</w:t>
      </w:r>
      <w:r w:rsidRPr="4B930FF3" w:rsidR="4E69DB22">
        <w:rPr>
          <w:kern w:val="0"/>
          <w:sz w:val="22"/>
          <w:szCs w:val="22"/>
        </w:rPr>
        <w:t xml:space="preserve"> </w:t>
      </w:r>
      <w:r w:rsidRPr="4B930FF3" w:rsidR="292DEF32">
        <w:rPr>
          <w:kern w:val="0"/>
          <w:sz w:val="22"/>
          <w:szCs w:val="22"/>
        </w:rPr>
        <w:t xml:space="preserve">legitimate </w:t>
      </w:r>
      <w:r w:rsidRPr="4B930FF3" w:rsidR="4E69DB22">
        <w:rPr>
          <w:kern w:val="0"/>
          <w:sz w:val="22"/>
          <w:szCs w:val="22"/>
        </w:rPr>
        <w:t>land tenure rights</w:t>
      </w:r>
      <w:r w:rsidRPr="4B930FF3" w:rsidR="768A0E41">
        <w:rPr>
          <w:kern w:val="0"/>
          <w:sz w:val="22"/>
          <w:szCs w:val="22"/>
        </w:rPr>
        <w:t xml:space="preserve"> (SDG 1)</w:t>
      </w:r>
      <w:r w:rsidRPr="4B930FF3" w:rsidR="4E69DB22">
        <w:rPr>
          <w:kern w:val="0"/>
          <w:sz w:val="22"/>
          <w:szCs w:val="22"/>
        </w:rPr>
        <w:t xml:space="preserve">. Documented human rights abuses, including threats, land grabs and harm to indigenous communities, highlight the need for establishing clear policies to protect human rights, involving stakeholders, and providing accessible redress mechanisms in renewable energy </w:t>
      </w:r>
      <w:commentRangeStart w:id="136"/>
      <w:r w:rsidRPr="4B930FF3" w:rsidR="4E69DB22">
        <w:rPr>
          <w:kern w:val="0"/>
          <w:sz w:val="22"/>
          <w:szCs w:val="22"/>
        </w:rPr>
        <w:t>projects</w:t>
      </w:r>
      <w:commentRangeEnd w:id="136"/>
      <w:r w:rsidR="003760E2">
        <w:commentReference w:id="136"/>
      </w:r>
      <w:r w:rsidRPr="4B930FF3" w:rsidR="4E69DB22">
        <w:rPr>
          <w:kern w:val="0"/>
          <w:sz w:val="22"/>
          <w:szCs w:val="22"/>
        </w:rPr>
        <w:t xml:space="preserve"> (</w:t>
      </w:r>
      <w:commentRangeStart w:id="137"/>
      <w:r w:rsidRPr="4B930FF3" w:rsidR="4E69DB22">
        <w:rPr>
          <w:kern w:val="0"/>
          <w:sz w:val="22"/>
          <w:szCs w:val="22"/>
        </w:rPr>
        <w:t>OHCHR, 2016</w:t>
      </w:r>
      <w:commentRangeEnd w:id="137"/>
      <w:r w:rsidRPr="00FF4A57" w:rsidR="00420DCC">
        <w:rPr>
          <w:rFonts w:cstheme="minorHAnsi"/>
          <w:bCs/>
          <w:kern w:val="0"/>
          <w:sz w:val="22"/>
          <w:szCs w:val="22"/>
        </w:rPr>
        <w:commentReference w:id="137"/>
      </w:r>
      <w:r w:rsidRPr="4B930FF3" w:rsidR="4E69DB22">
        <w:rPr>
          <w:kern w:val="0"/>
          <w:sz w:val="22"/>
          <w:szCs w:val="22"/>
        </w:rPr>
        <w:t>) (</w:t>
      </w:r>
      <w:commentRangeStart w:id="138"/>
      <w:r w:rsidRPr="4B930FF3" w:rsidR="4E69DB22">
        <w:rPr>
          <w:kern w:val="0"/>
          <w:sz w:val="22"/>
          <w:szCs w:val="22"/>
        </w:rPr>
        <w:t>CCSI, 2023</w:t>
      </w:r>
      <w:commentRangeEnd w:id="138"/>
      <w:r w:rsidRPr="00FF4A57" w:rsidR="00420DCC">
        <w:rPr>
          <w:rFonts w:cstheme="minorHAnsi"/>
          <w:bCs/>
          <w:kern w:val="0"/>
          <w:sz w:val="22"/>
          <w:szCs w:val="22"/>
        </w:rPr>
        <w:commentReference w:id="138"/>
      </w:r>
      <w:r w:rsidRPr="4B930FF3" w:rsidR="4E69DB22">
        <w:rPr>
          <w:kern w:val="0"/>
          <w:sz w:val="22"/>
          <w:szCs w:val="22"/>
        </w:rPr>
        <w:t>). For instance, the UN Guiding Principles on Business and Human Rights outline steps companies must take to respect human rights and provide remedies for harms their operations cause or contribute to (</w:t>
      </w:r>
      <w:commentRangeStart w:id="139"/>
      <w:r w:rsidRPr="4B930FF3" w:rsidR="4E69DB22">
        <w:rPr>
          <w:kern w:val="0"/>
          <w:sz w:val="22"/>
          <w:szCs w:val="22"/>
        </w:rPr>
        <w:t>Amnesty, 2023</w:t>
      </w:r>
      <w:commentRangeEnd w:id="139"/>
      <w:r w:rsidRPr="00FF4A57" w:rsidR="00420DCC">
        <w:rPr>
          <w:rFonts w:cstheme="minorHAnsi"/>
          <w:bCs/>
          <w:kern w:val="0"/>
          <w:sz w:val="22"/>
          <w:szCs w:val="22"/>
        </w:rPr>
        <w:commentReference w:id="139"/>
      </w:r>
      <w:r w:rsidRPr="4B930FF3" w:rsidR="4E69DB22">
        <w:rPr>
          <w:kern w:val="0"/>
          <w:sz w:val="22"/>
          <w:szCs w:val="22"/>
        </w:rPr>
        <w:t>).</w:t>
      </w:r>
      <w:r w:rsidRPr="4B930FF3" w:rsidR="3A5B1994">
        <w:rPr>
          <w:kern w:val="0"/>
          <w:sz w:val="22"/>
          <w:szCs w:val="22"/>
        </w:rPr>
        <w:t xml:space="preserve"> </w:t>
      </w:r>
      <w:commentRangeStart w:id="140"/>
      <w:r w:rsidRPr="4B930FF3" w:rsidR="6170C309">
        <w:rPr>
          <w:kern w:val="0"/>
          <w:sz w:val="22"/>
          <w:szCs w:val="22"/>
        </w:rPr>
        <w:t>A</w:t>
      </w:r>
      <w:commentRangeEnd w:id="140"/>
      <w:r w:rsidR="003760E2">
        <w:commentReference w:id="140"/>
      </w:r>
      <w:r w:rsidRPr="4B930FF3" w:rsidR="6170C309">
        <w:rPr>
          <w:kern w:val="0"/>
          <w:sz w:val="22"/>
          <w:szCs w:val="22"/>
        </w:rPr>
        <w:t xml:space="preserve"> </w:t>
      </w:r>
      <w:r w:rsidRPr="4B930FF3" w:rsidR="3A5B1994">
        <w:rPr>
          <w:kern w:val="0"/>
          <w:sz w:val="22"/>
          <w:szCs w:val="22"/>
        </w:rPr>
        <w:t>s</w:t>
      </w:r>
      <w:r w:rsidRPr="4B930FF3" w:rsidR="292DEF32">
        <w:rPr>
          <w:kern w:val="0"/>
          <w:sz w:val="22"/>
          <w:szCs w:val="22"/>
        </w:rPr>
        <w:t xml:space="preserve">ocio-economic footprint analysis of the </w:t>
      </w:r>
      <w:r w:rsidRPr="4B930FF3" w:rsidR="6170C309">
        <w:rPr>
          <w:kern w:val="0"/>
          <w:sz w:val="22"/>
          <w:szCs w:val="22"/>
        </w:rPr>
        <w:t>e</w:t>
      </w:r>
      <w:r w:rsidRPr="4B930FF3" w:rsidR="292DEF32">
        <w:rPr>
          <w:kern w:val="0"/>
          <w:sz w:val="22"/>
          <w:szCs w:val="22"/>
        </w:rPr>
        <w:t>nergy transition</w:t>
      </w:r>
      <w:r w:rsidRPr="4B930FF3" w:rsidR="3A5B1994">
        <w:rPr>
          <w:kern w:val="0"/>
          <w:sz w:val="22"/>
          <w:szCs w:val="22"/>
        </w:rPr>
        <w:t xml:space="preserve"> </w:t>
      </w:r>
      <w:r w:rsidRPr="4B930FF3" w:rsidR="6170C309">
        <w:rPr>
          <w:kern w:val="0"/>
          <w:sz w:val="22"/>
          <w:szCs w:val="22"/>
        </w:rPr>
        <w:t xml:space="preserve">performed by IRENA in </w:t>
      </w:r>
      <w:r w:rsidRPr="4B930FF3" w:rsidR="3A5B1994">
        <w:rPr>
          <w:kern w:val="0"/>
          <w:sz w:val="22"/>
          <w:szCs w:val="22"/>
        </w:rPr>
        <w:t>S</w:t>
      </w:r>
      <w:r w:rsidRPr="4B930FF3" w:rsidR="292DEF32">
        <w:rPr>
          <w:kern w:val="0"/>
          <w:sz w:val="22"/>
          <w:szCs w:val="22"/>
        </w:rPr>
        <w:t xml:space="preserve">outh </w:t>
      </w:r>
      <w:commentRangeStart w:id="141"/>
      <w:r w:rsidRPr="4B930FF3" w:rsidR="292DEF32">
        <w:rPr>
          <w:kern w:val="0"/>
          <w:sz w:val="22"/>
          <w:szCs w:val="22"/>
        </w:rPr>
        <w:t xml:space="preserve">Africa </w:t>
      </w:r>
      <w:commentRangeEnd w:id="141"/>
      <w:r w:rsidRPr="00FF4A57" w:rsidR="00FE0FEE">
        <w:rPr>
          <w:rFonts w:cstheme="minorHAnsi"/>
          <w:bCs/>
          <w:kern w:val="0"/>
          <w:sz w:val="22"/>
          <w:szCs w:val="22"/>
        </w:rPr>
        <w:commentReference w:id="141"/>
      </w:r>
      <w:r w:rsidRPr="4B930FF3" w:rsidR="292DEF32">
        <w:rPr>
          <w:kern w:val="0"/>
          <w:sz w:val="22"/>
          <w:szCs w:val="22"/>
        </w:rPr>
        <w:t xml:space="preserve">and Egypt, </w:t>
      </w:r>
      <w:r w:rsidRPr="4B930FF3" w:rsidR="3A5B1994">
        <w:rPr>
          <w:kern w:val="0"/>
          <w:sz w:val="22"/>
          <w:szCs w:val="22"/>
        </w:rPr>
        <w:t xml:space="preserve">enhance </w:t>
      </w:r>
      <w:r w:rsidRPr="4B930FF3" w:rsidR="3437ED58">
        <w:rPr>
          <w:kern w:val="0"/>
          <w:sz w:val="22"/>
          <w:szCs w:val="22"/>
        </w:rPr>
        <w:t>the</w:t>
      </w:r>
      <w:r w:rsidRPr="4B930FF3" w:rsidR="3A5B1994">
        <w:rPr>
          <w:kern w:val="0"/>
          <w:sz w:val="22"/>
          <w:szCs w:val="22"/>
        </w:rPr>
        <w:t xml:space="preserve"> comprehensive assessment of renewable energy potential impacts on environment, </w:t>
      </w:r>
      <w:r w:rsidRPr="4B930FF3" w:rsidR="292DEF32">
        <w:rPr>
          <w:kern w:val="0"/>
          <w:sz w:val="22"/>
          <w:szCs w:val="22"/>
        </w:rPr>
        <w:t>people</w:t>
      </w:r>
      <w:r w:rsidRPr="4B930FF3" w:rsidR="3A5B1994">
        <w:rPr>
          <w:kern w:val="0"/>
          <w:sz w:val="22"/>
          <w:szCs w:val="22"/>
        </w:rPr>
        <w:t xml:space="preserve"> and </w:t>
      </w:r>
      <w:r w:rsidRPr="4B930FF3" w:rsidR="292DEF32">
        <w:rPr>
          <w:kern w:val="0"/>
          <w:sz w:val="22"/>
          <w:szCs w:val="22"/>
        </w:rPr>
        <w:t>livelihoods</w:t>
      </w:r>
      <w:r w:rsidRPr="4B930FF3" w:rsidR="3A5B1994">
        <w:rPr>
          <w:kern w:val="0"/>
          <w:sz w:val="22"/>
          <w:szCs w:val="22"/>
        </w:rPr>
        <w:t xml:space="preserve"> protection and </w:t>
      </w:r>
      <w:r w:rsidRPr="4B930FF3" w:rsidR="292DEF32">
        <w:rPr>
          <w:kern w:val="0"/>
          <w:sz w:val="22"/>
          <w:szCs w:val="22"/>
        </w:rPr>
        <w:t>jobs</w:t>
      </w:r>
      <w:r w:rsidRPr="4B930FF3" w:rsidR="3A5B1994">
        <w:rPr>
          <w:kern w:val="0"/>
          <w:sz w:val="22"/>
          <w:szCs w:val="22"/>
        </w:rPr>
        <w:t xml:space="preserve"> creation</w:t>
      </w:r>
      <w:r w:rsidRPr="4B930FF3" w:rsidR="292DEF32">
        <w:rPr>
          <w:kern w:val="0"/>
          <w:sz w:val="22"/>
          <w:szCs w:val="22"/>
        </w:rPr>
        <w:t xml:space="preserve"> (</w:t>
      </w:r>
      <w:commentRangeStart w:id="142"/>
      <w:r w:rsidRPr="4B930FF3" w:rsidR="292DEF32">
        <w:rPr>
          <w:b/>
          <w:bCs/>
          <w:kern w:val="0"/>
          <w:sz w:val="22"/>
          <w:szCs w:val="22"/>
        </w:rPr>
        <w:t>Box</w:t>
      </w:r>
      <w:r w:rsidRPr="4B930FF3" w:rsidR="3A5B1994">
        <w:rPr>
          <w:b/>
          <w:bCs/>
          <w:kern w:val="0"/>
          <w:sz w:val="22"/>
          <w:szCs w:val="22"/>
        </w:rPr>
        <w:t xml:space="preserve"> 1</w:t>
      </w:r>
      <w:r w:rsidRPr="4B930FF3" w:rsidR="45D2E413">
        <w:rPr>
          <w:b/>
          <w:bCs/>
          <w:kern w:val="0"/>
          <w:sz w:val="22"/>
          <w:szCs w:val="22"/>
        </w:rPr>
        <w:t>3</w:t>
      </w:r>
      <w:commentRangeEnd w:id="142"/>
      <w:r w:rsidRPr="00FF4A57" w:rsidR="00016C60">
        <w:rPr>
          <w:rStyle w:val="CommentReference"/>
          <w:rFonts w:cstheme="minorHAnsi"/>
          <w:sz w:val="22"/>
          <w:szCs w:val="22"/>
        </w:rPr>
        <w:commentReference w:id="142"/>
      </w:r>
      <w:r w:rsidRPr="4B930FF3" w:rsidR="292DEF32">
        <w:rPr>
          <w:kern w:val="0"/>
          <w:sz w:val="22"/>
          <w:szCs w:val="22"/>
        </w:rPr>
        <w:t>)</w:t>
      </w:r>
      <w:r w:rsidRPr="4B930FF3" w:rsidR="3A5B1994">
        <w:rPr>
          <w:kern w:val="0"/>
          <w:sz w:val="22"/>
          <w:szCs w:val="22"/>
        </w:rPr>
        <w:t>.</w:t>
      </w:r>
      <w:r w:rsidRPr="4B930FF3" w:rsidR="3A5B1994">
        <w:rPr>
          <w:b/>
          <w:bCs/>
          <w:kern w:val="0"/>
          <w:sz w:val="22"/>
          <w:szCs w:val="22"/>
        </w:rPr>
        <w:t xml:space="preserve"> </w:t>
      </w:r>
    </w:p>
    <w:p w:rsidRPr="00FF4A57" w:rsidR="00016C60" w:rsidP="00FF4A57" w:rsidRDefault="00016C60" w14:paraId="07DA3536" w14:textId="129104E8">
      <w:pPr>
        <w:autoSpaceDE w:val="0"/>
        <w:autoSpaceDN w:val="0"/>
        <w:adjustRightInd w:val="0"/>
        <w:spacing w:after="240" w:line="259" w:lineRule="auto"/>
        <w:jc w:val="both"/>
        <w:rPr>
          <w:rFonts w:cstheme="minorHAnsi"/>
          <w:b/>
          <w:kern w:val="0"/>
          <w:sz w:val="22"/>
          <w:szCs w:val="22"/>
          <w:highlight w:val="lightGray"/>
        </w:rPr>
      </w:pPr>
      <w:r w:rsidRPr="00FF4A57">
        <w:rPr>
          <w:rFonts w:cstheme="minorHAnsi"/>
          <w:noProof/>
          <w:sz w:val="22"/>
          <w:szCs w:val="22"/>
        </w:rPr>
        <mc:AlternateContent>
          <mc:Choice Requires="wps">
            <w:drawing>
              <wp:inline distT="0" distB="0" distL="0" distR="0" wp14:anchorId="6075E709" wp14:editId="5BF573CE">
                <wp:extent cx="5902036" cy="1242204"/>
                <wp:effectExtent l="0" t="0" r="3810" b="0"/>
                <wp:docPr id="17" name="Caixa de Texto 17"/>
                <wp:cNvGraphicFramePr/>
                <a:graphic xmlns:a="http://schemas.openxmlformats.org/drawingml/2006/main">
                  <a:graphicData uri="http://schemas.microsoft.com/office/word/2010/wordprocessingShape">
                    <wps:wsp>
                      <wps:cNvSpPr txBox="1"/>
                      <wps:spPr>
                        <a:xfrm>
                          <a:off x="0" y="0"/>
                          <a:ext cx="5902036" cy="1242204"/>
                        </a:xfrm>
                        <a:prstGeom prst="rect">
                          <a:avLst/>
                        </a:prstGeom>
                        <a:solidFill>
                          <a:schemeClr val="accent6">
                            <a:lumMod val="20000"/>
                            <a:lumOff val="80000"/>
                          </a:schemeClr>
                        </a:solidFill>
                        <a:ln w="6350">
                          <a:noFill/>
                        </a:ln>
                      </wps:spPr>
                      <wps:txbx>
                        <w:txbxContent>
                          <w:p w:rsidRPr="00205ED8" w:rsidR="008A2E3E" w:rsidP="003A3478" w:rsidRDefault="008A2E3E" w14:paraId="41CCABF6" w14:textId="7A608D35">
                            <w:pPr>
                              <w:autoSpaceDE w:val="0"/>
                              <w:autoSpaceDN w:val="0"/>
                              <w:adjustRightInd w:val="0"/>
                              <w:spacing w:after="240" w:line="259" w:lineRule="auto"/>
                              <w:jc w:val="both"/>
                              <w:rPr>
                                <w:rFonts w:cstheme="minorHAnsi"/>
                                <w:bCs/>
                                <w:kern w:val="0"/>
                                <w:sz w:val="22"/>
                              </w:rPr>
                            </w:pPr>
                            <w:r w:rsidRPr="003A3478">
                              <w:rPr>
                                <w:rFonts w:cstheme="minorHAnsi"/>
                                <w:b/>
                                <w:kern w:val="0"/>
                                <w:sz w:val="22"/>
                                <w:lang w:val="en-GB"/>
                              </w:rPr>
                              <w:t>Box 1</w:t>
                            </w:r>
                            <w:r>
                              <w:rPr>
                                <w:rFonts w:cstheme="minorHAnsi"/>
                                <w:b/>
                                <w:kern w:val="0"/>
                                <w:sz w:val="22"/>
                                <w:lang w:val="en-GB"/>
                              </w:rPr>
                              <w:t>3</w:t>
                            </w:r>
                            <w:r w:rsidRPr="003A3478">
                              <w:rPr>
                                <w:rFonts w:cstheme="minorHAnsi"/>
                                <w:b/>
                                <w:kern w:val="0"/>
                                <w:sz w:val="22"/>
                                <w:lang w:val="en-GB"/>
                              </w:rPr>
                              <w:t xml:space="preserve">: </w:t>
                            </w:r>
                            <w:r w:rsidRPr="00205ED8">
                              <w:rPr>
                                <w:rFonts w:cstheme="minorHAnsi"/>
                                <w:bCs/>
                                <w:kern w:val="0"/>
                                <w:sz w:val="22"/>
                              </w:rPr>
                              <w:t>IRENA's assessment of the energy transition's socio-economic impact in South Africa and Egypt builds on its World Energy Transitions Outlook. This effort aims to support transition planning and informed policymaking. The South African report showcases a wind project and the establishment of a Small-Medium Enterprise focused on bird monitoring. This project enhanced positive socio-economic impacts on local communities by creating new professional opportunities for disadvantaged community members and fostering bird protection mechanisms</w:t>
                            </w:r>
                            <w:r>
                              <w:rPr>
                                <w:rFonts w:cstheme="minorHAnsi"/>
                                <w:bCs/>
                                <w:kern w:val="0"/>
                                <w:sz w:val="22"/>
                              </w:rPr>
                              <w:t>.</w:t>
                            </w:r>
                          </w:p>
                          <w:p w:rsidRPr="00205ED8" w:rsidR="008A2E3E" w:rsidP="00016C60" w:rsidRDefault="008A2E3E" w14:paraId="593805CC" w14:textId="77777777">
                            <w:pPr>
                              <w:spacing w:after="240"/>
                              <w:jc w:val="both"/>
                              <w:rPr>
                                <w:rFonts w:cstheme="minorHAnsi"/>
                                <w:bCs/>
                                <w:kern w:val="0"/>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ixa de Texto 17" style="width:464.75pt;height:97.8pt;visibility:visible;mso-wrap-style:square;mso-left-percent:-10001;mso-top-percent:-10001;mso-position-horizontal:absolute;mso-position-horizontal-relative:char;mso-position-vertical:absolute;mso-position-vertical-relative:line;mso-left-percent:-10001;mso-top-percent:-10001;v-text-anchor:top" o:spid="_x0000_s1039"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" w14:anchorId="6075E709">
                <v:textbox>
                  <w:txbxContent>
                    <w:p w:rsidRPr="00205ED8" w:rsidR="008A2E3E" w:rsidP="003A3478" w:rsidRDefault="008A2E3E" w14:paraId="41CCABF6" w14:textId="7A608D35">
                      <w:pPr>
                        <w:autoSpaceDE w:val="0"/>
                        <w:autoSpaceDN w:val="0"/>
                        <w:adjustRightInd w:val="0"/>
                        <w:spacing w:after="240" w:line="259" w:lineRule="auto"/>
                        <w:jc w:val="both"/>
                        <w:rPr>
                          <w:rFonts w:cstheme="minorHAnsi"/>
                          <w:bCs/>
                          <w:kern w:val="0"/>
                          <w:sz w:val="22"/>
                        </w:rPr>
                      </w:pPr>
                      <w:r w:rsidRPr="003A3478">
                        <w:rPr>
                          <w:rFonts w:cstheme="minorHAnsi"/>
                          <w:b/>
                          <w:kern w:val="0"/>
                          <w:sz w:val="22"/>
                          <w:lang w:val="en-GB"/>
                        </w:rPr>
                        <w:t>Box 1</w:t>
                      </w:r>
                      <w:r>
                        <w:rPr>
                          <w:rFonts w:cstheme="minorHAnsi"/>
                          <w:b/>
                          <w:kern w:val="0"/>
                          <w:sz w:val="22"/>
                          <w:lang w:val="en-GB"/>
                        </w:rPr>
                        <w:t>3</w:t>
                      </w:r>
                      <w:r w:rsidRPr="003A3478">
                        <w:rPr>
                          <w:rFonts w:cstheme="minorHAnsi"/>
                          <w:b/>
                          <w:kern w:val="0"/>
                          <w:sz w:val="22"/>
                          <w:lang w:val="en-GB"/>
                        </w:rPr>
                        <w:t xml:space="preserve">: </w:t>
                      </w:r>
                      <w:r w:rsidRPr="00205ED8">
                        <w:rPr>
                          <w:rFonts w:cstheme="minorHAnsi"/>
                          <w:bCs/>
                          <w:kern w:val="0"/>
                          <w:sz w:val="22"/>
                        </w:rPr>
                        <w:t>IRENA's assessment of the energy transition's socio-economic impact in South Africa and Egypt builds on its World Energy Transitions Outlook. This effort aims to support transition planning and informed policymaking. The South African report showcases a wind project and the establishment of a Small-Medium Enterprise focused on bird monitoring. This project enhanced positive socio-economic impacts on local communities by creating new professional opportunities for disadvantaged community members and fostering bird protection mechanisms</w:t>
                      </w:r>
                      <w:r>
                        <w:rPr>
                          <w:rFonts w:cstheme="minorHAnsi"/>
                          <w:bCs/>
                          <w:kern w:val="0"/>
                          <w:sz w:val="22"/>
                        </w:rPr>
                        <w:t>.</w:t>
                      </w:r>
                    </w:p>
                    <w:p w:rsidRPr="00205ED8" w:rsidR="008A2E3E" w:rsidP="00016C60" w:rsidRDefault="008A2E3E" w14:paraId="593805CC" w14:textId="77777777">
                      <w:pPr>
                        <w:spacing w:after="240"/>
                        <w:jc w:val="both"/>
                        <w:rPr>
                          <w:rFonts w:cstheme="minorHAnsi"/>
                          <w:bCs/>
                          <w:kern w:val="0"/>
                          <w:sz w:val="22"/>
                        </w:rPr>
                      </w:pPr>
                    </w:p>
                  </w:txbxContent>
                </v:textbox>
                <w10:anchorlock/>
              </v:shape>
            </w:pict>
          </mc:Fallback>
        </mc:AlternateContent>
      </w:r>
    </w:p>
    <w:p w:rsidRPr="00FF4A57" w:rsidR="00831C64" w:rsidP="00FF4A57" w:rsidRDefault="00831C64" w14:paraId="2E2B91A4" w14:textId="587F13BF">
      <w:pPr>
        <w:autoSpaceDE w:val="0"/>
        <w:autoSpaceDN w:val="0"/>
        <w:adjustRightInd w:val="0"/>
        <w:spacing w:line="259" w:lineRule="auto"/>
        <w:jc w:val="both"/>
        <w:rPr>
          <w:rFonts w:eastAsiaTheme="majorEastAsia" w:cstheme="minorHAnsi"/>
          <w:sz w:val="22"/>
          <w:szCs w:val="22"/>
        </w:rPr>
      </w:pPr>
    </w:p>
    <w:p w:rsidRPr="00FF4A57" w:rsidR="00D1499E" w:rsidP="44B7E274" w:rsidRDefault="00D1499E" w14:paraId="0B4EC392" w14:textId="61CE7D8F">
      <w:pPr>
        <w:pStyle w:val="Heading3"/>
        <w:numPr>
          <w:ilvl w:val="1"/>
          <w:numId w:val="8"/>
        </w:numPr>
        <w:spacing w:after="240" w:line="259" w:lineRule="auto"/>
        <w:jc w:val="both"/>
        <w:rPr>
          <w:rFonts w:asciiTheme="minorHAnsi" w:hAnsiTheme="minorHAnsi" w:cstheme="minorBidi"/>
          <w:color w:val="2F5496" w:themeColor="accent1" w:themeShade="BF"/>
        </w:rPr>
      </w:pPr>
      <w:bookmarkStart w:name="_Toc1140219272" w:id="143"/>
      <w:r w:rsidRPr="44B7E274">
        <w:rPr>
          <w:rFonts w:asciiTheme="minorHAnsi" w:hAnsiTheme="minorHAnsi" w:cstheme="minorBidi"/>
          <w:color w:val="2F5496" w:themeColor="accent1" w:themeShade="BF"/>
        </w:rPr>
        <w:t>SDG</w:t>
      </w:r>
      <w:r w:rsidRPr="44B7E274" w:rsidR="00917E39">
        <w:rPr>
          <w:rFonts w:asciiTheme="minorHAnsi" w:hAnsiTheme="minorHAnsi" w:cstheme="minorBidi"/>
          <w:color w:val="2F5496" w:themeColor="accent1" w:themeShade="BF"/>
        </w:rPr>
        <w:t xml:space="preserve"> </w:t>
      </w:r>
      <w:r w:rsidRPr="44B7E274">
        <w:rPr>
          <w:rFonts w:asciiTheme="minorHAnsi" w:hAnsiTheme="minorHAnsi" w:cstheme="minorBidi"/>
          <w:color w:val="2F5496" w:themeColor="accent1" w:themeShade="BF"/>
        </w:rPr>
        <w:t>7.3 Energy efficiency</w:t>
      </w:r>
      <w:bookmarkEnd w:id="143"/>
      <w:r w:rsidRPr="44B7E274">
        <w:rPr>
          <w:rFonts w:asciiTheme="minorHAnsi" w:hAnsiTheme="minorHAnsi" w:cstheme="minorBidi"/>
          <w:color w:val="2F5496" w:themeColor="accent1" w:themeShade="BF"/>
        </w:rPr>
        <w:t xml:space="preserve"> </w:t>
      </w:r>
    </w:p>
    <w:p w:rsidRPr="003A3478" w:rsidR="00D1499E" w:rsidP="003A3478" w:rsidRDefault="00917E39" w14:paraId="23F1B8E4" w14:textId="6A771C67">
      <w:pPr>
        <w:spacing w:line="259" w:lineRule="auto"/>
        <w:jc w:val="center"/>
        <w:rPr>
          <w:rFonts w:cstheme="minorHAnsi"/>
          <w:sz w:val="20"/>
          <w:szCs w:val="22"/>
        </w:rPr>
      </w:pPr>
      <w:r w:rsidRPr="003A3478">
        <w:rPr>
          <w:rFonts w:cstheme="minorHAnsi"/>
          <w:noProof/>
          <w:sz w:val="20"/>
          <w:szCs w:val="22"/>
        </w:rPr>
        <w:drawing>
          <wp:inline distT="0" distB="0" distL="0" distR="0" wp14:anchorId="26A2754C" wp14:editId="314C0522">
            <wp:extent cx="5976000" cy="3346479"/>
            <wp:effectExtent l="0" t="0" r="5715"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6000" cy="3346479"/>
                    </a:xfrm>
                    <a:prstGeom prst="rect">
                      <a:avLst/>
                    </a:prstGeom>
                    <a:noFill/>
                  </pic:spPr>
                </pic:pic>
              </a:graphicData>
            </a:graphic>
          </wp:inline>
        </w:drawing>
      </w:r>
    </w:p>
    <w:p w:rsidRPr="003A3478" w:rsidR="00FE1CC9" w:rsidP="6ED59419" w:rsidRDefault="00FE1CC9" w14:paraId="51FDBFD0" w14:textId="5893185D">
      <w:pPr>
        <w:spacing w:before="240" w:after="240" w:line="259" w:lineRule="auto"/>
        <w:jc w:val="center"/>
        <w:rPr>
          <w:i/>
          <w:iCs/>
          <w:sz w:val="20"/>
          <w:szCs w:val="20"/>
        </w:rPr>
      </w:pPr>
      <w:r w:rsidRPr="6ED59419">
        <w:rPr>
          <w:i/>
          <w:iCs/>
          <w:sz w:val="20"/>
          <w:szCs w:val="20"/>
        </w:rPr>
        <w:t>Figure 3. Circular Sankey Chart representing synergies and trade-offs between SDG 7.</w:t>
      </w:r>
      <w:r w:rsidRPr="6ED59419" w:rsidR="00917E39">
        <w:rPr>
          <w:i/>
          <w:iCs/>
          <w:sz w:val="20"/>
          <w:szCs w:val="20"/>
        </w:rPr>
        <w:t>3</w:t>
      </w:r>
      <w:r w:rsidRPr="6ED59419">
        <w:rPr>
          <w:i/>
          <w:iCs/>
          <w:sz w:val="20"/>
          <w:szCs w:val="20"/>
        </w:rPr>
        <w:t xml:space="preserve"> and other SDGs, based on the J</w:t>
      </w:r>
      <w:commentRangeStart w:id="144"/>
      <w:r w:rsidRPr="6ED59419">
        <w:rPr>
          <w:i/>
          <w:iCs/>
          <w:sz w:val="20"/>
          <w:szCs w:val="20"/>
        </w:rPr>
        <w:t xml:space="preserve">RC SDG Interlinkages Tool </w:t>
      </w:r>
      <w:commentRangeEnd w:id="144"/>
      <w:r>
        <w:commentReference w:id="144"/>
      </w:r>
      <w:r w:rsidRPr="6ED59419">
        <w:rPr>
          <w:i/>
          <w:iCs/>
          <w:sz w:val="20"/>
          <w:szCs w:val="20"/>
        </w:rPr>
        <w:t>developed by the European Commission</w:t>
      </w:r>
    </w:p>
    <w:p w:rsidR="0048259C" w:rsidP="6ED59419" w:rsidRDefault="38BD3E02" w14:paraId="6A062CB5" w14:textId="6EC830EA">
      <w:pPr>
        <w:spacing w:after="240" w:line="259" w:lineRule="auto"/>
        <w:jc w:val="both"/>
        <w:rPr>
          <w:sz w:val="22"/>
          <w:szCs w:val="22"/>
        </w:rPr>
      </w:pPr>
      <w:r w:rsidRPr="4B930FF3">
        <w:rPr>
          <w:sz w:val="22"/>
          <w:szCs w:val="22"/>
        </w:rPr>
        <w:lastRenderedPageBreak/>
        <w:t xml:space="preserve">Energy efficiency is key for achieving a balanced human development while reducing the impacts on the planet. The right efficiency policies could enable the world to achieve more than 40% of the emissions cuts needed to reach climate goals without new technologies. </w:t>
      </w:r>
      <w:r w:rsidRPr="4B930FF3" w:rsidR="186BF467">
        <w:rPr>
          <w:sz w:val="22"/>
          <w:szCs w:val="22"/>
        </w:rPr>
        <w:t xml:space="preserve">To meet the Goal 7 </w:t>
      </w:r>
      <w:r w:rsidRPr="4B930FF3" w:rsidR="3D240416">
        <w:rPr>
          <w:sz w:val="22"/>
          <w:szCs w:val="22"/>
        </w:rPr>
        <w:t>and compensate for lost time, necessitate</w:t>
      </w:r>
      <w:ins w:author="Ana Rojas" w:date="2024-02-13T16:17:00Z" w:id="145">
        <w:r w:rsidRPr="4B930FF3" w:rsidR="0F96AD0D">
          <w:rPr>
            <w:sz w:val="22"/>
            <w:szCs w:val="22"/>
          </w:rPr>
          <w:t>s</w:t>
        </w:r>
      </w:ins>
      <w:r w:rsidRPr="4B930FF3" w:rsidR="3D240416">
        <w:rPr>
          <w:sz w:val="22"/>
          <w:szCs w:val="22"/>
        </w:rPr>
        <w:t xml:space="preserve"> a yearly average improvement in energy intensity of </w:t>
      </w:r>
      <w:commentRangeStart w:id="146"/>
      <w:r w:rsidRPr="4B930FF3" w:rsidR="186BF467">
        <w:rPr>
          <w:sz w:val="22"/>
          <w:szCs w:val="22"/>
        </w:rPr>
        <w:t xml:space="preserve">3.2 </w:t>
      </w:r>
      <w:r w:rsidRPr="4B930FF3" w:rsidR="3D240416">
        <w:rPr>
          <w:sz w:val="22"/>
          <w:szCs w:val="22"/>
        </w:rPr>
        <w:t>%</w:t>
      </w:r>
      <w:commentRangeEnd w:id="146"/>
      <w:r w:rsidR="00FE1CC9">
        <w:commentReference w:id="146"/>
      </w:r>
      <w:r w:rsidRPr="4B930FF3" w:rsidR="3D240416">
        <w:rPr>
          <w:sz w:val="22"/>
          <w:szCs w:val="22"/>
        </w:rPr>
        <w:t xml:space="preserve"> until 2030. Framed within SDG 7.3, this global energy efficiency target requires significant reductions in energy consumption, presenting both synergies and trade-offs on global and local scales (Figure 3). Energy efficiency </w:t>
      </w:r>
      <w:r w:rsidRPr="4B930FF3" w:rsidR="2884195A">
        <w:rPr>
          <w:sz w:val="22"/>
          <w:szCs w:val="22"/>
        </w:rPr>
        <w:t>presents synergistic opportunities of reducing planetary impacts and promoting sustainable societies, managing the water-food-energy nexus, improving waste-to-energy strategies and leveraging d</w:t>
      </w:r>
      <w:r w:rsidRPr="4B930FF3" w:rsidR="3D240416">
        <w:rPr>
          <w:sz w:val="22"/>
          <w:szCs w:val="22"/>
        </w:rPr>
        <w:t xml:space="preserve">igitalization. </w:t>
      </w:r>
      <w:r w:rsidRPr="4B930FF3" w:rsidR="2884195A">
        <w:rPr>
          <w:sz w:val="22"/>
          <w:szCs w:val="22"/>
        </w:rPr>
        <w:t>Yet, adopting these measures faces challenges: managing industrial degrowth complexities, scaling nature-based solutions for inequality and land challenges, and closing the triple digital divide in smart agriculture. Achieving energy efficiency requires a shift in behavioral paradigms, reliant on sustainability education and enhanced cooperation. The subsequent sections offer concise insights into these synergies and trade-offs, complemented by relevant case studies for illustration.</w:t>
      </w:r>
    </w:p>
    <w:p w:rsidRPr="00FF4A57" w:rsidR="00F27ABC" w:rsidP="00FF4A57" w:rsidRDefault="00F27ABC" w14:paraId="578C160E" w14:textId="376321CF">
      <w:pPr>
        <w:spacing w:line="259" w:lineRule="auto"/>
        <w:jc w:val="both"/>
        <w:rPr>
          <w:rFonts w:eastAsiaTheme="majorEastAsia" w:cstheme="minorHAnsi"/>
          <w:i/>
          <w:iCs/>
          <w:sz w:val="22"/>
          <w:szCs w:val="22"/>
        </w:rPr>
      </w:pPr>
    </w:p>
    <w:p w:rsidRPr="00FF4A57" w:rsidR="00B1121C" w:rsidP="44B7E274" w:rsidRDefault="00432D2C" w14:paraId="1E22DC1C" w14:textId="08D48A7F">
      <w:pPr>
        <w:pStyle w:val="Heading4"/>
        <w:numPr>
          <w:ilvl w:val="2"/>
          <w:numId w:val="8"/>
        </w:numPr>
        <w:spacing w:after="240" w:line="259" w:lineRule="auto"/>
        <w:jc w:val="both"/>
        <w:rPr>
          <w:rFonts w:asciiTheme="minorHAnsi" w:hAnsiTheme="minorHAnsi" w:cstheme="minorBidi"/>
          <w:sz w:val="22"/>
          <w:szCs w:val="22"/>
        </w:rPr>
      </w:pPr>
      <w:bookmarkStart w:name="_Toc841976346" w:id="147"/>
      <w:r w:rsidRPr="44B7E274">
        <w:rPr>
          <w:rFonts w:asciiTheme="minorHAnsi" w:hAnsiTheme="minorHAnsi" w:cstheme="minorBidi"/>
          <w:sz w:val="22"/>
          <w:szCs w:val="22"/>
        </w:rPr>
        <w:t>Catalyzing Sustainability t</w:t>
      </w:r>
      <w:r w:rsidRPr="44B7E274" w:rsidR="008D6EF6">
        <w:rPr>
          <w:rFonts w:asciiTheme="minorHAnsi" w:hAnsiTheme="minorHAnsi" w:cstheme="minorBidi"/>
          <w:sz w:val="22"/>
          <w:szCs w:val="22"/>
        </w:rPr>
        <w:t>h</w:t>
      </w:r>
      <w:r w:rsidRPr="44B7E274">
        <w:rPr>
          <w:rFonts w:asciiTheme="minorHAnsi" w:hAnsiTheme="minorHAnsi" w:cstheme="minorBidi"/>
          <w:sz w:val="22"/>
          <w:szCs w:val="22"/>
        </w:rPr>
        <w:t>rough Energy Efficiency</w:t>
      </w:r>
      <w:bookmarkEnd w:id="147"/>
    </w:p>
    <w:p w:rsidRPr="00FF4A57" w:rsidR="00016C60" w:rsidP="6ED59419" w:rsidRDefault="00024FD7" w14:paraId="1697F3DB" w14:textId="33F7628E">
      <w:pPr>
        <w:autoSpaceDE w:val="0"/>
        <w:autoSpaceDN w:val="0"/>
        <w:adjustRightInd w:val="0"/>
        <w:spacing w:after="240" w:line="259" w:lineRule="auto"/>
        <w:jc w:val="both"/>
        <w:rPr>
          <w:sz w:val="22"/>
          <w:szCs w:val="22"/>
        </w:rPr>
      </w:pPr>
      <w:r w:rsidRPr="6ED59419">
        <w:rPr>
          <w:b/>
          <w:bCs/>
          <w:sz w:val="22"/>
          <w:szCs w:val="22"/>
        </w:rPr>
        <w:t>Building S</w:t>
      </w:r>
      <w:r w:rsidRPr="6ED59419" w:rsidR="00D35642">
        <w:rPr>
          <w:b/>
          <w:bCs/>
          <w:sz w:val="22"/>
          <w:szCs w:val="22"/>
        </w:rPr>
        <w:t xml:space="preserve">ustainable </w:t>
      </w:r>
      <w:r w:rsidRPr="6ED59419">
        <w:rPr>
          <w:b/>
          <w:bCs/>
          <w:sz w:val="22"/>
          <w:szCs w:val="22"/>
        </w:rPr>
        <w:t>S</w:t>
      </w:r>
      <w:r w:rsidRPr="6ED59419" w:rsidR="00D35642">
        <w:rPr>
          <w:b/>
          <w:bCs/>
          <w:sz w:val="22"/>
          <w:szCs w:val="22"/>
        </w:rPr>
        <w:t>ocieties</w:t>
      </w:r>
      <w:r w:rsidRPr="6ED59419">
        <w:rPr>
          <w:b/>
          <w:bCs/>
          <w:sz w:val="22"/>
          <w:szCs w:val="22"/>
        </w:rPr>
        <w:t xml:space="preserve"> th</w:t>
      </w:r>
      <w:r w:rsidRPr="6ED59419" w:rsidR="1B223BBB">
        <w:rPr>
          <w:b/>
          <w:bCs/>
          <w:sz w:val="22"/>
          <w:szCs w:val="22"/>
        </w:rPr>
        <w:t>r</w:t>
      </w:r>
      <w:r w:rsidRPr="6ED59419">
        <w:rPr>
          <w:b/>
          <w:bCs/>
          <w:sz w:val="22"/>
          <w:szCs w:val="22"/>
        </w:rPr>
        <w:t>ough Energy Efficiency</w:t>
      </w:r>
      <w:r w:rsidRPr="6ED59419" w:rsidR="00D35642">
        <w:rPr>
          <w:b/>
          <w:bCs/>
          <w:sz w:val="22"/>
          <w:szCs w:val="22"/>
        </w:rPr>
        <w:t xml:space="preserve">: </w:t>
      </w:r>
      <w:r w:rsidRPr="6ED59419" w:rsidR="004346F3">
        <w:rPr>
          <w:sz w:val="22"/>
          <w:szCs w:val="22"/>
        </w:rPr>
        <w:t>Energy efficiency is key to reduc</w:t>
      </w:r>
      <w:r w:rsidRPr="6ED59419" w:rsidR="00AA7DAD">
        <w:rPr>
          <w:sz w:val="22"/>
          <w:szCs w:val="22"/>
        </w:rPr>
        <w:t>ing</w:t>
      </w:r>
      <w:r w:rsidRPr="6ED59419" w:rsidR="004346F3">
        <w:rPr>
          <w:sz w:val="22"/>
          <w:szCs w:val="22"/>
        </w:rPr>
        <w:t xml:space="preserve"> </w:t>
      </w:r>
      <w:r w:rsidRPr="6ED59419" w:rsidR="0028291B">
        <w:rPr>
          <w:sz w:val="22"/>
          <w:szCs w:val="22"/>
        </w:rPr>
        <w:t xml:space="preserve">several </w:t>
      </w:r>
      <w:r w:rsidRPr="6ED59419" w:rsidR="004346F3">
        <w:rPr>
          <w:sz w:val="22"/>
          <w:szCs w:val="22"/>
        </w:rPr>
        <w:t>adverse effect</w:t>
      </w:r>
      <w:r w:rsidRPr="6ED59419" w:rsidR="0028291B">
        <w:rPr>
          <w:sz w:val="22"/>
          <w:szCs w:val="22"/>
        </w:rPr>
        <w:t>s</w:t>
      </w:r>
      <w:r w:rsidRPr="6ED59419" w:rsidR="004346F3">
        <w:rPr>
          <w:sz w:val="22"/>
          <w:szCs w:val="22"/>
        </w:rPr>
        <w:t xml:space="preserve"> of the two previous SDG 7.1 and SDG 7.2. </w:t>
      </w:r>
      <w:r w:rsidRPr="6ED59419" w:rsidR="0028291B">
        <w:rPr>
          <w:sz w:val="22"/>
          <w:szCs w:val="22"/>
        </w:rPr>
        <w:t xml:space="preserve">On the one </w:t>
      </w:r>
      <w:r w:rsidRPr="6ED59419" w:rsidR="36FE2616">
        <w:rPr>
          <w:sz w:val="22"/>
          <w:szCs w:val="22"/>
        </w:rPr>
        <w:t>hand</w:t>
      </w:r>
      <w:r w:rsidRPr="6ED59419" w:rsidR="0028291B">
        <w:rPr>
          <w:sz w:val="22"/>
          <w:szCs w:val="22"/>
        </w:rPr>
        <w:t>, energy efficiency measures can avoid the rebound effect of energy access. For instance, an integrated solution developed by the ICLEI organization enhanced to improve water and energy efficiency of health centers and maternity centers, addressing together several SDG such as 3, 5, 6 and 7 (</w:t>
      </w:r>
      <w:commentRangeStart w:id="148"/>
      <w:r w:rsidRPr="6ED59419" w:rsidR="0028291B">
        <w:rPr>
          <w:b/>
          <w:bCs/>
          <w:sz w:val="22"/>
          <w:szCs w:val="22"/>
        </w:rPr>
        <w:t>Box</w:t>
      </w:r>
      <w:r w:rsidRPr="6ED59419">
        <w:rPr>
          <w:b/>
          <w:bCs/>
          <w:sz w:val="22"/>
          <w:szCs w:val="22"/>
        </w:rPr>
        <w:t xml:space="preserve"> 1</w:t>
      </w:r>
      <w:r w:rsidRPr="6ED59419" w:rsidR="00303526">
        <w:rPr>
          <w:b/>
          <w:bCs/>
          <w:sz w:val="22"/>
          <w:szCs w:val="22"/>
        </w:rPr>
        <w:t>4</w:t>
      </w:r>
      <w:commentRangeEnd w:id="148"/>
      <w:r>
        <w:commentReference w:id="148"/>
      </w:r>
      <w:r w:rsidRPr="6ED59419" w:rsidR="0028291B">
        <w:rPr>
          <w:sz w:val="22"/>
          <w:szCs w:val="22"/>
        </w:rPr>
        <w:t>), enhancing a more positive impact of energy access interventions. On the other side, since energy efficiency reduces the amount of energy consumption, i</w:t>
      </w:r>
      <w:r w:rsidRPr="6ED59419" w:rsidR="00AA7DAD">
        <w:rPr>
          <w:sz w:val="22"/>
          <w:szCs w:val="22"/>
        </w:rPr>
        <w:t>t</w:t>
      </w:r>
      <w:r w:rsidRPr="6ED59419" w:rsidR="0028291B">
        <w:rPr>
          <w:sz w:val="22"/>
          <w:szCs w:val="22"/>
        </w:rPr>
        <w:t xml:space="preserve"> has direct impacts on reducing energy-related environmental effects on climate</w:t>
      </w:r>
      <w:r w:rsidRPr="6ED59419" w:rsidR="00AA7DAD">
        <w:rPr>
          <w:sz w:val="22"/>
          <w:szCs w:val="22"/>
        </w:rPr>
        <w:t xml:space="preserve"> (SDG 13)</w:t>
      </w:r>
      <w:r w:rsidRPr="6ED59419" w:rsidR="0028291B">
        <w:rPr>
          <w:sz w:val="22"/>
          <w:szCs w:val="22"/>
        </w:rPr>
        <w:t>. The Green Economic Development Project developed by the UNDP</w:t>
      </w:r>
      <w:r w:rsidRPr="6ED59419" w:rsidR="00E011D7">
        <w:rPr>
          <w:sz w:val="22"/>
          <w:szCs w:val="22"/>
        </w:rPr>
        <w:t xml:space="preserve"> in Bosnia Herzegovina enhanced saving 700,000 USD annually, reduc</w:t>
      </w:r>
      <w:r w:rsidRPr="6ED59419" w:rsidR="00AA7DAD">
        <w:rPr>
          <w:sz w:val="22"/>
          <w:szCs w:val="22"/>
        </w:rPr>
        <w:t>ing</w:t>
      </w:r>
      <w:r w:rsidRPr="6ED59419" w:rsidR="00E011D7">
        <w:rPr>
          <w:sz w:val="22"/>
          <w:szCs w:val="22"/>
        </w:rPr>
        <w:t xml:space="preserve"> emissions of 2.200 </w:t>
      </w:r>
      <w:r w:rsidRPr="6ED59419" w:rsidR="005F57E8">
        <w:rPr>
          <w:sz w:val="22"/>
          <w:szCs w:val="22"/>
        </w:rPr>
        <w:t>tons of</w:t>
      </w:r>
      <w:r w:rsidRPr="6ED59419" w:rsidR="00E011D7">
        <w:rPr>
          <w:sz w:val="22"/>
          <w:szCs w:val="22"/>
        </w:rPr>
        <w:t xml:space="preserve"> CO2 annually and </w:t>
      </w:r>
      <w:r w:rsidRPr="6ED59419" w:rsidR="00AA7DAD">
        <w:rPr>
          <w:sz w:val="22"/>
          <w:szCs w:val="22"/>
        </w:rPr>
        <w:t>creating</w:t>
      </w:r>
      <w:r w:rsidRPr="6ED59419" w:rsidR="00E011D7">
        <w:rPr>
          <w:sz w:val="22"/>
          <w:szCs w:val="22"/>
        </w:rPr>
        <w:t xml:space="preserve"> jobs </w:t>
      </w:r>
      <w:r w:rsidRPr="6ED59419" w:rsidR="00AA7DAD">
        <w:rPr>
          <w:sz w:val="22"/>
          <w:szCs w:val="22"/>
        </w:rPr>
        <w:t>for</w:t>
      </w:r>
      <w:r w:rsidRPr="6ED59419" w:rsidR="00E011D7">
        <w:rPr>
          <w:sz w:val="22"/>
          <w:szCs w:val="22"/>
        </w:rPr>
        <w:t xml:space="preserve"> 664 persons / month</w:t>
      </w:r>
      <w:r w:rsidRPr="6ED59419" w:rsidR="00AA7DAD">
        <w:rPr>
          <w:sz w:val="22"/>
          <w:szCs w:val="22"/>
        </w:rPr>
        <w:t xml:space="preserve"> (SDG 8)</w:t>
      </w:r>
      <w:r w:rsidRPr="6ED59419" w:rsidR="00E011D7">
        <w:rPr>
          <w:sz w:val="22"/>
          <w:szCs w:val="22"/>
        </w:rPr>
        <w:t xml:space="preserve"> (</w:t>
      </w:r>
      <w:commentRangeStart w:id="149"/>
      <w:r w:rsidRPr="6ED59419" w:rsidR="00E011D7">
        <w:rPr>
          <w:b/>
          <w:bCs/>
          <w:sz w:val="22"/>
          <w:szCs w:val="22"/>
        </w:rPr>
        <w:t>Box</w:t>
      </w:r>
      <w:r w:rsidRPr="6ED59419">
        <w:rPr>
          <w:b/>
          <w:bCs/>
          <w:sz w:val="22"/>
          <w:szCs w:val="22"/>
        </w:rPr>
        <w:t xml:space="preserve"> 1</w:t>
      </w:r>
      <w:r w:rsidRPr="6ED59419" w:rsidR="00303526">
        <w:rPr>
          <w:b/>
          <w:bCs/>
          <w:sz w:val="22"/>
          <w:szCs w:val="22"/>
        </w:rPr>
        <w:t>5</w:t>
      </w:r>
      <w:commentRangeEnd w:id="149"/>
      <w:r>
        <w:commentReference w:id="149"/>
      </w:r>
      <w:r w:rsidRPr="6ED59419" w:rsidR="00E011D7">
        <w:rPr>
          <w:sz w:val="22"/>
          <w:szCs w:val="22"/>
        </w:rPr>
        <w:t xml:space="preserve">), contributing to sustainable cities, climate, education and energy goals.  </w:t>
      </w:r>
      <w:r w:rsidRPr="6ED59419" w:rsidR="004E1735">
        <w:rPr>
          <w:sz w:val="22"/>
          <w:szCs w:val="22"/>
        </w:rPr>
        <w:t>Nature-based solutions are gaining traction, counter</w:t>
      </w:r>
      <w:r w:rsidRPr="6ED59419" w:rsidR="00AA7DAD">
        <w:rPr>
          <w:sz w:val="22"/>
          <w:szCs w:val="22"/>
        </w:rPr>
        <w:t>act</w:t>
      </w:r>
      <w:r w:rsidRPr="6ED59419" w:rsidR="004E1735">
        <w:rPr>
          <w:sz w:val="22"/>
          <w:szCs w:val="22"/>
        </w:rPr>
        <w:t>ing heat waves and high temperatures in urban settings. By incorporating elements like blue infrastructure and green roofs, these approaches reduce energy consumption and enhance urban microclimates</w:t>
      </w:r>
      <w:r w:rsidRPr="6ED59419" w:rsidR="00AA7DAD">
        <w:rPr>
          <w:sz w:val="22"/>
          <w:szCs w:val="22"/>
        </w:rPr>
        <w:t xml:space="preserve"> (SDG 11)</w:t>
      </w:r>
      <w:r w:rsidRPr="6ED59419" w:rsidR="004E1735">
        <w:rPr>
          <w:sz w:val="22"/>
          <w:szCs w:val="22"/>
        </w:rPr>
        <w:t xml:space="preserve"> (</w:t>
      </w:r>
      <w:commentRangeStart w:id="150"/>
      <w:r w:rsidRPr="6ED59419" w:rsidR="004E1735">
        <w:rPr>
          <w:sz w:val="22"/>
          <w:szCs w:val="22"/>
        </w:rPr>
        <w:t>WB, 2023</w:t>
      </w:r>
      <w:commentRangeEnd w:id="150"/>
      <w:r>
        <w:commentReference w:id="150"/>
      </w:r>
      <w:r w:rsidRPr="6ED59419" w:rsidR="004E1735">
        <w:rPr>
          <w:sz w:val="22"/>
          <w:szCs w:val="22"/>
        </w:rPr>
        <w:t xml:space="preserve">) </w:t>
      </w:r>
    </w:p>
    <w:p w:rsidRPr="00FF4A57" w:rsidR="00016C60" w:rsidP="00FF4A57" w:rsidRDefault="00E011D7" w14:paraId="71C8A99D" w14:textId="77F6118F">
      <w:pPr>
        <w:autoSpaceDE w:val="0"/>
        <w:autoSpaceDN w:val="0"/>
        <w:adjustRightInd w:val="0"/>
        <w:spacing w:after="240" w:line="259" w:lineRule="auto"/>
        <w:jc w:val="both"/>
        <w:rPr>
          <w:rFonts w:cstheme="minorHAnsi"/>
          <w:sz w:val="22"/>
          <w:szCs w:val="22"/>
        </w:rPr>
      </w:pPr>
      <w:r w:rsidRPr="00FF4A57">
        <w:rPr>
          <w:rFonts w:cstheme="minorHAnsi"/>
          <w:sz w:val="22"/>
          <w:szCs w:val="22"/>
        </w:rPr>
        <w:t xml:space="preserve"> </w:t>
      </w:r>
      <w:r w:rsidRPr="00FF4A57" w:rsidR="00016C60">
        <w:rPr>
          <w:rFonts w:cstheme="minorHAnsi"/>
          <w:noProof/>
          <w:sz w:val="22"/>
          <w:szCs w:val="22"/>
        </w:rPr>
        <mc:AlternateContent>
          <mc:Choice Requires="wps">
            <w:drawing>
              <wp:inline distT="0" distB="0" distL="0" distR="0" wp14:anchorId="2181D451" wp14:editId="44827E1B">
                <wp:extent cx="5902036" cy="1436914"/>
                <wp:effectExtent l="0" t="0" r="3810" b="0"/>
                <wp:docPr id="18" name="Caixa de Texto 18"/>
                <wp:cNvGraphicFramePr/>
                <a:graphic xmlns:a="http://schemas.openxmlformats.org/drawingml/2006/main">
                  <a:graphicData uri="http://schemas.microsoft.com/office/word/2010/wordprocessingShape">
                    <wps:wsp>
                      <wps:cNvSpPr txBox="1"/>
                      <wps:spPr>
                        <a:xfrm>
                          <a:off x="0" y="0"/>
                          <a:ext cx="5902036" cy="1436914"/>
                        </a:xfrm>
                        <a:prstGeom prst="rect">
                          <a:avLst/>
                        </a:prstGeom>
                        <a:solidFill>
                          <a:schemeClr val="accent6">
                            <a:lumMod val="20000"/>
                            <a:lumOff val="80000"/>
                          </a:schemeClr>
                        </a:solidFill>
                        <a:ln w="6350">
                          <a:noFill/>
                        </a:ln>
                      </wps:spPr>
                      <wps:txbx>
                        <w:txbxContent>
                          <w:p w:rsidRPr="003A3478" w:rsidR="008A2E3E" w:rsidP="003A3478" w:rsidRDefault="008A2E3E" w14:paraId="3A624DB3" w14:textId="128F634F">
                            <w:pPr>
                              <w:autoSpaceDE w:val="0"/>
                              <w:autoSpaceDN w:val="0"/>
                              <w:adjustRightInd w:val="0"/>
                              <w:spacing w:line="259" w:lineRule="auto"/>
                              <w:jc w:val="both"/>
                              <w:rPr>
                                <w:rFonts w:cstheme="minorHAnsi"/>
                                <w:kern w:val="0"/>
                                <w:sz w:val="22"/>
                                <w:lang w:val="en-GB"/>
                              </w:rPr>
                            </w:pPr>
                            <w:r w:rsidRPr="003A3478">
                              <w:rPr>
                                <w:rFonts w:cstheme="minorHAnsi"/>
                                <w:b/>
                                <w:kern w:val="0"/>
                                <w:sz w:val="22"/>
                                <w:lang w:val="en-GB"/>
                              </w:rPr>
                              <w:t>Box 1</w:t>
                            </w:r>
                            <w:r>
                              <w:rPr>
                                <w:rFonts w:cstheme="minorHAnsi"/>
                                <w:b/>
                                <w:kern w:val="0"/>
                                <w:sz w:val="22"/>
                                <w:lang w:val="en-GB"/>
                              </w:rPr>
                              <w:t>4</w:t>
                            </w:r>
                            <w:r w:rsidRPr="003A3478">
                              <w:rPr>
                                <w:rFonts w:cstheme="minorHAnsi"/>
                                <w:b/>
                                <w:kern w:val="0"/>
                                <w:sz w:val="22"/>
                                <w:lang w:val="en-GB"/>
                              </w:rPr>
                              <w:t>:</w:t>
                            </w:r>
                            <w:r w:rsidRPr="003A3478">
                              <w:rPr>
                                <w:rFonts w:cstheme="minorHAnsi"/>
                                <w:kern w:val="0"/>
                                <w:sz w:val="22"/>
                                <w:lang w:val="en-GB"/>
                              </w:rPr>
                              <w:t xml:space="preserve"> In Rwanda, the Urban-LEDS II pilot projects in </w:t>
                            </w:r>
                            <w:proofErr w:type="spellStart"/>
                            <w:r w:rsidRPr="003A3478">
                              <w:rPr>
                                <w:rFonts w:cstheme="minorHAnsi"/>
                                <w:kern w:val="0"/>
                                <w:sz w:val="22"/>
                                <w:lang w:val="en-GB"/>
                              </w:rPr>
                              <w:t>Muhanga</w:t>
                            </w:r>
                            <w:proofErr w:type="spellEnd"/>
                            <w:r w:rsidRPr="003A3478">
                              <w:rPr>
                                <w:rFonts w:cstheme="minorHAnsi"/>
                                <w:kern w:val="0"/>
                                <w:sz w:val="22"/>
                                <w:lang w:val="en-GB"/>
                              </w:rPr>
                              <w:t xml:space="preserve"> District and Kigali are transforming healthcare by upgrading the Gitarama and </w:t>
                            </w:r>
                            <w:proofErr w:type="spellStart"/>
                            <w:r w:rsidRPr="003A3478">
                              <w:rPr>
                                <w:rFonts w:cstheme="minorHAnsi"/>
                                <w:kern w:val="0"/>
                                <w:sz w:val="22"/>
                                <w:lang w:val="en-GB"/>
                              </w:rPr>
                              <w:t>Gahanga</w:t>
                            </w:r>
                            <w:proofErr w:type="spellEnd"/>
                            <w:r w:rsidRPr="003A3478">
                              <w:rPr>
                                <w:rFonts w:cstheme="minorHAnsi"/>
                                <w:kern w:val="0"/>
                                <w:sz w:val="22"/>
                                <w:lang w:val="en-GB"/>
                              </w:rPr>
                              <w:t xml:space="preserve"> Health </w:t>
                            </w:r>
                            <w:proofErr w:type="spellStart"/>
                            <w:r w:rsidRPr="003A3478">
                              <w:rPr>
                                <w:rFonts w:cstheme="minorHAnsi"/>
                                <w:kern w:val="0"/>
                                <w:sz w:val="22"/>
                                <w:lang w:val="en-GB"/>
                              </w:rPr>
                              <w:t>Centers</w:t>
                            </w:r>
                            <w:proofErr w:type="spellEnd"/>
                            <w:r w:rsidRPr="003A3478">
                              <w:rPr>
                                <w:rFonts w:cstheme="minorHAnsi"/>
                                <w:kern w:val="0"/>
                                <w:sz w:val="22"/>
                                <w:lang w:val="en-GB"/>
                              </w:rPr>
                              <w:t>. These initiatives introduce cost-effective</w:t>
                            </w:r>
                            <w:r>
                              <w:rPr>
                                <w:rFonts w:cstheme="minorHAnsi"/>
                                <w:kern w:val="0"/>
                                <w:sz w:val="22"/>
                                <w:lang w:val="en-GB"/>
                              </w:rPr>
                              <w:t xml:space="preserve"> and</w:t>
                            </w:r>
                            <w:r w:rsidRPr="003A3478">
                              <w:rPr>
                                <w:rFonts w:cstheme="minorHAnsi"/>
                                <w:kern w:val="0"/>
                                <w:sz w:val="22"/>
                                <w:lang w:val="en-GB"/>
                              </w:rPr>
                              <w:t xml:space="preserve"> sustainable systems, including rainwater harvesting tanks and energy-efficient lighting solutions </w:t>
                            </w:r>
                            <w:r>
                              <w:rPr>
                                <w:rFonts w:cstheme="minorHAnsi"/>
                                <w:kern w:val="0"/>
                                <w:sz w:val="22"/>
                                <w:lang w:val="en-GB"/>
                              </w:rPr>
                              <w:t xml:space="preserve">such as </w:t>
                            </w:r>
                            <w:r w:rsidRPr="003A3478">
                              <w:rPr>
                                <w:rFonts w:cstheme="minorHAnsi"/>
                                <w:kern w:val="0"/>
                                <w:sz w:val="22"/>
                                <w:lang w:val="en-GB"/>
                              </w:rPr>
                              <w:t>solar-powered streetlights and high-pressure solar water heaters. These upgrades aim to reduce operational costs, enhance climate resilience post-COVID-19, and are backed by partnerships with ICLEI</w:t>
                            </w:r>
                            <w:r w:rsidRPr="003A3478">
                              <w:rPr>
                                <w:rFonts w:cstheme="minorHAnsi"/>
                                <w:kern w:val="0"/>
                                <w:sz w:val="22"/>
                                <w:lang w:val="en-GB"/>
                              </w:rPr>
                              <w:annotationRef/>
                            </w:r>
                            <w:r w:rsidRPr="003A3478">
                              <w:rPr>
                                <w:rFonts w:cstheme="minorHAnsi"/>
                                <w:kern w:val="0"/>
                                <w:sz w:val="22"/>
                                <w:lang w:val="en-GB"/>
                              </w:rPr>
                              <w:t xml:space="preserve">, a global network for sustainable urban development. This pilot project is </w:t>
                            </w:r>
                            <w:r>
                              <w:rPr>
                                <w:rFonts w:cstheme="minorHAnsi"/>
                                <w:kern w:val="0"/>
                                <w:sz w:val="22"/>
                                <w:lang w:val="en-GB"/>
                              </w:rPr>
                              <w:t xml:space="preserve">strengthening </w:t>
                            </w:r>
                            <w:r w:rsidRPr="003A3478">
                              <w:rPr>
                                <w:rFonts w:cstheme="minorHAnsi"/>
                                <w:kern w:val="0"/>
                                <w:sz w:val="22"/>
                                <w:lang w:val="en-GB"/>
                              </w:rPr>
                              <w:t>Rwanda's innovative, eco-friendly healthcare solutions for a greener future.</w:t>
                            </w:r>
                          </w:p>
                          <w:p w:rsidR="008A2E3E" w:rsidP="00016C60" w:rsidRDefault="008A2E3E" w14:paraId="3A1FD5D6" w14:textId="77777777">
                            <w:pPr>
                              <w:spacing w:after="240"/>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ixa de Texto 18" style="width:464.75pt;height:113.15pt;visibility:visible;mso-wrap-style:square;mso-left-percent:-10001;mso-top-percent:-10001;mso-position-horizontal:absolute;mso-position-horizontal-relative:char;mso-position-vertical:absolute;mso-position-vertical-relative:line;mso-left-percent:-10001;mso-top-percent:-10001;v-text-anchor:top" o:spid="_x0000_s1040"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" w14:anchorId="2181D451">
                <v:textbox>
                  <w:txbxContent>
                    <w:p w:rsidRPr="003A3478" w:rsidR="008A2E3E" w:rsidP="003A3478" w:rsidRDefault="008A2E3E" w14:paraId="3A624DB3" w14:textId="128F634F">
                      <w:pPr>
                        <w:autoSpaceDE w:val="0"/>
                        <w:autoSpaceDN w:val="0"/>
                        <w:adjustRightInd w:val="0"/>
                        <w:spacing w:line="259" w:lineRule="auto"/>
                        <w:jc w:val="both"/>
                        <w:rPr>
                          <w:rFonts w:cstheme="minorHAnsi"/>
                          <w:kern w:val="0"/>
                          <w:sz w:val="22"/>
                          <w:lang w:val="en-GB"/>
                        </w:rPr>
                      </w:pPr>
                      <w:r w:rsidRPr="003A3478">
                        <w:rPr>
                          <w:rFonts w:cstheme="minorHAnsi"/>
                          <w:b/>
                          <w:kern w:val="0"/>
                          <w:sz w:val="22"/>
                          <w:lang w:val="en-GB"/>
                        </w:rPr>
                        <w:t>Box 1</w:t>
                      </w:r>
                      <w:r>
                        <w:rPr>
                          <w:rFonts w:cstheme="minorHAnsi"/>
                          <w:b/>
                          <w:kern w:val="0"/>
                          <w:sz w:val="22"/>
                          <w:lang w:val="en-GB"/>
                        </w:rPr>
                        <w:t>4</w:t>
                      </w:r>
                      <w:r w:rsidRPr="003A3478">
                        <w:rPr>
                          <w:rFonts w:cstheme="minorHAnsi"/>
                          <w:b/>
                          <w:kern w:val="0"/>
                          <w:sz w:val="22"/>
                          <w:lang w:val="en-GB"/>
                        </w:rPr>
                        <w:t>:</w:t>
                      </w:r>
                      <w:r w:rsidRPr="003A3478">
                        <w:rPr>
                          <w:rFonts w:cstheme="minorHAnsi"/>
                          <w:kern w:val="0"/>
                          <w:sz w:val="22"/>
                          <w:lang w:val="en-GB"/>
                        </w:rPr>
                        <w:t xml:space="preserve"> In Rwanda, the Urban-LEDS II pilot projects in </w:t>
                      </w:r>
                      <w:proofErr w:type="spellStart"/>
                      <w:r w:rsidRPr="003A3478">
                        <w:rPr>
                          <w:rFonts w:cstheme="minorHAnsi"/>
                          <w:kern w:val="0"/>
                          <w:sz w:val="22"/>
                          <w:lang w:val="en-GB"/>
                        </w:rPr>
                        <w:t>Muhanga</w:t>
                      </w:r>
                      <w:proofErr w:type="spellEnd"/>
                      <w:r w:rsidRPr="003A3478">
                        <w:rPr>
                          <w:rFonts w:cstheme="minorHAnsi"/>
                          <w:kern w:val="0"/>
                          <w:sz w:val="22"/>
                          <w:lang w:val="en-GB"/>
                        </w:rPr>
                        <w:t xml:space="preserve"> District and Kigali are transforming healthcare by upgrading the Gitarama and </w:t>
                      </w:r>
                      <w:proofErr w:type="spellStart"/>
                      <w:r w:rsidRPr="003A3478">
                        <w:rPr>
                          <w:rFonts w:cstheme="minorHAnsi"/>
                          <w:kern w:val="0"/>
                          <w:sz w:val="22"/>
                          <w:lang w:val="en-GB"/>
                        </w:rPr>
                        <w:t>Gahanga</w:t>
                      </w:r>
                      <w:proofErr w:type="spellEnd"/>
                      <w:r w:rsidRPr="003A3478">
                        <w:rPr>
                          <w:rFonts w:cstheme="minorHAnsi"/>
                          <w:kern w:val="0"/>
                          <w:sz w:val="22"/>
                          <w:lang w:val="en-GB"/>
                        </w:rPr>
                        <w:t xml:space="preserve"> Health </w:t>
                      </w:r>
                      <w:proofErr w:type="spellStart"/>
                      <w:r w:rsidRPr="003A3478">
                        <w:rPr>
                          <w:rFonts w:cstheme="minorHAnsi"/>
                          <w:kern w:val="0"/>
                          <w:sz w:val="22"/>
                          <w:lang w:val="en-GB"/>
                        </w:rPr>
                        <w:t>Centers</w:t>
                      </w:r>
                      <w:proofErr w:type="spellEnd"/>
                      <w:r w:rsidRPr="003A3478">
                        <w:rPr>
                          <w:rFonts w:cstheme="minorHAnsi"/>
                          <w:kern w:val="0"/>
                          <w:sz w:val="22"/>
                          <w:lang w:val="en-GB"/>
                        </w:rPr>
                        <w:t>. These initiatives introduce cost-effective</w:t>
                      </w:r>
                      <w:r>
                        <w:rPr>
                          <w:rFonts w:cstheme="minorHAnsi"/>
                          <w:kern w:val="0"/>
                          <w:sz w:val="22"/>
                          <w:lang w:val="en-GB"/>
                        </w:rPr>
                        <w:t xml:space="preserve"> and</w:t>
                      </w:r>
                      <w:r w:rsidRPr="003A3478">
                        <w:rPr>
                          <w:rFonts w:cstheme="minorHAnsi"/>
                          <w:kern w:val="0"/>
                          <w:sz w:val="22"/>
                          <w:lang w:val="en-GB"/>
                        </w:rPr>
                        <w:t xml:space="preserve"> sustainable systems, including rainwater harvesting tanks and energy-efficient lighting solutions </w:t>
                      </w:r>
                      <w:r>
                        <w:rPr>
                          <w:rFonts w:cstheme="minorHAnsi"/>
                          <w:kern w:val="0"/>
                          <w:sz w:val="22"/>
                          <w:lang w:val="en-GB"/>
                        </w:rPr>
                        <w:t xml:space="preserve">such as </w:t>
                      </w:r>
                      <w:r w:rsidRPr="003A3478">
                        <w:rPr>
                          <w:rFonts w:cstheme="minorHAnsi"/>
                          <w:kern w:val="0"/>
                          <w:sz w:val="22"/>
                          <w:lang w:val="en-GB"/>
                        </w:rPr>
                        <w:t>solar-powered streetlights and high-pressure solar water heaters. These upgrades aim to reduce operational costs, enhance climate resilience post-COVID-19, and are backed by partnerships with ICLEI</w:t>
                      </w:r>
                      <w:r w:rsidRPr="003A3478">
                        <w:rPr>
                          <w:rFonts w:cstheme="minorHAnsi"/>
                          <w:kern w:val="0"/>
                          <w:sz w:val="22"/>
                          <w:lang w:val="en-GB"/>
                        </w:rPr>
                        <w:annotationRef/>
                      </w:r>
                      <w:r w:rsidRPr="003A3478">
                        <w:rPr>
                          <w:rFonts w:cstheme="minorHAnsi"/>
                          <w:kern w:val="0"/>
                          <w:sz w:val="22"/>
                          <w:lang w:val="en-GB"/>
                        </w:rPr>
                        <w:t xml:space="preserve">, a global network for sustainable urban development. This pilot project is </w:t>
                      </w:r>
                      <w:r>
                        <w:rPr>
                          <w:rFonts w:cstheme="minorHAnsi"/>
                          <w:kern w:val="0"/>
                          <w:sz w:val="22"/>
                          <w:lang w:val="en-GB"/>
                        </w:rPr>
                        <w:t xml:space="preserve">strengthening </w:t>
                      </w:r>
                      <w:r w:rsidRPr="003A3478">
                        <w:rPr>
                          <w:rFonts w:cstheme="minorHAnsi"/>
                          <w:kern w:val="0"/>
                          <w:sz w:val="22"/>
                          <w:lang w:val="en-GB"/>
                        </w:rPr>
                        <w:t>Rwanda's innovative, eco-friendly healthcare solutions for a greener future.</w:t>
                      </w:r>
                    </w:p>
                    <w:p w:rsidR="008A2E3E" w:rsidP="00016C60" w:rsidRDefault="008A2E3E" w14:paraId="3A1FD5D6" w14:textId="77777777">
                      <w:pPr>
                        <w:spacing w:after="240"/>
                        <w:jc w:val="both"/>
                      </w:pPr>
                    </w:p>
                  </w:txbxContent>
                </v:textbox>
                <w10:anchorlock/>
              </v:shape>
            </w:pict>
          </mc:Fallback>
        </mc:AlternateContent>
      </w:r>
    </w:p>
    <w:p w:rsidRPr="00FF4A57" w:rsidR="00016C60" w:rsidP="00FF4A57" w:rsidRDefault="00016C60" w14:paraId="65EFDC6C" w14:textId="01C994A0">
      <w:pPr>
        <w:autoSpaceDE w:val="0"/>
        <w:autoSpaceDN w:val="0"/>
        <w:adjustRightInd w:val="0"/>
        <w:spacing w:after="240" w:line="259" w:lineRule="auto"/>
        <w:jc w:val="both"/>
        <w:rPr>
          <w:rFonts w:cstheme="minorHAnsi"/>
          <w:kern w:val="0"/>
          <w:sz w:val="22"/>
          <w:szCs w:val="22"/>
        </w:rPr>
      </w:pPr>
      <w:r w:rsidRPr="00FF4A57">
        <w:rPr>
          <w:rFonts w:cstheme="minorHAnsi"/>
          <w:noProof/>
          <w:sz w:val="22"/>
          <w:szCs w:val="22"/>
        </w:rPr>
        <w:lastRenderedPageBreak/>
        <mc:AlternateContent xmlns:mc="http://schemas.openxmlformats.org/markup-compatibility/2006">
          <mc:Choice Requires="wps">
            <w:drawing xmlns:w="http://schemas.openxmlformats.org/wordprocessingml/2006/main">
              <wp:inline xmlns:wp14="http://schemas.microsoft.com/office/word/2010/wordprocessingDrawing" xmlns:wp="http://schemas.openxmlformats.org/drawingml/2006/wordprocessingDrawing" distT="0" distB="0" distL="0" distR="0" wp14:anchorId="2D577BDE" wp14:editId="1ED2B45D">
                <wp:extent cx="5902036" cy="1068780"/>
                <wp:effectExtent l="0" t="0" r="3810" b="0"/>
                <wp:docPr id="19" name="Caixa de Texto 19"/>
                <wp:cNvGraphicFramePr/>
                <a:graphic xmlns:a="http://schemas.openxmlformats.org/drawingml/2006/main">
                  <a:graphicData uri="http://schemas.microsoft.com/office/word/2010/wordprocessingShape">
                    <wps:wsp xmlns:wps="http://schemas.microsoft.com/office/word/2010/wordprocessingShape">
                      <wps:cNvSpPr txBox="1"/>
                      <wps:spPr>
                        <a:xfrm>
                          <a:off x="0" y="0"/>
                          <a:ext cx="5902036" cy="1068780"/>
                        </a:xfrm>
                        <a:prstGeom prst="rect">
                          <a:avLst/>
                        </a:prstGeom>
                        <a:solidFill>
                          <a:schemeClr val="accent6">
                            <a:lumMod val="20000"/>
                            <a:lumOff val="80000"/>
                          </a:schemeClr>
                        </a:solidFill>
                        <a:ln w="6350">
                          <a:noFill/>
                        </a:ln>
                      </wps:spPr>
                      <wps:txbx>
                        <w:txbxContent>
                          <w:p xmlns:w14="http://schemas.microsoft.com/office/word/2010/wordml" w:rsidRPr="00AA7DAD" w:rsidR="008A2E3E" w:rsidP="003A3478" w:rsidRDefault="008A2E3E" w14:paraId="59774F10" w14:textId="640B62AC">
                            <w:pPr>
                              <w:spacing w:line="259" w:lineRule="auto"/>
                              <w:jc w:val="both"/>
                              <w:rPr>
                                <w:rFonts w:cstheme="minorHAnsi"/>
                                <w:kern w:val="0"/>
                                <w:sz w:val="22"/>
                                <w:lang w:val="en-GB"/>
                              </w:rPr>
                            </w:pPr>
                            <w:r w:rsidRPr="003A3478">
                              <w:rPr>
                                <w:rFonts w:cstheme="minorHAnsi"/>
                                <w:b/>
                                <w:sz w:val="22"/>
                              </w:rPr>
                              <w:t>Box</w:t>
                            </w:r>
                            <w:r w:rsidRPr="003A3478">
                              <w:rPr>
                                <w:rStyle w:val="CommentReference"/>
                                <w:rFonts w:cstheme="minorHAnsi"/>
                                <w:b/>
                                <w:sz w:val="22"/>
                                <w:szCs w:val="24"/>
                              </w:rPr>
                              <w:annotationRef/>
                            </w:r>
                            <w:r w:rsidRPr="003A3478">
                              <w:rPr>
                                <w:rFonts w:cstheme="minorHAnsi"/>
                                <w:b/>
                                <w:sz w:val="22"/>
                              </w:rPr>
                              <w:t xml:space="preserve"> 1</w:t>
                            </w:r>
                            <w:r>
                              <w:rPr>
                                <w:rFonts w:cstheme="minorHAnsi"/>
                                <w:b/>
                                <w:sz w:val="22"/>
                              </w:rPr>
                              <w:t>5</w:t>
                            </w:r>
                            <w:r w:rsidRPr="003A3478">
                              <w:rPr>
                                <w:rFonts w:cstheme="minorHAnsi"/>
                                <w:b/>
                                <w:sz w:val="22"/>
                              </w:rPr>
                              <w:t>:</w:t>
                            </w:r>
                            <w:r w:rsidRPr="003A3478">
                              <w:rPr>
                                <w:rFonts w:cstheme="minorHAnsi"/>
                                <w:sz w:val="22"/>
                              </w:rPr>
                              <w:t xml:space="preserve"> </w:t>
                            </w:r>
                            <w:r w:rsidRPr="00AA7DAD">
                              <w:rPr>
                                <w:rFonts w:cstheme="minorHAnsi"/>
                                <w:kern w:val="0"/>
                                <w:sz w:val="22"/>
                                <w:lang w:val="en-GB"/>
                              </w:rPr>
                              <w:t xml:space="preserve">The Green Economic Development Project developed by the UNDP from 2012 to 2022 has </w:t>
                            </w:r>
                            <w:r w:rsidRPr="00AA7DAD">
                              <w:rPr>
                                <w:rFonts w:cstheme="minorHAnsi"/>
                                <w:bCs/>
                                <w:kern w:val="0"/>
                                <w:sz w:val="22"/>
                                <w:lang w:val="en-GB"/>
                              </w:rPr>
                              <w:t>improved the energy efficiency</w:t>
                            </w:r>
                            <w:r w:rsidRPr="00AA7DAD">
                              <w:rPr>
                                <w:rFonts w:cstheme="minorHAnsi"/>
                                <w:kern w:val="0"/>
                                <w:sz w:val="22"/>
                                <w:lang w:val="en-GB"/>
                              </w:rPr>
                              <w:t xml:space="preserve"> of public buildings in Bosnia and Herzegovina for climate comfort. It has promoted fuel switch projects, </w:t>
                            </w:r>
                            <w:r w:rsidRPr="00AA7DAD">
                              <w:rPr>
                                <w:rFonts w:cstheme="minorHAnsi"/>
                                <w:bCs/>
                                <w:kern w:val="0"/>
                                <w:sz w:val="22"/>
                                <w:lang w:val="en-GB"/>
                              </w:rPr>
                              <w:t>automated</w:t>
                            </w:r>
                            <w:r w:rsidRPr="00AA7DAD">
                              <w:rPr>
                                <w:rFonts w:cstheme="minorHAnsi"/>
                                <w:kern w:val="0"/>
                                <w:sz w:val="22"/>
                                <w:lang w:val="en-GB"/>
                              </w:rPr>
                              <w:t xml:space="preserve"> energy consumption regulation and management of public-sector buildings, and implemented efficient public </w:t>
                            </w:r>
                            <w:r w:rsidRPr="00AA7DAD">
                              <w:rPr>
                                <w:rFonts w:cstheme="minorHAnsi"/>
                                <w:bCs/>
                                <w:kern w:val="0"/>
                                <w:sz w:val="22"/>
                                <w:lang w:val="en-GB"/>
                              </w:rPr>
                              <w:t>lighting</w:t>
                            </w:r>
                            <w:r w:rsidRPr="00AA7DAD">
                              <w:rPr>
                                <w:rFonts w:cstheme="minorHAnsi"/>
                                <w:kern w:val="0"/>
                                <w:sz w:val="22"/>
                                <w:lang w:val="en-GB"/>
                              </w:rPr>
                              <w:t xml:space="preserve">. Education and </w:t>
                            </w:r>
                            <w:r w:rsidRPr="00AA7DAD">
                              <w:rPr>
                                <w:rFonts w:cstheme="minorHAnsi"/>
                                <w:bCs/>
                                <w:kern w:val="0"/>
                                <w:sz w:val="22"/>
                                <w:lang w:val="en-GB"/>
                              </w:rPr>
                              <w:t>capacity-building</w:t>
                            </w:r>
                            <w:r w:rsidRPr="00AA7DAD">
                              <w:rPr>
                                <w:rFonts w:cstheme="minorHAnsi"/>
                                <w:kern w:val="0"/>
                                <w:sz w:val="22"/>
                                <w:lang w:val="en-GB"/>
                              </w:rPr>
                              <w:t xml:space="preserve"> on energy management of public-sector buildings for end-users </w:t>
                            </w:r>
                            <w:r w:rsidRPr="00AA7DAD">
                              <w:rPr>
                                <w:rFonts w:cstheme="minorHAnsi"/>
                                <w:bCs/>
                                <w:kern w:val="0"/>
                                <w:sz w:val="22"/>
                                <w:lang w:val="en-GB"/>
                              </w:rPr>
                              <w:t>have also been provided</w:t>
                            </w:r>
                            <w:r w:rsidRPr="00AA7DAD">
                              <w:rPr>
                                <w:rFonts w:cstheme="minorHAnsi"/>
                                <w:kern w:val="0"/>
                                <w:sz w:val="22"/>
                                <w:lang w:val="en-GB"/>
                              </w:rPr>
                              <w:t>.</w:t>
                            </w:r>
                          </w:p>
                          <w:p xmlns:w14="http://schemas.microsoft.com/office/word/2010/wordml" w:rsidRPr="00AA7DAD" w:rsidR="008A2E3E" w:rsidP="00016C60" w:rsidRDefault="008A2E3E" w14:paraId="3DE81824" w14:textId="77777777">
                            <w:pPr>
                              <w:spacing w:after="240"/>
                              <w:jc w:val="both"/>
                              <w:rPr>
                                <w:rFonts w:cstheme="minorHAnsi"/>
                                <w:kern w:val="0"/>
                                <w:sz w:val="22"/>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xmlns:w="http://schemas.openxmlformats.org/wordprocessingml/2006/main">
              <v:shape xmlns:w14="http://schemas.microsoft.com/office/word/2010/wordml" xmlns:o="urn:schemas-microsoft-com:office:office" xmlns:v="urn:schemas-microsoft-com:vml" id="Caixa de Texto 19" style="width:464.75pt;height:84.15pt;visibility:visible;mso-wrap-style:square;mso-left-percent:-10001;mso-top-percent:-10001;mso-position-horizontal:absolute;mso-position-horizontal-relative:char;mso-position-vertical:absolute;mso-position-vertical-relative:line;mso-left-percent:-10001;mso-top-percent:-10001;v-text-anchor:top" o:spid="_x0000_s1041"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" w14:anchorId="2D577BDE">
                <v:textbox>
                  <w:txbxContent>
                    <w:p w:rsidRPr="00AA7DAD" w:rsidR="008A2E3E" w:rsidP="003A3478" w:rsidRDefault="008A2E3E" w14:paraId="59774F10" w14:textId="640B62AC">
                      <w:pPr>
                        <w:spacing w:line="259" w:lineRule="auto"/>
                        <w:jc w:val="both"/>
                        <w:rPr>
                          <w:rFonts w:cstheme="minorHAnsi"/>
                          <w:kern w:val="0"/>
                          <w:sz w:val="22"/>
                          <w:lang w:val="en-GB"/>
                        </w:rPr>
                      </w:pPr>
                      <w:r w:rsidRPr="003A3478">
                        <w:rPr>
                          <w:rFonts w:cstheme="minorHAnsi"/>
                          <w:b/>
                          <w:sz w:val="22"/>
                        </w:rPr>
                        <w:t>Box</w:t>
                      </w:r>
                      <w:r w:rsidRPr="003A3478">
                        <w:rPr>
                          <w:rStyle w:val="CommentReference"/>
                          <w:rFonts w:cstheme="minorHAnsi"/>
                          <w:b/>
                          <w:sz w:val="22"/>
                          <w:szCs w:val="24"/>
                        </w:rPr>
                        <w:annotationRef/>
                      </w:r>
                      <w:r w:rsidRPr="003A3478">
                        <w:rPr>
                          <w:rFonts w:cstheme="minorHAnsi"/>
                          <w:b/>
                          <w:sz w:val="22"/>
                        </w:rPr>
                        <w:t xml:space="preserve"> 1</w:t>
                      </w:r>
                      <w:r>
                        <w:rPr>
                          <w:rFonts w:cstheme="minorHAnsi"/>
                          <w:b/>
                          <w:sz w:val="22"/>
                        </w:rPr>
                        <w:t>5</w:t>
                      </w:r>
                      <w:r w:rsidRPr="003A3478">
                        <w:rPr>
                          <w:rFonts w:cstheme="minorHAnsi"/>
                          <w:b/>
                          <w:sz w:val="22"/>
                        </w:rPr>
                        <w:t>:</w:t>
                      </w:r>
                      <w:r w:rsidRPr="003A3478">
                        <w:rPr>
                          <w:rFonts w:cstheme="minorHAnsi"/>
                          <w:sz w:val="22"/>
                        </w:rPr>
                        <w:t xml:space="preserve"> </w:t>
                      </w:r>
                      <w:r w:rsidRPr="00AA7DAD">
                        <w:rPr>
                          <w:rFonts w:cstheme="minorHAnsi"/>
                          <w:kern w:val="0"/>
                          <w:sz w:val="22"/>
                          <w:lang w:val="en-GB"/>
                        </w:rPr>
                        <w:t xml:space="preserve">The Green Economic Development Project developed by the UNDP from 2012 to 2022 has </w:t>
                      </w:r>
                      <w:r w:rsidRPr="00AA7DAD">
                        <w:rPr>
                          <w:rFonts w:cstheme="minorHAnsi"/>
                          <w:bCs/>
                          <w:kern w:val="0"/>
                          <w:sz w:val="22"/>
                          <w:lang w:val="en-GB"/>
                        </w:rPr>
                        <w:t>improved the energy efficiency</w:t>
                      </w:r>
                      <w:r w:rsidRPr="00AA7DAD">
                        <w:rPr>
                          <w:rFonts w:cstheme="minorHAnsi"/>
                          <w:kern w:val="0"/>
                          <w:sz w:val="22"/>
                          <w:lang w:val="en-GB"/>
                        </w:rPr>
                        <w:t xml:space="preserve"> of public buildings in Bosnia and Herzegovina for climate comfort. It has promoted fuel switch projects, </w:t>
                      </w:r>
                      <w:r w:rsidRPr="00AA7DAD">
                        <w:rPr>
                          <w:rFonts w:cstheme="minorHAnsi"/>
                          <w:bCs/>
                          <w:kern w:val="0"/>
                          <w:sz w:val="22"/>
                          <w:lang w:val="en-GB"/>
                        </w:rPr>
                        <w:t>automated</w:t>
                      </w:r>
                      <w:r w:rsidRPr="00AA7DAD">
                        <w:rPr>
                          <w:rFonts w:cstheme="minorHAnsi"/>
                          <w:kern w:val="0"/>
                          <w:sz w:val="22"/>
                          <w:lang w:val="en-GB"/>
                        </w:rPr>
                        <w:t xml:space="preserve"> energy consumption regulation and management of public-sector buildings, and implemented efficient public </w:t>
                      </w:r>
                      <w:r w:rsidRPr="00AA7DAD">
                        <w:rPr>
                          <w:rFonts w:cstheme="minorHAnsi"/>
                          <w:bCs/>
                          <w:kern w:val="0"/>
                          <w:sz w:val="22"/>
                          <w:lang w:val="en-GB"/>
                        </w:rPr>
                        <w:t>lighting</w:t>
                      </w:r>
                      <w:r w:rsidRPr="00AA7DAD">
                        <w:rPr>
                          <w:rFonts w:cstheme="minorHAnsi"/>
                          <w:kern w:val="0"/>
                          <w:sz w:val="22"/>
                          <w:lang w:val="en-GB"/>
                        </w:rPr>
                        <w:t xml:space="preserve">. Education and </w:t>
                      </w:r>
                      <w:r w:rsidRPr="00AA7DAD">
                        <w:rPr>
                          <w:rFonts w:cstheme="minorHAnsi"/>
                          <w:bCs/>
                          <w:kern w:val="0"/>
                          <w:sz w:val="22"/>
                          <w:lang w:val="en-GB"/>
                        </w:rPr>
                        <w:t>capacity-building</w:t>
                      </w:r>
                      <w:r w:rsidRPr="00AA7DAD">
                        <w:rPr>
                          <w:rFonts w:cstheme="minorHAnsi"/>
                          <w:kern w:val="0"/>
                          <w:sz w:val="22"/>
                          <w:lang w:val="en-GB"/>
                        </w:rPr>
                        <w:t xml:space="preserve"> on energy management of public-sector buildings for end-users </w:t>
                      </w:r>
                      <w:r w:rsidRPr="00AA7DAD">
                        <w:rPr>
                          <w:rFonts w:cstheme="minorHAnsi"/>
                          <w:bCs/>
                          <w:kern w:val="0"/>
                          <w:sz w:val="22"/>
                          <w:lang w:val="en-GB"/>
                        </w:rPr>
                        <w:t>have also been provided</w:t>
                      </w:r>
                      <w:r w:rsidRPr="00AA7DAD">
                        <w:rPr>
                          <w:rFonts w:cstheme="minorHAnsi"/>
                          <w:kern w:val="0"/>
                          <w:sz w:val="22"/>
                          <w:lang w:val="en-GB"/>
                        </w:rPr>
                        <w:t>.</w:t>
                      </w:r>
                    </w:p>
                    <w:p w:rsidRPr="00AA7DAD" w:rsidR="008A2E3E" w:rsidP="00016C60" w:rsidRDefault="008A2E3E" w14:paraId="3DE81824" w14:textId="77777777">
                      <w:pPr>
                        <w:spacing w:after="240"/>
                        <w:jc w:val="both"/>
                        <w:rPr>
                          <w:rFonts w:cstheme="minorHAnsi"/>
                          <w:kern w:val="0"/>
                          <w:sz w:val="22"/>
                          <w:lang w:val="en-GB"/>
                        </w:rPr>
                      </w:pPr>
                    </w:p>
                  </w:txbxContent>
                </v:textbox>
                <w10:anchorlock xmlns:w10="urn:schemas-microsoft-com:office:word"/>
              </v:shape>
            </w:pict>
          </mc:Fallback>
        </mc:AlternateContent>
      </w:r>
    </w:p>
    <w:p w:rsidRPr="002B64DB" w:rsidR="00DE2B7D" w:rsidP="4B930FF3" w:rsidRDefault="464CFB17" w14:paraId="675484DA" w14:textId="1F320F57">
      <w:pPr>
        <w:pStyle w:val="NormalWeb"/>
        <w:shd w:val="clear" w:color="auto" w:fill="FFFFFF" w:themeFill="background1"/>
        <w:spacing w:before="0" w:beforeAutospacing="0" w:after="240" w:afterAutospacing="0" w:line="259" w:lineRule="auto"/>
        <w:jc w:val="both"/>
        <w:rPr>
          <w:rFonts w:asciiTheme="minorHAnsi" w:hAnsiTheme="minorHAnsi" w:eastAsiaTheme="minorEastAsia" w:cstheme="minorBidi"/>
          <w:kern w:val="2"/>
          <w:sz w:val="22"/>
          <w:szCs w:val="22"/>
          <w:lang w:eastAsia="en-GB"/>
          <w14:ligatures w14:val="standardContextual"/>
        </w:rPr>
      </w:pPr>
      <w:r w:rsidRPr="4B930FF3">
        <w:rPr>
          <w:rFonts w:asciiTheme="minorHAnsi" w:hAnsiTheme="minorHAnsi" w:eastAsiaTheme="minorEastAsia" w:cstheme="minorBidi"/>
          <w:b/>
          <w:bCs/>
          <w:kern w:val="2"/>
          <w:sz w:val="22"/>
          <w:szCs w:val="22"/>
          <w14:ligatures w14:val="standardContextual"/>
        </w:rPr>
        <w:t xml:space="preserve">Optimizing the </w:t>
      </w:r>
      <w:r w:rsidRPr="4B930FF3" w:rsidR="7620F984">
        <w:rPr>
          <w:rFonts w:asciiTheme="minorHAnsi" w:hAnsiTheme="minorHAnsi" w:eastAsiaTheme="minorEastAsia" w:cstheme="minorBidi"/>
          <w:b/>
          <w:bCs/>
          <w:kern w:val="2"/>
          <w:sz w:val="22"/>
          <w:szCs w:val="22"/>
          <w14:ligatures w14:val="standardContextual"/>
        </w:rPr>
        <w:t>Water-Food-Energy Nexus</w:t>
      </w:r>
      <w:r w:rsidRPr="4B930FF3">
        <w:rPr>
          <w:rFonts w:asciiTheme="minorHAnsi" w:hAnsiTheme="minorHAnsi" w:eastAsiaTheme="minorEastAsia" w:cstheme="minorBidi"/>
          <w:b/>
          <w:bCs/>
          <w:kern w:val="2"/>
          <w:sz w:val="22"/>
          <w:szCs w:val="22"/>
          <w14:ligatures w14:val="standardContextual"/>
        </w:rPr>
        <w:t xml:space="preserve"> for Sustainability</w:t>
      </w:r>
      <w:r w:rsidRPr="4B930FF3" w:rsidR="3F8C8459">
        <w:rPr>
          <w:rFonts w:asciiTheme="minorHAnsi" w:hAnsiTheme="minorHAnsi" w:eastAsiaTheme="minorEastAsia" w:cstheme="minorBidi"/>
          <w:b/>
          <w:bCs/>
          <w:kern w:val="2"/>
          <w:sz w:val="22"/>
          <w:szCs w:val="22"/>
          <w14:ligatures w14:val="standardContextual"/>
        </w:rPr>
        <w:t>:</w:t>
      </w:r>
      <w:r w:rsidRPr="4B930FF3" w:rsidR="3F8C8459">
        <w:rPr>
          <w:rFonts w:asciiTheme="minorHAnsi" w:hAnsiTheme="minorHAnsi" w:cstheme="minorBidi"/>
          <w:sz w:val="22"/>
          <w:szCs w:val="22"/>
        </w:rPr>
        <w:t xml:space="preserve"> </w:t>
      </w:r>
      <w:r w:rsidRPr="4B930FF3" w:rsidR="12E6AF09">
        <w:rPr>
          <w:rFonts w:asciiTheme="minorHAnsi" w:hAnsiTheme="minorHAnsi" w:eastAsiaTheme="minorEastAsia" w:cstheme="minorBidi"/>
          <w:kern w:val="2"/>
          <w:sz w:val="22"/>
          <w:szCs w:val="22"/>
          <w:lang w:eastAsia="en-GB"/>
          <w14:ligatures w14:val="standardContextual"/>
        </w:rPr>
        <w:t>The growing demand for water</w:t>
      </w:r>
      <w:r w:rsidRPr="4B930FF3" w:rsidR="4E130F6E">
        <w:rPr>
          <w:rFonts w:asciiTheme="minorHAnsi" w:hAnsiTheme="minorHAnsi" w:eastAsiaTheme="minorEastAsia" w:cstheme="minorBidi"/>
          <w:kern w:val="2"/>
          <w:sz w:val="22"/>
          <w:szCs w:val="22"/>
          <w:lang w:eastAsia="en-GB"/>
          <w14:ligatures w14:val="standardContextual"/>
        </w:rPr>
        <w:t xml:space="preserve"> (SDG 6)</w:t>
      </w:r>
      <w:r w:rsidRPr="4B930FF3" w:rsidR="12E6AF09">
        <w:rPr>
          <w:rFonts w:asciiTheme="minorHAnsi" w:hAnsiTheme="minorHAnsi" w:eastAsiaTheme="minorEastAsia" w:cstheme="minorBidi"/>
          <w:kern w:val="2"/>
          <w:sz w:val="22"/>
          <w:szCs w:val="22"/>
          <w:lang w:eastAsia="en-GB"/>
          <w14:ligatures w14:val="standardContextual"/>
        </w:rPr>
        <w:t>, food</w:t>
      </w:r>
      <w:r w:rsidRPr="4B930FF3" w:rsidR="4E130F6E">
        <w:rPr>
          <w:rFonts w:asciiTheme="minorHAnsi" w:hAnsiTheme="minorHAnsi" w:eastAsiaTheme="minorEastAsia" w:cstheme="minorBidi"/>
          <w:kern w:val="2"/>
          <w:sz w:val="22"/>
          <w:szCs w:val="22"/>
          <w:lang w:eastAsia="en-GB"/>
          <w14:ligatures w14:val="standardContextual"/>
        </w:rPr>
        <w:t xml:space="preserve"> (SDG 2)</w:t>
      </w:r>
      <w:r w:rsidRPr="4B930FF3" w:rsidR="12E6AF09">
        <w:rPr>
          <w:rFonts w:asciiTheme="minorHAnsi" w:hAnsiTheme="minorHAnsi" w:eastAsiaTheme="minorEastAsia" w:cstheme="minorBidi"/>
          <w:kern w:val="2"/>
          <w:sz w:val="22"/>
          <w:szCs w:val="22"/>
          <w:lang w:eastAsia="en-GB"/>
          <w14:ligatures w14:val="standardContextual"/>
        </w:rPr>
        <w:t xml:space="preserve">, and energy </w:t>
      </w:r>
      <w:r w:rsidRPr="4B930FF3" w:rsidR="4E130F6E">
        <w:rPr>
          <w:rFonts w:asciiTheme="minorHAnsi" w:hAnsiTheme="minorHAnsi" w:eastAsiaTheme="minorEastAsia" w:cstheme="minorBidi"/>
          <w:kern w:val="2"/>
          <w:sz w:val="22"/>
          <w:szCs w:val="22"/>
          <w:lang w:eastAsia="en-GB"/>
          <w14:ligatures w14:val="standardContextual"/>
        </w:rPr>
        <w:t xml:space="preserve">(SDG 7) </w:t>
      </w:r>
      <w:r w:rsidRPr="4B930FF3" w:rsidR="12E6AF09">
        <w:rPr>
          <w:rFonts w:asciiTheme="minorHAnsi" w:hAnsiTheme="minorHAnsi" w:eastAsiaTheme="minorEastAsia" w:cstheme="minorBidi"/>
          <w:kern w:val="2"/>
          <w:sz w:val="22"/>
          <w:szCs w:val="22"/>
          <w:lang w:eastAsia="en-GB"/>
          <w14:ligatures w14:val="standardContextual"/>
        </w:rPr>
        <w:t xml:space="preserve">exerts immense pressure on this interconnected nexus. </w:t>
      </w:r>
      <w:ins w:author="Ana Rojas" w:date="2024-02-13T16:22:00Z" w:id="151">
        <w:r w:rsidRPr="4B930FF3" w:rsidR="257C9D25">
          <w:rPr>
            <w:rFonts w:asciiTheme="minorHAnsi" w:hAnsiTheme="minorHAnsi" w:eastAsiaTheme="minorEastAsia" w:cstheme="minorBidi"/>
            <w:kern w:val="2"/>
            <w:sz w:val="22"/>
            <w:szCs w:val="22"/>
            <w:lang w:eastAsia="en-GB"/>
            <w14:ligatures w14:val="standardContextual"/>
          </w:rPr>
          <w:t>F</w:t>
        </w:r>
      </w:ins>
      <w:r w:rsidRPr="4B930FF3" w:rsidR="4E130F6E">
        <w:rPr>
          <w:rFonts w:asciiTheme="minorHAnsi" w:hAnsiTheme="minorHAnsi" w:eastAsiaTheme="minorEastAsia" w:cstheme="minorBidi"/>
          <w:kern w:val="2"/>
          <w:sz w:val="22"/>
          <w:szCs w:val="22"/>
          <w:lang w:eastAsia="en-GB"/>
          <w14:ligatures w14:val="standardContextual"/>
        </w:rPr>
        <w:t xml:space="preserve">or instance, shifting dietary patterns towards water-intensive foods, coupled with an anticipated population surge to over 9 billion by 2050, necessitates a staggering 50% increase in global food production. Agriculture, a major consumer of freshwater resources, accounts for nearly 30% of global energy consumption. Integrated and efficient management of water, food, and energy presents synergistic opportunities to address these multiple challenges. Optimizing power plant operations, deploying advanced cooling systems, and embracing energy-efficient irrigation present viable solutions. Water services, acting as a cornerstone for demand-side energy management, offer opportunities for power generation and storage, with irrigation adjustments during low electricity demand periods and reduced pumping during peaks </w:t>
      </w:r>
      <w:commentRangeStart w:id="152"/>
      <w:r w:rsidRPr="4B930FF3" w:rsidR="52A4CF0B">
        <w:rPr>
          <w:rFonts w:asciiTheme="minorHAnsi" w:hAnsiTheme="minorHAnsi" w:eastAsiaTheme="minorEastAsia" w:cstheme="minorBidi"/>
          <w:kern w:val="2"/>
          <w:sz w:val="22"/>
          <w:szCs w:val="22"/>
          <w:lang w:eastAsia="en-GB"/>
          <w14:ligatures w14:val="standardContextual"/>
        </w:rPr>
        <w:t>(IEA, 2023)</w:t>
      </w:r>
      <w:commentRangeEnd w:id="152"/>
      <w:r w:rsidRPr="002B64DB" w:rsidR="002017C5">
        <w:rPr>
          <w:rFonts w:eastAsiaTheme="minorHAnsi"/>
          <w:bCs/>
          <w:kern w:val="2"/>
          <w:lang w:eastAsia="en-GB"/>
          <w14:ligatures w14:val="standardContextual"/>
        </w:rPr>
        <w:commentReference w:id="152"/>
      </w:r>
      <w:r w:rsidRPr="4B930FF3" w:rsidR="12E6AF09">
        <w:rPr>
          <w:rFonts w:asciiTheme="minorHAnsi" w:hAnsiTheme="minorHAnsi" w:eastAsiaTheme="minorEastAsia" w:cstheme="minorBidi"/>
          <w:kern w:val="2"/>
          <w:sz w:val="22"/>
          <w:szCs w:val="22"/>
          <w:lang w:eastAsia="en-GB"/>
          <w14:ligatures w14:val="standardContextual"/>
        </w:rPr>
        <w:t xml:space="preserve">. </w:t>
      </w:r>
      <w:r w:rsidRPr="4B930FF3" w:rsidR="4E130F6E">
        <w:rPr>
          <w:rFonts w:asciiTheme="minorHAnsi" w:hAnsiTheme="minorHAnsi" w:eastAsiaTheme="minorEastAsia" w:cstheme="minorBidi"/>
          <w:kern w:val="2"/>
          <w:sz w:val="22"/>
          <w:szCs w:val="22"/>
          <w:lang w:eastAsia="en-GB"/>
          <w14:ligatures w14:val="standardContextual"/>
        </w:rPr>
        <w:t>The intertwined nature of land, soil, and water systems calls for comprehensive efficiency measures across the agri-food chain. Precision irrigation guided by water providers' data and the safeguarding of ecosystems alongside agricultural and energy production are novel solutions to ensure environmental sustainability</w:t>
      </w:r>
      <w:r w:rsidRPr="4B930FF3" w:rsidR="12E6AF09">
        <w:rPr>
          <w:rFonts w:asciiTheme="minorHAnsi" w:hAnsiTheme="minorHAnsi" w:eastAsiaTheme="minorEastAsia" w:cstheme="minorBidi"/>
          <w:kern w:val="2"/>
          <w:sz w:val="22"/>
          <w:szCs w:val="22"/>
          <w:lang w:eastAsia="en-GB"/>
          <w14:ligatures w14:val="standardContextual"/>
        </w:rPr>
        <w:t xml:space="preserve"> </w:t>
      </w:r>
      <w:r w:rsidRPr="4B930FF3" w:rsidR="52A4CF0B">
        <w:rPr>
          <w:rFonts w:asciiTheme="minorHAnsi" w:hAnsiTheme="minorHAnsi" w:eastAsiaTheme="minorEastAsia" w:cstheme="minorBidi"/>
          <w:kern w:val="2"/>
          <w:sz w:val="22"/>
          <w:szCs w:val="22"/>
          <w:lang w:eastAsia="en-GB"/>
          <w14:ligatures w14:val="standardContextual"/>
        </w:rPr>
        <w:t>(</w:t>
      </w:r>
      <w:commentRangeStart w:id="153"/>
      <w:r w:rsidRPr="4B930FF3" w:rsidR="52A4CF0B">
        <w:rPr>
          <w:rFonts w:asciiTheme="minorHAnsi" w:hAnsiTheme="minorHAnsi" w:eastAsiaTheme="minorEastAsia" w:cstheme="minorBidi"/>
          <w:kern w:val="2"/>
          <w:sz w:val="22"/>
          <w:szCs w:val="22"/>
          <w:lang w:eastAsia="en-GB"/>
          <w14:ligatures w14:val="standardContextual"/>
        </w:rPr>
        <w:t>UN Water, 2023)</w:t>
      </w:r>
      <w:commentRangeEnd w:id="153"/>
      <w:r w:rsidRPr="002B64DB" w:rsidR="002017C5">
        <w:rPr>
          <w:rFonts w:eastAsiaTheme="minorHAnsi"/>
          <w:bCs/>
          <w:lang w:eastAsia="en-GB"/>
        </w:rPr>
        <w:commentReference w:id="153"/>
      </w:r>
      <w:r w:rsidRPr="4B930FF3" w:rsidR="52A4CF0B">
        <w:rPr>
          <w:rFonts w:asciiTheme="minorHAnsi" w:hAnsiTheme="minorHAnsi" w:eastAsiaTheme="minorEastAsia" w:cstheme="minorBidi"/>
          <w:kern w:val="2"/>
          <w:sz w:val="22"/>
          <w:szCs w:val="22"/>
          <w:lang w:eastAsia="en-GB"/>
          <w14:ligatures w14:val="standardContextual"/>
        </w:rPr>
        <w:t xml:space="preserve">. </w:t>
      </w:r>
      <w:r w:rsidRPr="4B930FF3" w:rsidR="72230879">
        <w:rPr>
          <w:rFonts w:asciiTheme="minorHAnsi" w:hAnsiTheme="minorHAnsi" w:eastAsiaTheme="minorEastAsia" w:cstheme="minorBidi"/>
          <w:kern w:val="2"/>
          <w:sz w:val="22"/>
          <w:szCs w:val="22"/>
          <w:lang w:eastAsia="en-GB"/>
          <w14:ligatures w14:val="standardContextual"/>
        </w:rPr>
        <w:t xml:space="preserve">Efficient cold chain solutions </w:t>
      </w:r>
      <w:r w:rsidRPr="4B930FF3" w:rsidR="4E130F6E">
        <w:rPr>
          <w:rFonts w:asciiTheme="minorHAnsi" w:hAnsiTheme="minorHAnsi" w:eastAsiaTheme="minorEastAsia" w:cstheme="minorBidi"/>
          <w:kern w:val="2"/>
          <w:sz w:val="22"/>
          <w:szCs w:val="22"/>
          <w:lang w:eastAsia="en-GB"/>
          <w14:ligatures w14:val="standardContextual"/>
        </w:rPr>
        <w:t xml:space="preserve">are also key </w:t>
      </w:r>
      <w:r w:rsidRPr="4B930FF3" w:rsidR="72230879">
        <w:rPr>
          <w:rFonts w:asciiTheme="minorHAnsi" w:hAnsiTheme="minorHAnsi" w:eastAsiaTheme="minorEastAsia" w:cstheme="minorBidi"/>
          <w:kern w:val="2"/>
          <w:sz w:val="22"/>
          <w:szCs w:val="22"/>
          <w:lang w:eastAsia="en-GB"/>
          <w14:ligatures w14:val="standardContextual"/>
        </w:rPr>
        <w:t>for supporting food security while reducing food waste (</w:t>
      </w:r>
      <w:commentRangeStart w:id="154"/>
      <w:r w:rsidRPr="4B930FF3" w:rsidR="72230879">
        <w:rPr>
          <w:rFonts w:asciiTheme="minorHAnsi" w:hAnsiTheme="minorHAnsi" w:eastAsiaTheme="minorEastAsia" w:cstheme="minorBidi"/>
          <w:kern w:val="2"/>
          <w:sz w:val="22"/>
          <w:szCs w:val="22"/>
          <w:lang w:eastAsia="en-GB"/>
          <w14:ligatures w14:val="standardContextual"/>
        </w:rPr>
        <w:t>FAO, 2021</w:t>
      </w:r>
      <w:commentRangeEnd w:id="154"/>
      <w:r w:rsidRPr="002B64DB" w:rsidR="000910FA">
        <w:rPr>
          <w:rFonts w:eastAsiaTheme="minorHAnsi"/>
          <w:bCs/>
          <w:lang w:eastAsia="en-GB"/>
        </w:rPr>
        <w:commentReference w:id="154"/>
      </w:r>
      <w:r w:rsidRPr="4B930FF3" w:rsidR="72230879">
        <w:rPr>
          <w:rFonts w:asciiTheme="minorHAnsi" w:hAnsiTheme="minorHAnsi" w:eastAsiaTheme="minorEastAsia" w:cstheme="minorBidi"/>
          <w:kern w:val="2"/>
          <w:sz w:val="22"/>
          <w:szCs w:val="22"/>
          <w:lang w:eastAsia="en-GB"/>
          <w14:ligatures w14:val="standardContextual"/>
        </w:rPr>
        <w:t xml:space="preserve">).   </w:t>
      </w:r>
    </w:p>
    <w:p w:rsidRPr="00FF4A57" w:rsidR="00682863" w:rsidP="6ED59419" w:rsidRDefault="008D6EF6" w14:paraId="7FB00D3F" w14:textId="4F0498D1">
      <w:pPr>
        <w:autoSpaceDE w:val="0"/>
        <w:autoSpaceDN w:val="0"/>
        <w:adjustRightInd w:val="0"/>
        <w:spacing w:after="240" w:line="259" w:lineRule="auto"/>
        <w:jc w:val="both"/>
        <w:rPr>
          <w:sz w:val="22"/>
          <w:szCs w:val="22"/>
        </w:rPr>
      </w:pPr>
      <w:r w:rsidRPr="6ED59419">
        <w:rPr>
          <w:b/>
          <w:bCs/>
          <w:sz w:val="22"/>
          <w:szCs w:val="22"/>
          <w:lang w:eastAsia="en-GB"/>
        </w:rPr>
        <w:t>Waste-to-</w:t>
      </w:r>
      <w:r w:rsidRPr="6ED59419" w:rsidR="0025741A">
        <w:rPr>
          <w:b/>
          <w:bCs/>
          <w:sz w:val="22"/>
          <w:szCs w:val="22"/>
          <w:lang w:eastAsia="en-GB"/>
        </w:rPr>
        <w:t xml:space="preserve">Energy </w:t>
      </w:r>
      <w:r w:rsidRPr="6ED59419">
        <w:rPr>
          <w:b/>
          <w:bCs/>
          <w:sz w:val="22"/>
          <w:szCs w:val="22"/>
          <w:lang w:eastAsia="en-GB"/>
        </w:rPr>
        <w:t>Solutions</w:t>
      </w:r>
      <w:r w:rsidRPr="6ED59419" w:rsidR="0025741A">
        <w:rPr>
          <w:b/>
          <w:bCs/>
          <w:sz w:val="22"/>
          <w:szCs w:val="22"/>
          <w:lang w:eastAsia="en-GB"/>
        </w:rPr>
        <w:t xml:space="preserve">: </w:t>
      </w:r>
      <w:r w:rsidRPr="6ED59419" w:rsidR="00B20F31">
        <w:rPr>
          <w:sz w:val="22"/>
          <w:szCs w:val="22"/>
          <w:lang w:eastAsia="en-GB"/>
        </w:rPr>
        <w:t>W</w:t>
      </w:r>
      <w:r w:rsidRPr="6ED59419" w:rsidR="00F543C7">
        <w:rPr>
          <w:sz w:val="22"/>
          <w:szCs w:val="22"/>
          <w:lang w:eastAsia="en-GB"/>
        </w:rPr>
        <w:t>aste-based energy generation not only serves as an energy-efficient solution but also aligns with multiple Sustainable Development Goals (SDGs). Connecting SDG 7.2 and 7.3, it contributes to low-impact energy generation while addressing waste reduction, resource efficiency, fostering innovation, and building resilient infrastructure</w:t>
      </w:r>
      <w:r w:rsidRPr="6ED59419" w:rsidR="002B64DB">
        <w:rPr>
          <w:sz w:val="22"/>
          <w:szCs w:val="22"/>
          <w:lang w:eastAsia="en-GB"/>
        </w:rPr>
        <w:t xml:space="preserve"> (SDG 9, 11 and 12)</w:t>
      </w:r>
      <w:r w:rsidRPr="6ED59419" w:rsidR="00F543C7">
        <w:rPr>
          <w:sz w:val="22"/>
          <w:szCs w:val="22"/>
          <w:lang w:eastAsia="en-GB"/>
        </w:rPr>
        <w:t xml:space="preserve">. Certain bioenergy forms, derived from domestic waste, </w:t>
      </w:r>
      <w:r w:rsidRPr="6ED59419" w:rsidR="002B64DB">
        <w:rPr>
          <w:sz w:val="22"/>
          <w:szCs w:val="22"/>
          <w:lang w:eastAsia="en-GB"/>
        </w:rPr>
        <w:t>avert</w:t>
      </w:r>
      <w:r w:rsidRPr="6ED59419" w:rsidR="00F543C7">
        <w:rPr>
          <w:sz w:val="22"/>
          <w:szCs w:val="22"/>
          <w:lang w:eastAsia="en-GB"/>
        </w:rPr>
        <w:t xml:space="preserve"> competition with food production </w:t>
      </w:r>
      <w:commentRangeStart w:id="155"/>
      <w:r w:rsidRPr="6ED59419" w:rsidR="0025741A">
        <w:rPr>
          <w:sz w:val="22"/>
          <w:szCs w:val="22"/>
          <w:lang w:eastAsia="en-GB"/>
        </w:rPr>
        <w:t>(ICSU, 2017)</w:t>
      </w:r>
      <w:commentRangeEnd w:id="155"/>
      <w:r>
        <w:commentReference w:id="155"/>
      </w:r>
      <w:r w:rsidRPr="6ED59419" w:rsidR="0025741A">
        <w:rPr>
          <w:sz w:val="22"/>
          <w:szCs w:val="22"/>
          <w:lang w:eastAsia="en-GB"/>
        </w:rPr>
        <w:t xml:space="preserve">. </w:t>
      </w:r>
      <w:r w:rsidRPr="6ED59419" w:rsidR="00F543C7">
        <w:rPr>
          <w:sz w:val="22"/>
          <w:szCs w:val="22"/>
          <w:lang w:eastAsia="en-GB"/>
        </w:rPr>
        <w:t xml:space="preserve">Technological advancements, particularly in wastewater management, offer synergistic opportunities. The energy latent in wastewater alone can satisfy over half of a treatment plant's electricity needs </w:t>
      </w:r>
      <w:r w:rsidRPr="6ED59419" w:rsidR="00CC12D2">
        <w:rPr>
          <w:sz w:val="22"/>
          <w:szCs w:val="22"/>
          <w:lang w:eastAsia="en-GB"/>
        </w:rPr>
        <w:t>(</w:t>
      </w:r>
      <w:commentRangeStart w:id="156"/>
      <w:r w:rsidRPr="6ED59419" w:rsidR="00CC12D2">
        <w:rPr>
          <w:sz w:val="22"/>
          <w:szCs w:val="22"/>
          <w:lang w:eastAsia="en-GB"/>
        </w:rPr>
        <w:t>IEA, 2023</w:t>
      </w:r>
      <w:commentRangeEnd w:id="156"/>
      <w:r>
        <w:commentReference w:id="156"/>
      </w:r>
      <w:r w:rsidRPr="6ED59419" w:rsidR="00CC12D2">
        <w:rPr>
          <w:sz w:val="22"/>
          <w:szCs w:val="22"/>
          <w:lang w:eastAsia="en-GB"/>
        </w:rPr>
        <w:t xml:space="preserve">). </w:t>
      </w:r>
      <w:r w:rsidRPr="6ED59419" w:rsidR="00F543C7">
        <w:rPr>
          <w:sz w:val="22"/>
          <w:szCs w:val="22"/>
          <w:lang w:eastAsia="en-GB"/>
        </w:rPr>
        <w:t xml:space="preserve">Implementing energy-efficient technologies reshapes consumption patterns, fostering responsible consumption and production while minimizing waste-associated energy consumption </w:t>
      </w:r>
      <w:commentRangeStart w:id="157"/>
      <w:r w:rsidRPr="6ED59419" w:rsidR="00682863">
        <w:rPr>
          <w:sz w:val="22"/>
          <w:szCs w:val="22"/>
          <w:lang w:eastAsia="en-GB"/>
        </w:rPr>
        <w:t>(ICSU</w:t>
      </w:r>
      <w:r w:rsidRPr="6ED59419" w:rsidR="00F543C7">
        <w:rPr>
          <w:sz w:val="22"/>
          <w:szCs w:val="22"/>
          <w:lang w:eastAsia="en-GB"/>
        </w:rPr>
        <w:t>,</w:t>
      </w:r>
      <w:r w:rsidRPr="6ED59419" w:rsidR="00682863">
        <w:rPr>
          <w:sz w:val="22"/>
          <w:szCs w:val="22"/>
          <w:lang w:eastAsia="en-GB"/>
        </w:rPr>
        <w:t xml:space="preserve"> 2017)</w:t>
      </w:r>
      <w:commentRangeEnd w:id="157"/>
      <w:r>
        <w:commentReference w:id="157"/>
      </w:r>
      <w:r w:rsidRPr="6ED59419" w:rsidR="00016C60">
        <w:rPr>
          <w:sz w:val="22"/>
          <w:szCs w:val="22"/>
          <w:lang w:eastAsia="en-GB"/>
        </w:rPr>
        <w:t xml:space="preserve">. </w:t>
      </w:r>
      <w:r w:rsidRPr="6ED59419" w:rsidR="00354105">
        <w:rPr>
          <w:sz w:val="22"/>
          <w:szCs w:val="22"/>
          <w:lang w:eastAsia="en-GB"/>
        </w:rPr>
        <w:t xml:space="preserve">The IRENA report </w:t>
      </w:r>
      <w:r w:rsidRPr="6ED59419" w:rsidR="00840640">
        <w:rPr>
          <w:sz w:val="22"/>
          <w:szCs w:val="22"/>
          <w:lang w:eastAsia="en-GB"/>
        </w:rPr>
        <w:t>underscores</w:t>
      </w:r>
      <w:r w:rsidRPr="6ED59419" w:rsidR="00354105">
        <w:rPr>
          <w:sz w:val="22"/>
          <w:szCs w:val="22"/>
          <w:lang w:eastAsia="en-GB"/>
        </w:rPr>
        <w:t xml:space="preserve"> the </w:t>
      </w:r>
      <w:r w:rsidRPr="6ED59419" w:rsidR="00840640">
        <w:rPr>
          <w:sz w:val="22"/>
          <w:szCs w:val="22"/>
          <w:lang w:eastAsia="en-GB"/>
        </w:rPr>
        <w:t>potential</w:t>
      </w:r>
      <w:r w:rsidRPr="6ED59419" w:rsidR="00354105">
        <w:rPr>
          <w:sz w:val="22"/>
          <w:szCs w:val="22"/>
          <w:lang w:eastAsia="en-GB"/>
        </w:rPr>
        <w:t xml:space="preserve"> of agricultural residue-</w:t>
      </w:r>
      <w:r w:rsidRPr="6ED59419" w:rsidR="00840640">
        <w:rPr>
          <w:sz w:val="22"/>
          <w:szCs w:val="22"/>
          <w:lang w:eastAsia="en-GB"/>
        </w:rPr>
        <w:t>based bioenergy</w:t>
      </w:r>
      <w:r w:rsidRPr="6ED59419" w:rsidR="00354105">
        <w:rPr>
          <w:sz w:val="22"/>
          <w:szCs w:val="22"/>
          <w:lang w:eastAsia="en-GB"/>
        </w:rPr>
        <w:t xml:space="preserve"> in Southeast Asia, Sub-</w:t>
      </w:r>
      <w:r w:rsidRPr="6ED59419" w:rsidR="00840640">
        <w:rPr>
          <w:sz w:val="22"/>
          <w:szCs w:val="22"/>
          <w:lang w:eastAsia="en-GB"/>
        </w:rPr>
        <w:t>Saharan</w:t>
      </w:r>
      <w:r w:rsidRPr="6ED59419" w:rsidR="00354105">
        <w:rPr>
          <w:sz w:val="22"/>
          <w:szCs w:val="22"/>
          <w:lang w:eastAsia="en-GB"/>
        </w:rPr>
        <w:t xml:space="preserve"> African and South America </w:t>
      </w:r>
      <w:commentRangeStart w:id="158"/>
      <w:r w:rsidRPr="6ED59419" w:rsidR="00682863">
        <w:rPr>
          <w:sz w:val="22"/>
          <w:szCs w:val="22"/>
          <w:lang w:eastAsia="en-GB"/>
        </w:rPr>
        <w:t>(IRENA, 2023)</w:t>
      </w:r>
      <w:r w:rsidRPr="6ED59419" w:rsidR="00354105">
        <w:rPr>
          <w:sz w:val="22"/>
          <w:szCs w:val="22"/>
          <w:lang w:eastAsia="en-GB"/>
        </w:rPr>
        <w:t>. UNDP’s project</w:t>
      </w:r>
      <w:commentRangeEnd w:id="158"/>
      <w:r>
        <w:commentReference w:id="158"/>
      </w:r>
      <w:r w:rsidRPr="6ED59419" w:rsidR="00666F97">
        <w:rPr>
          <w:sz w:val="22"/>
          <w:szCs w:val="22"/>
          <w:lang w:eastAsia="en-GB"/>
        </w:rPr>
        <w:t xml:space="preserve"> in Sri Lanka promoted the use of bioenergy </w:t>
      </w:r>
      <w:r w:rsidRPr="6ED59419" w:rsidR="00840640">
        <w:rPr>
          <w:sz w:val="22"/>
          <w:szCs w:val="22"/>
          <w:lang w:eastAsia="en-GB"/>
        </w:rPr>
        <w:t xml:space="preserve">as a waste management strategy </w:t>
      </w:r>
      <w:r w:rsidRPr="6ED59419" w:rsidR="00B20F31">
        <w:rPr>
          <w:sz w:val="22"/>
          <w:szCs w:val="22"/>
          <w:lang w:eastAsia="en-GB"/>
        </w:rPr>
        <w:t>within</w:t>
      </w:r>
      <w:r w:rsidRPr="6ED59419" w:rsidR="00840640">
        <w:rPr>
          <w:sz w:val="22"/>
          <w:szCs w:val="22"/>
          <w:lang w:eastAsia="en-GB"/>
        </w:rPr>
        <w:t xml:space="preserve"> the </w:t>
      </w:r>
      <w:proofErr w:type="spellStart"/>
      <w:r w:rsidRPr="6ED59419" w:rsidR="00840640">
        <w:rPr>
          <w:sz w:val="22"/>
          <w:szCs w:val="22"/>
          <w:lang w:eastAsia="en-GB"/>
        </w:rPr>
        <w:t>agro</w:t>
      </w:r>
      <w:proofErr w:type="spellEnd"/>
      <w:r w:rsidRPr="6ED59419" w:rsidR="00840640">
        <w:rPr>
          <w:sz w:val="22"/>
          <w:szCs w:val="22"/>
          <w:lang w:eastAsia="en-GB"/>
        </w:rPr>
        <w:t xml:space="preserve">-industry </w:t>
      </w:r>
      <w:r w:rsidRPr="6ED59419" w:rsidR="00840640">
        <w:rPr>
          <w:sz w:val="22"/>
          <w:szCs w:val="22"/>
        </w:rPr>
        <w:t>(</w:t>
      </w:r>
      <w:commentRangeStart w:id="159"/>
      <w:r w:rsidRPr="6ED59419" w:rsidR="00840640">
        <w:rPr>
          <w:b/>
          <w:bCs/>
          <w:sz w:val="22"/>
          <w:szCs w:val="22"/>
        </w:rPr>
        <w:t>Box</w:t>
      </w:r>
      <w:r w:rsidRPr="6ED59419" w:rsidR="00016C60">
        <w:rPr>
          <w:b/>
          <w:bCs/>
          <w:sz w:val="22"/>
          <w:szCs w:val="22"/>
        </w:rPr>
        <w:t xml:space="preserve"> 1</w:t>
      </w:r>
      <w:r w:rsidRPr="6ED59419" w:rsidR="00303526">
        <w:rPr>
          <w:b/>
          <w:bCs/>
          <w:sz w:val="22"/>
          <w:szCs w:val="22"/>
        </w:rPr>
        <w:t>6</w:t>
      </w:r>
      <w:commentRangeEnd w:id="159"/>
      <w:r>
        <w:commentReference w:id="159"/>
      </w:r>
      <w:r w:rsidRPr="6ED59419" w:rsidR="00840640">
        <w:rPr>
          <w:sz w:val="22"/>
          <w:szCs w:val="22"/>
        </w:rPr>
        <w:t>).</w:t>
      </w:r>
    </w:p>
    <w:p w:rsidRPr="00FF4A57" w:rsidR="00016C60" w:rsidP="00FF4A57" w:rsidRDefault="00016C60" w14:paraId="12A73502" w14:textId="23225151">
      <w:pPr>
        <w:autoSpaceDE w:val="0"/>
        <w:autoSpaceDN w:val="0"/>
        <w:adjustRightInd w:val="0"/>
        <w:spacing w:after="240" w:line="259" w:lineRule="auto"/>
        <w:jc w:val="both"/>
        <w:rPr>
          <w:rFonts w:cstheme="minorHAnsi"/>
          <w:kern w:val="0"/>
          <w:sz w:val="22"/>
          <w:szCs w:val="22"/>
        </w:rPr>
      </w:pPr>
      <w:r w:rsidRPr="00FF4A57">
        <w:rPr>
          <w:rFonts w:cstheme="minorHAnsi"/>
          <w:noProof/>
          <w:sz w:val="22"/>
          <w:szCs w:val="22"/>
        </w:rPr>
        <w:lastRenderedPageBreak/>
        <mc:AlternateContent>
          <mc:Choice Requires="wps">
            <w:drawing>
              <wp:inline distT="0" distB="0" distL="0" distR="0" wp14:anchorId="50CF0966" wp14:editId="624C7772">
                <wp:extent cx="5902036" cy="1258785"/>
                <wp:effectExtent l="0" t="0" r="3810" b="0"/>
                <wp:docPr id="20" name="Caixa de Texto 20"/>
                <wp:cNvGraphicFramePr/>
                <a:graphic xmlns:a="http://schemas.openxmlformats.org/drawingml/2006/main">
                  <a:graphicData uri="http://schemas.microsoft.com/office/word/2010/wordprocessingShape">
                    <wps:wsp>
                      <wps:cNvSpPr txBox="1"/>
                      <wps:spPr>
                        <a:xfrm>
                          <a:off x="0" y="0"/>
                          <a:ext cx="5902036" cy="1258785"/>
                        </a:xfrm>
                        <a:prstGeom prst="rect">
                          <a:avLst/>
                        </a:prstGeom>
                        <a:solidFill>
                          <a:schemeClr val="accent6">
                            <a:lumMod val="20000"/>
                            <a:lumOff val="80000"/>
                          </a:schemeClr>
                        </a:solidFill>
                        <a:ln w="6350">
                          <a:noFill/>
                        </a:ln>
                      </wps:spPr>
                      <wps:txbx>
                        <w:txbxContent>
                          <w:p w:rsidRPr="003A3478" w:rsidR="008A2E3E" w:rsidP="003A3478" w:rsidRDefault="008A2E3E" w14:paraId="33A95BBA" w14:textId="2F88802E">
                            <w:pPr>
                              <w:spacing w:after="240" w:line="259" w:lineRule="auto"/>
                              <w:jc w:val="both"/>
                              <w:rPr>
                                <w:sz w:val="22"/>
                              </w:rPr>
                            </w:pPr>
                            <w:r w:rsidRPr="003A3478">
                              <w:rPr>
                                <w:rFonts w:cstheme="minorHAnsi"/>
                                <w:b/>
                                <w:sz w:val="22"/>
                              </w:rPr>
                              <w:t>Box</w:t>
                            </w:r>
                            <w:r w:rsidRPr="003A3478">
                              <w:rPr>
                                <w:b/>
                                <w:sz w:val="22"/>
                              </w:rPr>
                              <w:annotationRef/>
                            </w:r>
                            <w:r w:rsidRPr="003A3478">
                              <w:rPr>
                                <w:rFonts w:cstheme="minorHAnsi"/>
                                <w:b/>
                                <w:sz w:val="22"/>
                              </w:rPr>
                              <w:t xml:space="preserve"> 1</w:t>
                            </w:r>
                            <w:r>
                              <w:rPr>
                                <w:rFonts w:cstheme="minorHAnsi"/>
                                <w:b/>
                                <w:sz w:val="22"/>
                              </w:rPr>
                              <w:t>6</w:t>
                            </w:r>
                            <w:r w:rsidRPr="003A3478">
                              <w:rPr>
                                <w:rFonts w:cstheme="minorHAnsi"/>
                                <w:b/>
                                <w:sz w:val="22"/>
                              </w:rPr>
                              <w:t xml:space="preserve">: </w:t>
                            </w:r>
                            <w:r w:rsidRPr="002B64DB">
                              <w:rPr>
                                <w:rFonts w:cstheme="minorHAnsi"/>
                                <w:sz w:val="22"/>
                              </w:rPr>
                              <w:t xml:space="preserve">The UNDP's project in Sri Lanka, spanning 2019 to 2023, targets sustainable energy use in the </w:t>
                            </w:r>
                            <w:proofErr w:type="spellStart"/>
                            <w:r w:rsidRPr="002B64DB">
                              <w:rPr>
                                <w:rFonts w:cstheme="minorHAnsi"/>
                                <w:sz w:val="22"/>
                              </w:rPr>
                              <w:t>Agro</w:t>
                            </w:r>
                            <w:proofErr w:type="spellEnd"/>
                            <w:r w:rsidRPr="002B64DB">
                              <w:rPr>
                                <w:rFonts w:cstheme="minorHAnsi"/>
                                <w:sz w:val="22"/>
                              </w:rPr>
                              <w:t xml:space="preserve">-Industry to cut emissions and boost savings. Focused on solar energy and biogas, the project exemplifies a South-South cooperation led by China. It aims to build capacity, transfer technology, and apply innovative waste-to-energy solutions, including </w:t>
                            </w:r>
                            <w:r w:rsidRPr="002B64DB">
                              <w:rPr>
                                <w:rFonts w:cstheme="minorHAnsi"/>
                                <w:bCs/>
                                <w:sz w:val="22"/>
                              </w:rPr>
                              <w:t>converting slurry into organic fertilizer</w:t>
                            </w:r>
                            <w:r w:rsidRPr="002B64DB">
                              <w:rPr>
                                <w:rFonts w:cstheme="minorHAnsi"/>
                                <w:sz w:val="22"/>
                              </w:rPr>
                              <w:t>. By showcasing energy-efficient applications, waste management, and productivity gains, the project benefits from China's expertise, fostering capacity development in partner countries.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ixa de Texto 20" style="width:464.75pt;height:99.1pt;visibility:visible;mso-wrap-style:square;mso-left-percent:-10001;mso-top-percent:-10001;mso-position-horizontal:absolute;mso-position-horizontal-relative:char;mso-position-vertical:absolute;mso-position-vertical-relative:line;mso-left-percent:-10001;mso-top-percent:-10001;v-text-anchor:top" o:spid="_x0000_s1042"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" w14:anchorId="50CF0966">
                <v:textbox>
                  <w:txbxContent>
                    <w:p w:rsidRPr="003A3478" w:rsidR="008A2E3E" w:rsidP="003A3478" w:rsidRDefault="008A2E3E" w14:paraId="33A95BBA" w14:textId="2F88802E">
                      <w:pPr>
                        <w:spacing w:after="240" w:line="259" w:lineRule="auto"/>
                        <w:jc w:val="both"/>
                        <w:rPr>
                          <w:sz w:val="22"/>
                        </w:rPr>
                      </w:pPr>
                      <w:r w:rsidRPr="003A3478">
                        <w:rPr>
                          <w:rFonts w:cstheme="minorHAnsi"/>
                          <w:b/>
                          <w:sz w:val="22"/>
                        </w:rPr>
                        <w:t>Box</w:t>
                      </w:r>
                      <w:r w:rsidRPr="003A3478">
                        <w:rPr>
                          <w:b/>
                          <w:sz w:val="22"/>
                        </w:rPr>
                        <w:annotationRef/>
                      </w:r>
                      <w:r w:rsidRPr="003A3478">
                        <w:rPr>
                          <w:rFonts w:cstheme="minorHAnsi"/>
                          <w:b/>
                          <w:sz w:val="22"/>
                        </w:rPr>
                        <w:t xml:space="preserve"> 1</w:t>
                      </w:r>
                      <w:r>
                        <w:rPr>
                          <w:rFonts w:cstheme="minorHAnsi"/>
                          <w:b/>
                          <w:sz w:val="22"/>
                        </w:rPr>
                        <w:t>6</w:t>
                      </w:r>
                      <w:r w:rsidRPr="003A3478">
                        <w:rPr>
                          <w:rFonts w:cstheme="minorHAnsi"/>
                          <w:b/>
                          <w:sz w:val="22"/>
                        </w:rPr>
                        <w:t xml:space="preserve">: </w:t>
                      </w:r>
                      <w:r w:rsidRPr="002B64DB">
                        <w:rPr>
                          <w:rFonts w:cstheme="minorHAnsi"/>
                          <w:sz w:val="22"/>
                        </w:rPr>
                        <w:t xml:space="preserve">The UNDP's project in Sri Lanka, spanning 2019 to 2023, targets sustainable energy use in the </w:t>
                      </w:r>
                      <w:proofErr w:type="spellStart"/>
                      <w:r w:rsidRPr="002B64DB">
                        <w:rPr>
                          <w:rFonts w:cstheme="minorHAnsi"/>
                          <w:sz w:val="22"/>
                        </w:rPr>
                        <w:t>Agro</w:t>
                      </w:r>
                      <w:proofErr w:type="spellEnd"/>
                      <w:r w:rsidRPr="002B64DB">
                        <w:rPr>
                          <w:rFonts w:cstheme="minorHAnsi"/>
                          <w:sz w:val="22"/>
                        </w:rPr>
                        <w:t xml:space="preserve">-Industry to cut emissions and boost savings. Focused on solar energy and biogas, the project exemplifies a South-South cooperation led by China. It aims to build capacity, transfer technology, and apply innovative waste-to-energy solutions, including </w:t>
                      </w:r>
                      <w:r w:rsidRPr="002B64DB">
                        <w:rPr>
                          <w:rFonts w:cstheme="minorHAnsi"/>
                          <w:bCs/>
                          <w:sz w:val="22"/>
                        </w:rPr>
                        <w:t>converting slurry into organic fertilizer</w:t>
                      </w:r>
                      <w:r w:rsidRPr="002B64DB">
                        <w:rPr>
                          <w:rFonts w:cstheme="minorHAnsi"/>
                          <w:sz w:val="22"/>
                        </w:rPr>
                        <w:t>. By showcasing energy-efficient applications, waste management, and productivity gains, the project benefits from China's expertise, fostering capacity development in partner countries.</w:t>
                      </w:r>
                    </w:p>
                  </w:txbxContent>
                </v:textbox>
                <w10:anchorlock/>
              </v:shape>
            </w:pict>
          </mc:Fallback>
        </mc:AlternateContent>
      </w:r>
    </w:p>
    <w:p w:rsidRPr="00FF4A57" w:rsidR="00ED1C4C" w:rsidP="00ED1C4C" w:rsidRDefault="00ED1C4C" w14:paraId="1C618953" w14:textId="464C05C2">
      <w:pPr>
        <w:autoSpaceDE w:val="0"/>
        <w:autoSpaceDN w:val="0"/>
        <w:adjustRightInd w:val="0"/>
        <w:spacing w:after="240" w:line="259" w:lineRule="auto"/>
        <w:jc w:val="both"/>
        <w:rPr>
          <w:rFonts w:cstheme="minorHAnsi"/>
          <w:bCs/>
          <w:sz w:val="22"/>
          <w:szCs w:val="22"/>
          <w:lang w:eastAsia="en-GB"/>
        </w:rPr>
      </w:pPr>
      <w:r w:rsidRPr="00FF4A57">
        <w:rPr>
          <w:rFonts w:cstheme="minorHAnsi"/>
          <w:b/>
          <w:bCs/>
          <w:sz w:val="22"/>
          <w:szCs w:val="22"/>
          <w:lang w:eastAsia="en-GB"/>
        </w:rPr>
        <w:t xml:space="preserve">Digitalization for </w:t>
      </w:r>
      <w:r>
        <w:rPr>
          <w:rFonts w:cstheme="minorHAnsi"/>
          <w:b/>
          <w:bCs/>
          <w:sz w:val="22"/>
          <w:szCs w:val="22"/>
          <w:lang w:eastAsia="en-GB"/>
        </w:rPr>
        <w:t>E</w:t>
      </w:r>
      <w:r w:rsidRPr="00FF4A57">
        <w:rPr>
          <w:rFonts w:cstheme="minorHAnsi"/>
          <w:b/>
          <w:bCs/>
          <w:sz w:val="22"/>
          <w:szCs w:val="22"/>
          <w:lang w:eastAsia="en-GB"/>
        </w:rPr>
        <w:t>fficien</w:t>
      </w:r>
      <w:r>
        <w:rPr>
          <w:rFonts w:cstheme="minorHAnsi"/>
          <w:b/>
          <w:bCs/>
          <w:sz w:val="22"/>
          <w:szCs w:val="22"/>
          <w:lang w:eastAsia="en-GB"/>
        </w:rPr>
        <w:t>cy</w:t>
      </w:r>
      <w:r w:rsidRPr="00FF4A57">
        <w:rPr>
          <w:rFonts w:cstheme="minorHAnsi"/>
          <w:b/>
          <w:bCs/>
          <w:sz w:val="22"/>
          <w:szCs w:val="22"/>
          <w:lang w:eastAsia="en-GB"/>
        </w:rPr>
        <w:t xml:space="preserve">: </w:t>
      </w:r>
      <w:r w:rsidRPr="00FF4A57">
        <w:rPr>
          <w:rFonts w:cstheme="minorHAnsi"/>
          <w:bCs/>
          <w:sz w:val="22"/>
          <w:szCs w:val="22"/>
          <w:lang w:eastAsia="en-GB"/>
        </w:rPr>
        <w:t>Integrating digital solutions with energy infrastructure creates synergies, enabling increased efficiency and productivity</w:t>
      </w:r>
      <w:r>
        <w:rPr>
          <w:rFonts w:cstheme="minorHAnsi"/>
          <w:bCs/>
          <w:sz w:val="22"/>
          <w:szCs w:val="22"/>
          <w:lang w:eastAsia="en-GB"/>
        </w:rPr>
        <w:t xml:space="preserve"> (SDG 9, 11, 12)</w:t>
      </w:r>
      <w:r w:rsidRPr="00FF4A57">
        <w:rPr>
          <w:rFonts w:cstheme="minorHAnsi"/>
          <w:bCs/>
          <w:sz w:val="22"/>
          <w:szCs w:val="22"/>
          <w:lang w:eastAsia="en-GB"/>
        </w:rPr>
        <w:t>. Fourth Industrial Revolution technologies, like real-time analytics, significantly enhance energy efficiency and reduce waste across various channels</w:t>
      </w:r>
      <w:r>
        <w:rPr>
          <w:rFonts w:cstheme="minorHAnsi"/>
          <w:bCs/>
          <w:sz w:val="22"/>
          <w:szCs w:val="22"/>
          <w:lang w:eastAsia="en-GB"/>
        </w:rPr>
        <w:t xml:space="preserve"> </w:t>
      </w:r>
      <w:r w:rsidRPr="00FF4A57">
        <w:rPr>
          <w:rFonts w:cstheme="minorHAnsi"/>
          <w:bCs/>
          <w:sz w:val="22"/>
          <w:szCs w:val="22"/>
          <w:lang w:eastAsia="en-GB"/>
        </w:rPr>
        <w:t>(</w:t>
      </w:r>
      <w:commentRangeStart w:id="160"/>
      <w:r w:rsidRPr="00FF4A57">
        <w:rPr>
          <w:rFonts w:cstheme="minorHAnsi"/>
          <w:bCs/>
          <w:sz w:val="22"/>
          <w:szCs w:val="22"/>
          <w:lang w:eastAsia="en-GB"/>
        </w:rPr>
        <w:t>UNDP, 2018</w:t>
      </w:r>
      <w:commentRangeEnd w:id="160"/>
      <w:r w:rsidRPr="00FF4A57">
        <w:rPr>
          <w:rFonts w:cstheme="minorHAnsi"/>
          <w:bCs/>
          <w:sz w:val="22"/>
          <w:szCs w:val="22"/>
          <w:lang w:eastAsia="en-GB"/>
        </w:rPr>
        <w:commentReference w:id="160"/>
      </w:r>
      <w:r w:rsidRPr="00FF4A57">
        <w:rPr>
          <w:rFonts w:cstheme="minorHAnsi"/>
          <w:bCs/>
          <w:sz w:val="22"/>
          <w:szCs w:val="22"/>
          <w:lang w:eastAsia="en-GB"/>
        </w:rPr>
        <w:t>). Developing nations have immense potential to adopt Industry 4.0 in manufacturing, employing smart production tools like sensors and A</w:t>
      </w:r>
      <w:r>
        <w:rPr>
          <w:rFonts w:cstheme="minorHAnsi"/>
          <w:bCs/>
          <w:sz w:val="22"/>
          <w:szCs w:val="22"/>
          <w:lang w:eastAsia="en-GB"/>
        </w:rPr>
        <w:t>rtificial Intelligences (A</w:t>
      </w:r>
      <w:r w:rsidRPr="00FF4A57">
        <w:rPr>
          <w:rFonts w:cstheme="minorHAnsi"/>
          <w:bCs/>
          <w:sz w:val="22"/>
          <w:szCs w:val="22"/>
          <w:lang w:eastAsia="en-GB"/>
        </w:rPr>
        <w:t>I</w:t>
      </w:r>
      <w:r>
        <w:rPr>
          <w:rFonts w:cstheme="minorHAnsi"/>
          <w:bCs/>
          <w:sz w:val="22"/>
          <w:szCs w:val="22"/>
          <w:lang w:eastAsia="en-GB"/>
        </w:rPr>
        <w:t>)</w:t>
      </w:r>
      <w:r w:rsidRPr="00FF4A57">
        <w:rPr>
          <w:rFonts w:cstheme="minorHAnsi"/>
          <w:bCs/>
          <w:sz w:val="22"/>
          <w:szCs w:val="22"/>
          <w:lang w:eastAsia="en-GB"/>
        </w:rPr>
        <w:t xml:space="preserve"> to enhance productivity and minimize environmental impact (</w:t>
      </w:r>
      <w:commentRangeStart w:id="161"/>
      <w:r w:rsidRPr="00FF4A57">
        <w:rPr>
          <w:rFonts w:cstheme="minorHAnsi"/>
          <w:bCs/>
          <w:sz w:val="22"/>
          <w:szCs w:val="22"/>
          <w:lang w:eastAsia="en-GB"/>
        </w:rPr>
        <w:t>UN, 2022</w:t>
      </w:r>
      <w:commentRangeEnd w:id="161"/>
      <w:r w:rsidRPr="00FF4A57">
        <w:rPr>
          <w:rFonts w:cstheme="minorHAnsi"/>
          <w:bCs/>
          <w:sz w:val="22"/>
          <w:szCs w:val="22"/>
          <w:lang w:eastAsia="en-GB"/>
        </w:rPr>
        <w:commentReference w:id="161"/>
      </w:r>
      <w:r w:rsidRPr="00FF4A57">
        <w:rPr>
          <w:rFonts w:cstheme="minorHAnsi"/>
          <w:bCs/>
          <w:sz w:val="22"/>
          <w:szCs w:val="22"/>
          <w:lang w:eastAsia="en-GB"/>
        </w:rPr>
        <w:t xml:space="preserve">). Agriculture 4.0 </w:t>
      </w:r>
      <w:r>
        <w:rPr>
          <w:rFonts w:cstheme="minorHAnsi"/>
          <w:bCs/>
          <w:sz w:val="22"/>
          <w:szCs w:val="22"/>
          <w:lang w:eastAsia="en-GB"/>
        </w:rPr>
        <w:t xml:space="preserve">is also emerging </w:t>
      </w:r>
      <w:r w:rsidRPr="00FF4A57">
        <w:rPr>
          <w:rFonts w:cstheme="minorHAnsi"/>
          <w:bCs/>
          <w:sz w:val="22"/>
          <w:szCs w:val="22"/>
          <w:lang w:eastAsia="en-GB"/>
        </w:rPr>
        <w:t xml:space="preserve">for enhanced farming practices. </w:t>
      </w:r>
      <w:r>
        <w:rPr>
          <w:rFonts w:cstheme="minorHAnsi"/>
          <w:bCs/>
          <w:sz w:val="22"/>
          <w:szCs w:val="22"/>
          <w:lang w:eastAsia="en-GB"/>
        </w:rPr>
        <w:t>A</w:t>
      </w:r>
      <w:r w:rsidRPr="00FF4A57">
        <w:rPr>
          <w:rFonts w:cstheme="minorHAnsi"/>
          <w:bCs/>
          <w:sz w:val="22"/>
          <w:szCs w:val="22"/>
          <w:lang w:eastAsia="en-GB"/>
        </w:rPr>
        <w:t>gricultural automation trends include creating specialized equipment for farming tasks and converting standard machinery into autonomous systems (</w:t>
      </w:r>
      <w:commentRangeStart w:id="162"/>
      <w:r w:rsidRPr="00FF4A57">
        <w:rPr>
          <w:rFonts w:cstheme="minorHAnsi"/>
          <w:bCs/>
          <w:sz w:val="22"/>
          <w:szCs w:val="22"/>
          <w:lang w:eastAsia="en-GB"/>
        </w:rPr>
        <w:t>FAO, 2020</w:t>
      </w:r>
      <w:commentRangeEnd w:id="162"/>
      <w:r w:rsidRPr="00FF4A57">
        <w:rPr>
          <w:rFonts w:cstheme="minorHAnsi"/>
          <w:bCs/>
          <w:sz w:val="22"/>
          <w:szCs w:val="22"/>
          <w:lang w:eastAsia="en-GB"/>
        </w:rPr>
        <w:commentReference w:id="162"/>
      </w:r>
      <w:r w:rsidRPr="00FF4A57">
        <w:rPr>
          <w:rFonts w:cstheme="minorHAnsi"/>
          <w:bCs/>
          <w:sz w:val="22"/>
          <w:szCs w:val="22"/>
          <w:lang w:eastAsia="en-GB"/>
        </w:rPr>
        <w:t>). Smart cities and grids, driven by digital tech, optimize urban infrastructure and energy networks. UNDP-supported projects in places like Mauritius introduce smart grid solutions that automate responses to outages and improve reliability and power quality. In Bosnia and Herzegovina, digital tech monitors and reduces building power consumption, critical for emissions reduction. Tracking energy use and emissions in 75% of buildings aids in efficient planning and disaster mitigation (</w:t>
      </w:r>
      <w:r w:rsidRPr="00FF4A57">
        <w:rPr>
          <w:rFonts w:cstheme="minorHAnsi"/>
          <w:b/>
          <w:bCs/>
          <w:sz w:val="22"/>
          <w:szCs w:val="22"/>
          <w:lang w:eastAsia="en-GB"/>
        </w:rPr>
        <w:t>Box 1</w:t>
      </w:r>
      <w:r w:rsidR="00303526">
        <w:rPr>
          <w:rFonts w:cstheme="minorHAnsi"/>
          <w:b/>
          <w:bCs/>
          <w:sz w:val="22"/>
          <w:szCs w:val="22"/>
          <w:lang w:eastAsia="en-GB"/>
        </w:rPr>
        <w:t>5</w:t>
      </w:r>
      <w:r w:rsidRPr="00FF4A57">
        <w:rPr>
          <w:rFonts w:cstheme="minorHAnsi"/>
          <w:bCs/>
          <w:sz w:val="22"/>
          <w:szCs w:val="22"/>
          <w:lang w:eastAsia="en-GB"/>
        </w:rPr>
        <w:t>) (</w:t>
      </w:r>
      <w:commentRangeStart w:id="163"/>
      <w:r w:rsidRPr="00FF4A57">
        <w:rPr>
          <w:rFonts w:cstheme="minorHAnsi"/>
          <w:bCs/>
          <w:sz w:val="22"/>
          <w:szCs w:val="22"/>
          <w:lang w:eastAsia="en-GB"/>
        </w:rPr>
        <w:t>UNDP, 2023</w:t>
      </w:r>
      <w:commentRangeEnd w:id="163"/>
      <w:r w:rsidRPr="00FF4A57">
        <w:rPr>
          <w:rFonts w:cstheme="minorHAnsi"/>
          <w:bCs/>
          <w:sz w:val="22"/>
          <w:szCs w:val="22"/>
          <w:lang w:eastAsia="en-GB"/>
        </w:rPr>
        <w:commentReference w:id="163"/>
      </w:r>
      <w:r w:rsidRPr="00FF4A57">
        <w:rPr>
          <w:rFonts w:cstheme="minorHAnsi"/>
          <w:bCs/>
          <w:sz w:val="22"/>
          <w:szCs w:val="22"/>
          <w:lang w:eastAsia="en-GB"/>
        </w:rPr>
        <w:t>).</w:t>
      </w:r>
    </w:p>
    <w:p w:rsidRPr="00FF4A57" w:rsidR="005F4E00" w:rsidP="00FF4A57" w:rsidRDefault="005F4E00" w14:paraId="5A75D1E6" w14:textId="70EF8D7F">
      <w:pPr>
        <w:autoSpaceDE w:val="0"/>
        <w:autoSpaceDN w:val="0"/>
        <w:adjustRightInd w:val="0"/>
        <w:spacing w:after="240" w:line="259" w:lineRule="auto"/>
        <w:jc w:val="both"/>
        <w:rPr>
          <w:rFonts w:cstheme="minorHAnsi"/>
          <w:sz w:val="22"/>
          <w:szCs w:val="22"/>
        </w:rPr>
      </w:pPr>
    </w:p>
    <w:p w:rsidRPr="00FF4A57" w:rsidR="00B1121C" w:rsidP="44B7E274" w:rsidRDefault="00432D2C" w14:paraId="42D5946C" w14:textId="21085723">
      <w:pPr>
        <w:pStyle w:val="Heading4"/>
        <w:numPr>
          <w:ilvl w:val="2"/>
          <w:numId w:val="8"/>
        </w:numPr>
        <w:spacing w:after="240" w:line="259" w:lineRule="auto"/>
        <w:jc w:val="both"/>
        <w:rPr>
          <w:rFonts w:asciiTheme="minorHAnsi" w:hAnsiTheme="minorHAnsi" w:cstheme="minorBidi"/>
          <w:sz w:val="22"/>
          <w:szCs w:val="22"/>
        </w:rPr>
      </w:pPr>
      <w:bookmarkStart w:name="_Toc138907089" w:id="164"/>
      <w:r w:rsidRPr="44B7E274">
        <w:rPr>
          <w:rFonts w:asciiTheme="minorHAnsi" w:hAnsiTheme="minorHAnsi" w:cstheme="minorBidi"/>
          <w:sz w:val="22"/>
          <w:szCs w:val="22"/>
        </w:rPr>
        <w:t xml:space="preserve">Developing Informed Strategies for Energy Efficiency </w:t>
      </w:r>
      <w:r w:rsidRPr="44B7E274" w:rsidR="00B1121C">
        <w:rPr>
          <w:rFonts w:asciiTheme="minorHAnsi" w:hAnsiTheme="minorHAnsi" w:cstheme="minorBidi"/>
          <w:sz w:val="22"/>
          <w:szCs w:val="22"/>
        </w:rPr>
        <w:t>Trade-off</w:t>
      </w:r>
      <w:r w:rsidRPr="44B7E274">
        <w:rPr>
          <w:rFonts w:asciiTheme="minorHAnsi" w:hAnsiTheme="minorHAnsi" w:cstheme="minorBidi"/>
          <w:sz w:val="22"/>
          <w:szCs w:val="22"/>
        </w:rPr>
        <w:t>s</w:t>
      </w:r>
      <w:bookmarkEnd w:id="164"/>
      <w:r w:rsidRPr="44B7E274">
        <w:rPr>
          <w:rFonts w:asciiTheme="minorHAnsi" w:hAnsiTheme="minorHAnsi" w:cstheme="minorBidi"/>
          <w:sz w:val="22"/>
          <w:szCs w:val="22"/>
        </w:rPr>
        <w:t xml:space="preserve"> </w:t>
      </w:r>
    </w:p>
    <w:p w:rsidRPr="00FF4A57" w:rsidR="004E1735" w:rsidP="00FF4A57" w:rsidRDefault="004E1735" w14:paraId="66AF4D2B" w14:textId="5715A9A1">
      <w:pPr>
        <w:autoSpaceDE w:val="0"/>
        <w:autoSpaceDN w:val="0"/>
        <w:adjustRightInd w:val="0"/>
        <w:spacing w:after="240" w:line="259" w:lineRule="auto"/>
        <w:jc w:val="both"/>
        <w:rPr>
          <w:rFonts w:cstheme="minorHAnsi"/>
          <w:bCs/>
          <w:sz w:val="22"/>
          <w:szCs w:val="22"/>
          <w:lang w:eastAsia="en-GB"/>
        </w:rPr>
      </w:pPr>
      <w:r w:rsidRPr="00FF4A57">
        <w:rPr>
          <w:rFonts w:cstheme="minorHAnsi"/>
          <w:b/>
          <w:bCs/>
          <w:sz w:val="22"/>
          <w:szCs w:val="22"/>
          <w:lang w:eastAsia="en-GB"/>
        </w:rPr>
        <w:t xml:space="preserve">Mitigating </w:t>
      </w:r>
      <w:r w:rsidRPr="00FF4A57" w:rsidR="00573C35">
        <w:rPr>
          <w:rFonts w:cstheme="minorHAnsi"/>
          <w:b/>
          <w:bCs/>
          <w:sz w:val="22"/>
          <w:szCs w:val="22"/>
          <w:lang w:eastAsia="en-GB"/>
        </w:rPr>
        <w:t xml:space="preserve">Development </w:t>
      </w:r>
      <w:r w:rsidRPr="00FF4A57">
        <w:rPr>
          <w:rFonts w:cstheme="minorHAnsi"/>
          <w:b/>
          <w:bCs/>
          <w:sz w:val="22"/>
          <w:szCs w:val="22"/>
          <w:lang w:eastAsia="en-GB"/>
        </w:rPr>
        <w:t>Degrowth</w:t>
      </w:r>
      <w:r w:rsidRPr="00FF4A57" w:rsidR="005C192C">
        <w:rPr>
          <w:rFonts w:cstheme="minorHAnsi"/>
          <w:b/>
          <w:bCs/>
          <w:sz w:val="22"/>
          <w:szCs w:val="22"/>
          <w:lang w:eastAsia="en-GB"/>
        </w:rPr>
        <w:t xml:space="preserve">: </w:t>
      </w:r>
      <w:r w:rsidRPr="00FF4A57" w:rsidR="00573C35">
        <w:rPr>
          <w:rFonts w:cstheme="minorHAnsi"/>
          <w:bCs/>
          <w:sz w:val="22"/>
          <w:szCs w:val="22"/>
          <w:lang w:eastAsia="en-GB"/>
        </w:rPr>
        <w:t xml:space="preserve">Mitigating industrial degrowth in developing nations while pursuing SDG 7.3 involves a delicate balance. Prioritizing energy efficiency must not impede industrial progress but rather encourage sustainable </w:t>
      </w:r>
      <w:r w:rsidRPr="00FF4A57" w:rsidR="005C192C">
        <w:rPr>
          <w:rFonts w:cstheme="minorHAnsi"/>
          <w:bCs/>
          <w:sz w:val="22"/>
          <w:szCs w:val="22"/>
          <w:lang w:eastAsia="en-GB"/>
        </w:rPr>
        <w:t xml:space="preserve">development and </w:t>
      </w:r>
      <w:r w:rsidRPr="00FF4A57" w:rsidR="00573C35">
        <w:rPr>
          <w:rFonts w:cstheme="minorHAnsi"/>
          <w:bCs/>
          <w:sz w:val="22"/>
          <w:szCs w:val="22"/>
          <w:lang w:eastAsia="en-GB"/>
        </w:rPr>
        <w:t xml:space="preserve">industrialization. Concerns arise around the early retirement of fossil energy infrastructure, where policies like carbon pricing can aid innovation and compliance in the industrial sector (SDG 9) </w:t>
      </w:r>
      <w:commentRangeStart w:id="165"/>
      <w:r w:rsidRPr="00FF4A57" w:rsidR="00573C35">
        <w:rPr>
          <w:rFonts w:cstheme="minorHAnsi"/>
          <w:bCs/>
          <w:sz w:val="22"/>
          <w:szCs w:val="22"/>
          <w:lang w:eastAsia="en-GB"/>
        </w:rPr>
        <w:t>(ICSU, 2017)</w:t>
      </w:r>
      <w:commentRangeEnd w:id="165"/>
      <w:r w:rsidRPr="00FF4A57" w:rsidR="00573C35">
        <w:rPr>
          <w:rFonts w:cstheme="minorHAnsi"/>
          <w:bCs/>
          <w:sz w:val="22"/>
          <w:szCs w:val="22"/>
          <w:lang w:eastAsia="en-GB"/>
        </w:rPr>
        <w:commentReference w:id="165"/>
      </w:r>
      <w:r w:rsidRPr="00FF4A57" w:rsidR="00573C35">
        <w:rPr>
          <w:rFonts w:cstheme="minorHAnsi"/>
          <w:bCs/>
          <w:sz w:val="22"/>
          <w:szCs w:val="22"/>
          <w:lang w:eastAsia="en-GB"/>
        </w:rPr>
        <w:t xml:space="preserve">. </w:t>
      </w:r>
      <w:r w:rsidRPr="00FF4A57" w:rsidR="005C192C">
        <w:rPr>
          <w:rFonts w:cstheme="minorHAnsi"/>
          <w:bCs/>
          <w:sz w:val="22"/>
          <w:szCs w:val="22"/>
          <w:lang w:eastAsia="en-GB"/>
        </w:rPr>
        <w:t xml:space="preserve">Implementing energy-from-waste strategies, such as fuels produced from domestic waste, requires energy-intensive transportation of waste residues and operation of agrofuel processing plants </w:t>
      </w:r>
      <w:commentRangeStart w:id="166"/>
      <w:r w:rsidRPr="00FF4A57" w:rsidR="005C192C">
        <w:rPr>
          <w:rFonts w:cstheme="minorHAnsi"/>
          <w:bCs/>
          <w:sz w:val="22"/>
          <w:szCs w:val="22"/>
          <w:lang w:eastAsia="en-GB"/>
        </w:rPr>
        <w:t>(ICSU, 2017)</w:t>
      </w:r>
      <w:commentRangeEnd w:id="166"/>
      <w:r w:rsidRPr="00FF4A57" w:rsidR="005C192C">
        <w:rPr>
          <w:rFonts w:cstheme="minorHAnsi"/>
          <w:bCs/>
          <w:sz w:val="22"/>
          <w:szCs w:val="22"/>
          <w:lang w:eastAsia="en-GB"/>
        </w:rPr>
        <w:commentReference w:id="166"/>
      </w:r>
      <w:r w:rsidRPr="00FF4A57" w:rsidR="005C192C">
        <w:rPr>
          <w:rFonts w:cstheme="minorHAnsi"/>
          <w:bCs/>
          <w:sz w:val="22"/>
          <w:szCs w:val="22"/>
          <w:lang w:eastAsia="en-GB"/>
        </w:rPr>
        <w:t>. To avoid trade-offs, an integrated approach across the entire value chain is required. Moreover, d</w:t>
      </w:r>
      <w:r w:rsidRPr="00FF4A57" w:rsidR="00573C35">
        <w:rPr>
          <w:rFonts w:cstheme="minorHAnsi"/>
          <w:bCs/>
          <w:sz w:val="22"/>
          <w:szCs w:val="22"/>
          <w:lang w:eastAsia="en-GB"/>
        </w:rPr>
        <w:t>efining energy efficiency strategies poses challenges due to varied definitions and their multifaceted impacts</w:t>
      </w:r>
      <w:r w:rsidRPr="00FF4A57" w:rsidR="005C192C">
        <w:rPr>
          <w:rFonts w:cstheme="minorHAnsi"/>
          <w:bCs/>
          <w:sz w:val="22"/>
          <w:szCs w:val="22"/>
          <w:lang w:eastAsia="en-GB"/>
        </w:rPr>
        <w:t xml:space="preserve"> </w:t>
      </w:r>
      <w:commentRangeStart w:id="167"/>
      <w:r w:rsidRPr="00FF4A57" w:rsidR="005C192C">
        <w:rPr>
          <w:rFonts w:cstheme="minorHAnsi"/>
          <w:bCs/>
          <w:sz w:val="22"/>
          <w:szCs w:val="22"/>
          <w:lang w:eastAsia="en-GB"/>
        </w:rPr>
        <w:t>UNESCWA, 2016</w:t>
      </w:r>
      <w:commentRangeEnd w:id="167"/>
      <w:r w:rsidRPr="00FF4A57" w:rsidR="005C192C">
        <w:rPr>
          <w:rFonts w:cstheme="minorHAnsi"/>
          <w:bCs/>
          <w:sz w:val="22"/>
          <w:szCs w:val="22"/>
          <w:lang w:eastAsia="en-GB"/>
        </w:rPr>
        <w:commentReference w:id="167"/>
      </w:r>
      <w:r w:rsidRPr="00FF4A57" w:rsidR="005C192C">
        <w:rPr>
          <w:rFonts w:cstheme="minorHAnsi"/>
          <w:bCs/>
          <w:sz w:val="22"/>
          <w:szCs w:val="22"/>
          <w:lang w:eastAsia="en-GB"/>
        </w:rPr>
        <w:t>)</w:t>
      </w:r>
      <w:r w:rsidRPr="00FF4A57" w:rsidR="00573C35">
        <w:rPr>
          <w:rFonts w:cstheme="minorHAnsi"/>
          <w:bCs/>
          <w:sz w:val="22"/>
          <w:szCs w:val="22"/>
          <w:lang w:eastAsia="en-GB"/>
        </w:rPr>
        <w:t xml:space="preserve">. While focusing on resource losses, efficiency measures need a more comprehensive view, integrating social, environmental, and sustainability factors. The nexus approach allows examining productivity in sectors </w:t>
      </w:r>
      <w:r w:rsidRPr="00FF4A57" w:rsidR="005C192C">
        <w:rPr>
          <w:rFonts w:cstheme="minorHAnsi"/>
          <w:bCs/>
          <w:sz w:val="22"/>
          <w:szCs w:val="22"/>
          <w:lang w:eastAsia="en-GB"/>
        </w:rPr>
        <w:t>such</w:t>
      </w:r>
      <w:r w:rsidRPr="00FF4A57" w:rsidR="00573C35">
        <w:rPr>
          <w:rFonts w:cstheme="minorHAnsi"/>
          <w:bCs/>
          <w:sz w:val="22"/>
          <w:szCs w:val="22"/>
          <w:lang w:eastAsia="en-GB"/>
        </w:rPr>
        <w:t xml:space="preserve"> energy and water production, emphasizing decentralized generation and optimizing the entire supply chain, ensuring resource value is maximized. </w:t>
      </w:r>
    </w:p>
    <w:p w:rsidRPr="00FF4A57" w:rsidR="008F0435" w:rsidP="00FF4A57" w:rsidRDefault="008F0435" w14:paraId="4581C107" w14:textId="3C66B8FF">
      <w:pPr>
        <w:autoSpaceDE w:val="0"/>
        <w:autoSpaceDN w:val="0"/>
        <w:adjustRightInd w:val="0"/>
        <w:spacing w:after="240" w:line="259" w:lineRule="auto"/>
        <w:jc w:val="both"/>
        <w:rPr>
          <w:rFonts w:cstheme="minorHAnsi"/>
          <w:b/>
          <w:bCs/>
          <w:sz w:val="22"/>
          <w:szCs w:val="22"/>
          <w:lang w:eastAsia="en-GB"/>
        </w:rPr>
      </w:pPr>
      <w:r w:rsidRPr="00FF4A57">
        <w:rPr>
          <w:rFonts w:cstheme="minorHAnsi"/>
          <w:b/>
          <w:bCs/>
          <w:sz w:val="22"/>
          <w:szCs w:val="22"/>
          <w:lang w:eastAsia="en-GB"/>
        </w:rPr>
        <w:t xml:space="preserve">Scaling </w:t>
      </w:r>
      <w:r w:rsidR="008D6EF6">
        <w:rPr>
          <w:rFonts w:cstheme="minorHAnsi"/>
          <w:b/>
          <w:bCs/>
          <w:sz w:val="22"/>
          <w:szCs w:val="22"/>
          <w:lang w:eastAsia="en-GB"/>
        </w:rPr>
        <w:t>N</w:t>
      </w:r>
      <w:r w:rsidRPr="00FF4A57">
        <w:rPr>
          <w:rFonts w:cstheme="minorHAnsi"/>
          <w:b/>
          <w:bCs/>
          <w:sz w:val="22"/>
          <w:szCs w:val="22"/>
          <w:lang w:eastAsia="en-GB"/>
        </w:rPr>
        <w:t xml:space="preserve">ature-Based Solutions </w:t>
      </w:r>
      <w:r w:rsidR="008D6EF6">
        <w:rPr>
          <w:rFonts w:cstheme="minorHAnsi"/>
          <w:b/>
          <w:bCs/>
          <w:sz w:val="22"/>
          <w:szCs w:val="22"/>
          <w:lang w:eastAsia="en-GB"/>
        </w:rPr>
        <w:t>for</w:t>
      </w:r>
      <w:r w:rsidRPr="00FF4A57">
        <w:rPr>
          <w:rFonts w:cstheme="minorHAnsi"/>
          <w:b/>
          <w:bCs/>
          <w:sz w:val="22"/>
          <w:szCs w:val="22"/>
          <w:lang w:eastAsia="en-GB"/>
        </w:rPr>
        <w:t xml:space="preserve"> Addressing Inequality and Land Challenges: </w:t>
      </w:r>
      <w:r w:rsidRPr="00FF4A57">
        <w:rPr>
          <w:rFonts w:cstheme="minorHAnsi"/>
          <w:bCs/>
          <w:sz w:val="22"/>
          <w:szCs w:val="22"/>
          <w:lang w:eastAsia="en-GB"/>
        </w:rPr>
        <w:t xml:space="preserve">Nature-based solutions stand as a promising avenue for scaling up energy efficiency. However, the substantial land requirements of large-scale nature-based solutions, especially for climate change mitigation (i.e. carbon capture solutions), necessitate concurrent measures to alleviate </w:t>
      </w:r>
      <w:r w:rsidRPr="00FF4A57">
        <w:rPr>
          <w:rFonts w:cstheme="minorHAnsi"/>
          <w:bCs/>
          <w:sz w:val="22"/>
          <w:szCs w:val="22"/>
          <w:lang w:eastAsia="en-GB"/>
        </w:rPr>
        <w:lastRenderedPageBreak/>
        <w:t>land pressure, such as shifts in food systems and agriculture, to prevent potential conflicts. Inclusive design becomes critical considering the historical impact on marginalized communities amid land and climate changes. Challenges to wider adoption include limitations in ecosystem services, monitoring difficulties, and varying societal perceptions of climate risks (</w:t>
      </w:r>
      <w:commentRangeStart w:id="168"/>
      <w:r w:rsidRPr="00FF4A57">
        <w:rPr>
          <w:rFonts w:cstheme="minorHAnsi"/>
          <w:bCs/>
          <w:sz w:val="22"/>
          <w:szCs w:val="22"/>
          <w:lang w:eastAsia="en-GB"/>
        </w:rPr>
        <w:t>WWF, 2020</w:t>
      </w:r>
      <w:commentRangeEnd w:id="168"/>
      <w:r w:rsidRPr="00FF4A57">
        <w:rPr>
          <w:rFonts w:cstheme="minorHAnsi"/>
          <w:bCs/>
          <w:sz w:val="22"/>
          <w:szCs w:val="22"/>
          <w:lang w:eastAsia="en-GB"/>
        </w:rPr>
        <w:commentReference w:id="168"/>
      </w:r>
      <w:r w:rsidRPr="00FF4A57">
        <w:rPr>
          <w:rFonts w:cstheme="minorHAnsi"/>
          <w:bCs/>
          <w:sz w:val="22"/>
          <w:szCs w:val="22"/>
          <w:lang w:eastAsia="en-GB"/>
        </w:rPr>
        <w:t xml:space="preserve">). </w:t>
      </w:r>
      <w:r w:rsidR="002C7D12">
        <w:rPr>
          <w:rFonts w:cstheme="minorHAnsi"/>
          <w:bCs/>
          <w:sz w:val="22"/>
          <w:szCs w:val="22"/>
          <w:lang w:eastAsia="en-GB"/>
        </w:rPr>
        <w:t>M</w:t>
      </w:r>
      <w:r w:rsidRPr="00FF4A57">
        <w:rPr>
          <w:rFonts w:cstheme="minorHAnsi"/>
          <w:bCs/>
          <w:sz w:val="22"/>
          <w:szCs w:val="22"/>
          <w:lang w:eastAsia="en-GB"/>
        </w:rPr>
        <w:t>itigat</w:t>
      </w:r>
      <w:r w:rsidR="002C7D12">
        <w:rPr>
          <w:rFonts w:cstheme="minorHAnsi"/>
          <w:bCs/>
          <w:sz w:val="22"/>
          <w:szCs w:val="22"/>
          <w:lang w:eastAsia="en-GB"/>
        </w:rPr>
        <w:t>ing</w:t>
      </w:r>
      <w:r w:rsidRPr="00FF4A57">
        <w:rPr>
          <w:rFonts w:cstheme="minorHAnsi"/>
          <w:bCs/>
          <w:sz w:val="22"/>
          <w:szCs w:val="22"/>
          <w:lang w:eastAsia="en-GB"/>
        </w:rPr>
        <w:t xml:space="preserve"> potential trade-offs and avoid</w:t>
      </w:r>
      <w:r w:rsidR="002C7D12">
        <w:rPr>
          <w:rFonts w:cstheme="minorHAnsi"/>
          <w:bCs/>
          <w:sz w:val="22"/>
          <w:szCs w:val="22"/>
          <w:lang w:eastAsia="en-GB"/>
        </w:rPr>
        <w:t>ing</w:t>
      </w:r>
      <w:r w:rsidRPr="00FF4A57">
        <w:rPr>
          <w:rFonts w:cstheme="minorHAnsi"/>
          <w:bCs/>
          <w:sz w:val="22"/>
          <w:szCs w:val="22"/>
          <w:lang w:eastAsia="en-GB"/>
        </w:rPr>
        <w:t xml:space="preserve"> exacerbating climate issues and social injustices </w:t>
      </w:r>
      <w:r w:rsidR="002C7D12">
        <w:rPr>
          <w:rFonts w:cstheme="minorHAnsi"/>
          <w:bCs/>
          <w:sz w:val="22"/>
          <w:szCs w:val="22"/>
          <w:lang w:eastAsia="en-GB"/>
        </w:rPr>
        <w:t>require i</w:t>
      </w:r>
      <w:r w:rsidRPr="00FF4A57">
        <w:rPr>
          <w:rFonts w:cstheme="minorHAnsi"/>
          <w:bCs/>
          <w:sz w:val="22"/>
          <w:szCs w:val="22"/>
          <w:lang w:eastAsia="en-GB"/>
        </w:rPr>
        <w:t>ntegrated</w:t>
      </w:r>
      <w:r w:rsidR="002C7D12">
        <w:rPr>
          <w:rFonts w:cstheme="minorHAnsi"/>
          <w:bCs/>
          <w:sz w:val="22"/>
          <w:szCs w:val="22"/>
          <w:lang w:eastAsia="en-GB"/>
        </w:rPr>
        <w:t xml:space="preserve">, bottom-up </w:t>
      </w:r>
      <w:r w:rsidRPr="00FF4A57">
        <w:rPr>
          <w:rFonts w:cstheme="minorHAnsi"/>
          <w:bCs/>
          <w:sz w:val="22"/>
          <w:szCs w:val="22"/>
          <w:lang w:eastAsia="en-GB"/>
        </w:rPr>
        <w:t>approaches. UNDP's initiatives, particularly in tackling deforestation through nature-based solutions, exemplify this comprehensive strategy (</w:t>
      </w:r>
      <w:commentRangeStart w:id="169"/>
      <w:r w:rsidRPr="00FF4A57">
        <w:rPr>
          <w:rFonts w:cstheme="minorHAnsi"/>
          <w:b/>
          <w:bCs/>
          <w:sz w:val="22"/>
          <w:szCs w:val="22"/>
          <w:lang w:eastAsia="en-GB"/>
        </w:rPr>
        <w:t xml:space="preserve">Box </w:t>
      </w:r>
      <w:commentRangeEnd w:id="169"/>
      <w:r w:rsidRPr="00FF4A57">
        <w:rPr>
          <w:rFonts w:cstheme="minorHAnsi"/>
          <w:b/>
          <w:bCs/>
          <w:sz w:val="22"/>
          <w:szCs w:val="22"/>
          <w:lang w:eastAsia="en-GB"/>
        </w:rPr>
        <w:commentReference w:id="169"/>
      </w:r>
      <w:r w:rsidRPr="00FF4A57">
        <w:rPr>
          <w:rFonts w:cstheme="minorHAnsi"/>
          <w:b/>
          <w:bCs/>
          <w:sz w:val="22"/>
          <w:szCs w:val="22"/>
          <w:lang w:eastAsia="en-GB"/>
        </w:rPr>
        <w:t>1</w:t>
      </w:r>
      <w:r w:rsidR="00303526">
        <w:rPr>
          <w:rFonts w:cstheme="minorHAnsi"/>
          <w:b/>
          <w:bCs/>
          <w:sz w:val="22"/>
          <w:szCs w:val="22"/>
          <w:lang w:eastAsia="en-GB"/>
        </w:rPr>
        <w:t>7</w:t>
      </w:r>
      <w:r w:rsidRPr="00FF4A57">
        <w:rPr>
          <w:rFonts w:cstheme="minorHAnsi"/>
          <w:bCs/>
          <w:sz w:val="22"/>
          <w:szCs w:val="22"/>
          <w:lang w:eastAsia="en-GB"/>
        </w:rPr>
        <w:t>).</w:t>
      </w:r>
    </w:p>
    <w:p w:rsidRPr="00FF4A57" w:rsidR="008F0435" w:rsidP="00FF4A57" w:rsidRDefault="008F0435" w14:paraId="78F39E2C" w14:textId="4C5AFF22">
      <w:pPr>
        <w:autoSpaceDE w:val="0"/>
        <w:autoSpaceDN w:val="0"/>
        <w:adjustRightInd w:val="0"/>
        <w:spacing w:after="240" w:line="259" w:lineRule="auto"/>
        <w:jc w:val="both"/>
        <w:rPr>
          <w:rFonts w:cstheme="minorHAnsi"/>
          <w:b/>
          <w:bCs/>
          <w:sz w:val="22"/>
          <w:szCs w:val="22"/>
          <w:lang w:eastAsia="en-GB"/>
        </w:rPr>
      </w:pPr>
      <w:r w:rsidRPr="00FF4A57">
        <w:rPr>
          <w:rFonts w:cstheme="minorHAnsi"/>
          <w:noProof/>
          <w:sz w:val="22"/>
          <w:szCs w:val="22"/>
        </w:rPr>
        <mc:AlternateContent>
          <mc:Choice Requires="wps">
            <w:drawing>
              <wp:inline distT="0" distB="0" distL="0" distR="0" wp14:anchorId="23B0E516" wp14:editId="14376FDC">
                <wp:extent cx="5902036" cy="1781298"/>
                <wp:effectExtent l="0" t="0" r="3810" b="9525"/>
                <wp:docPr id="28" name="Caixa de Texto 28"/>
                <wp:cNvGraphicFramePr/>
                <a:graphic xmlns:a="http://schemas.openxmlformats.org/drawingml/2006/main">
                  <a:graphicData uri="http://schemas.microsoft.com/office/word/2010/wordprocessingShape">
                    <wps:wsp>
                      <wps:cNvSpPr txBox="1"/>
                      <wps:spPr>
                        <a:xfrm>
                          <a:off x="0" y="0"/>
                          <a:ext cx="5902036" cy="1781298"/>
                        </a:xfrm>
                        <a:prstGeom prst="rect">
                          <a:avLst/>
                        </a:prstGeom>
                        <a:solidFill>
                          <a:schemeClr val="accent6">
                            <a:lumMod val="20000"/>
                            <a:lumOff val="80000"/>
                          </a:schemeClr>
                        </a:solidFill>
                        <a:ln w="6350">
                          <a:noFill/>
                        </a:ln>
                      </wps:spPr>
                      <wps:txbx>
                        <w:txbxContent>
                          <w:p w:rsidRPr="003A3478" w:rsidR="008A2E3E" w:rsidP="003A3478" w:rsidRDefault="008A2E3E" w14:paraId="3507F7D2" w14:textId="1D78CBC0">
                            <w:pPr>
                              <w:spacing w:after="240" w:line="259" w:lineRule="auto"/>
                              <w:jc w:val="both"/>
                              <w:rPr>
                                <w:sz w:val="22"/>
                              </w:rPr>
                            </w:pPr>
                            <w:r w:rsidRPr="003A3478">
                              <w:rPr>
                                <w:b/>
                                <w:sz w:val="22"/>
                              </w:rPr>
                              <w:t>Box 1</w:t>
                            </w:r>
                            <w:r>
                              <w:rPr>
                                <w:b/>
                                <w:sz w:val="22"/>
                              </w:rPr>
                              <w:t>7</w:t>
                            </w:r>
                            <w:r w:rsidRPr="002C7D12">
                              <w:rPr>
                                <w:sz w:val="22"/>
                              </w:rPr>
                              <w:t>: In Angola, where 88% of the multidimensionally poor reside in rural areas facing threats from deforestation and traditional energy usage, the UNDP collaborates with the government to address this critical issue. Angola's 2020-2022 development priority emphasizes natural resource management for conservation and economic growth. UNDP's approach involves integrated, nature-based solutions targeting deforestation and forest degradation. Efforts concentrate on sustainable forest management, notably community-based forestry, and enhancing the sustainability of the charcoal value chain. This includes promoting sustainable charcoal consumption practices in cities and integrating sustainability criteria into government policies, fostering long-term environmental preservation and benefiting rural communities.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ixa de Texto 28" style="width:464.75pt;height:140.25pt;visibility:visible;mso-wrap-style:square;mso-left-percent:-10001;mso-top-percent:-10001;mso-position-horizontal:absolute;mso-position-horizontal-relative:char;mso-position-vertical:absolute;mso-position-vertical-relative:line;mso-left-percent:-10001;mso-top-percent:-10001;v-text-anchor:top" o:spid="_x0000_s1043"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" w14:anchorId="23B0E516">
                <v:textbox>
                  <w:txbxContent>
                    <w:p w:rsidRPr="003A3478" w:rsidR="008A2E3E" w:rsidP="003A3478" w:rsidRDefault="008A2E3E" w14:paraId="3507F7D2" w14:textId="1D78CBC0">
                      <w:pPr>
                        <w:spacing w:after="240" w:line="259" w:lineRule="auto"/>
                        <w:jc w:val="both"/>
                        <w:rPr>
                          <w:sz w:val="22"/>
                        </w:rPr>
                      </w:pPr>
                      <w:r w:rsidRPr="003A3478">
                        <w:rPr>
                          <w:b/>
                          <w:sz w:val="22"/>
                        </w:rPr>
                        <w:t>Box 1</w:t>
                      </w:r>
                      <w:r>
                        <w:rPr>
                          <w:b/>
                          <w:sz w:val="22"/>
                        </w:rPr>
                        <w:t>7</w:t>
                      </w:r>
                      <w:r w:rsidRPr="002C7D12">
                        <w:rPr>
                          <w:sz w:val="22"/>
                        </w:rPr>
                        <w:t>: In Angola, where 88% of the multidimensionally poor reside in rural areas facing threats from deforestation and traditional energy usage, the UNDP collaborates with the government to address this critical issue. Angola's 2020-2022 development priority emphasizes natural resource management for conservation and economic growth. UNDP's approach involves integrated, nature-based solutions targeting deforestation and forest degradation. Efforts concentrate on sustainable forest management, notably community-based forestry, and enhancing the sustainability of the charcoal value chain. This includes promoting sustainable charcoal consumption practices in cities and integrating sustainability criteria into government policies, fostering long-term environmental preservation and benefiting rural communities.</w:t>
                      </w:r>
                    </w:p>
                  </w:txbxContent>
                </v:textbox>
                <w10:anchorlock/>
              </v:shape>
            </w:pict>
          </mc:Fallback>
        </mc:AlternateContent>
      </w:r>
    </w:p>
    <w:p w:rsidRPr="00FF4A57" w:rsidR="00441A02" w:rsidP="6ED59419" w:rsidRDefault="4903AF84" w14:paraId="7F65C133" w14:textId="34E93838">
      <w:pPr>
        <w:autoSpaceDE w:val="0"/>
        <w:autoSpaceDN w:val="0"/>
        <w:adjustRightInd w:val="0"/>
        <w:spacing w:after="240" w:line="259" w:lineRule="auto"/>
        <w:jc w:val="both"/>
        <w:rPr>
          <w:sz w:val="22"/>
          <w:szCs w:val="22"/>
          <w:lang w:eastAsia="en-GB"/>
        </w:rPr>
      </w:pPr>
      <w:r w:rsidRPr="4B930FF3">
        <w:rPr>
          <w:b/>
          <w:bCs/>
          <w:sz w:val="22"/>
          <w:szCs w:val="22"/>
          <w:lang w:eastAsia="en-GB"/>
        </w:rPr>
        <w:t xml:space="preserve">Closing the </w:t>
      </w:r>
      <w:r w:rsidRPr="4B930FF3" w:rsidR="0FDBF1DF">
        <w:rPr>
          <w:b/>
          <w:bCs/>
          <w:sz w:val="22"/>
          <w:szCs w:val="22"/>
          <w:lang w:eastAsia="en-GB"/>
        </w:rPr>
        <w:t xml:space="preserve">Triple </w:t>
      </w:r>
      <w:r w:rsidRPr="4B930FF3" w:rsidR="05F02704">
        <w:rPr>
          <w:b/>
          <w:bCs/>
          <w:sz w:val="22"/>
          <w:szCs w:val="22"/>
          <w:lang w:eastAsia="en-GB"/>
        </w:rPr>
        <w:t>Digital</w:t>
      </w:r>
      <w:r w:rsidRPr="4B930FF3">
        <w:rPr>
          <w:b/>
          <w:bCs/>
          <w:sz w:val="22"/>
          <w:szCs w:val="22"/>
          <w:lang w:eastAsia="en-GB"/>
        </w:rPr>
        <w:t xml:space="preserve"> D</w:t>
      </w:r>
      <w:r w:rsidRPr="4B930FF3" w:rsidR="05F02704">
        <w:rPr>
          <w:b/>
          <w:bCs/>
          <w:sz w:val="22"/>
          <w:szCs w:val="22"/>
          <w:lang w:eastAsia="en-GB"/>
        </w:rPr>
        <w:t>ivide</w:t>
      </w:r>
      <w:r w:rsidRPr="4B930FF3" w:rsidR="0FDBF1DF">
        <w:rPr>
          <w:b/>
          <w:bCs/>
          <w:sz w:val="22"/>
          <w:szCs w:val="22"/>
          <w:lang w:eastAsia="en-GB"/>
        </w:rPr>
        <w:t xml:space="preserve"> in Agriculture 4.0</w:t>
      </w:r>
      <w:r w:rsidRPr="4B930FF3" w:rsidR="05F02704">
        <w:rPr>
          <w:b/>
          <w:bCs/>
          <w:sz w:val="22"/>
          <w:szCs w:val="22"/>
          <w:lang w:eastAsia="en-GB"/>
        </w:rPr>
        <w:t xml:space="preserve">: </w:t>
      </w:r>
      <w:r w:rsidRPr="4B930FF3" w:rsidR="01FE7E20">
        <w:rPr>
          <w:sz w:val="22"/>
          <w:szCs w:val="22"/>
          <w:lang w:eastAsia="en-GB"/>
        </w:rPr>
        <w:t>Despite the promises of increased efficiency through digitalization</w:t>
      </w:r>
      <w:r w:rsidRPr="4B930FF3" w:rsidR="0F19A558">
        <w:rPr>
          <w:sz w:val="22"/>
          <w:szCs w:val="22"/>
          <w:lang w:eastAsia="en-GB"/>
        </w:rPr>
        <w:t xml:space="preserve"> </w:t>
      </w:r>
      <w:r w:rsidRPr="4B930FF3" w:rsidR="01FE7E20">
        <w:rPr>
          <w:sz w:val="22"/>
          <w:szCs w:val="22"/>
          <w:lang w:eastAsia="en-GB"/>
        </w:rPr>
        <w:t>and smart-agriculture innovations</w:t>
      </w:r>
      <w:r w:rsidRPr="4B930FF3" w:rsidR="0F19A558">
        <w:rPr>
          <w:sz w:val="22"/>
          <w:szCs w:val="22"/>
          <w:lang w:eastAsia="en-GB"/>
        </w:rPr>
        <w:t xml:space="preserve"> (SDG 2 and 9)</w:t>
      </w:r>
      <w:r w:rsidRPr="4B930FF3" w:rsidR="01FE7E20">
        <w:rPr>
          <w:sz w:val="22"/>
          <w:szCs w:val="22"/>
          <w:lang w:eastAsia="en-GB"/>
        </w:rPr>
        <w:t xml:space="preserve">, challenges persist. Issues like data management, technology operation, and affordability hinder widespread adoption, particularly among small-scale farmers. Innovative approaches like service provision and cooperative ownership offer potential solutions to enhance accessibility. </w:t>
      </w:r>
      <w:commentRangeStart w:id="170"/>
      <w:r w:rsidRPr="4B930FF3" w:rsidR="01FE7E20">
        <w:rPr>
          <w:sz w:val="22"/>
          <w:szCs w:val="22"/>
          <w:lang w:eastAsia="en-GB"/>
        </w:rPr>
        <w:t xml:space="preserve">UNDP's Africa </w:t>
      </w:r>
      <w:proofErr w:type="spellStart"/>
      <w:r w:rsidRPr="4B930FF3" w:rsidR="01FE7E20">
        <w:rPr>
          <w:sz w:val="22"/>
          <w:szCs w:val="22"/>
          <w:lang w:eastAsia="en-GB"/>
        </w:rPr>
        <w:t>Minigrids</w:t>
      </w:r>
      <w:proofErr w:type="spellEnd"/>
      <w:r w:rsidRPr="4B930FF3" w:rsidR="01FE7E20">
        <w:rPr>
          <w:sz w:val="22"/>
          <w:szCs w:val="22"/>
          <w:lang w:eastAsia="en-GB"/>
        </w:rPr>
        <w:t xml:space="preserve"> Program utilizes digital innovation to scale solar </w:t>
      </w:r>
      <w:proofErr w:type="spellStart"/>
      <w:r w:rsidRPr="4B930FF3" w:rsidR="01FE7E20">
        <w:rPr>
          <w:sz w:val="22"/>
          <w:szCs w:val="22"/>
          <w:lang w:eastAsia="en-GB"/>
        </w:rPr>
        <w:t>minigrids</w:t>
      </w:r>
      <w:proofErr w:type="spellEnd"/>
      <w:r w:rsidRPr="4B930FF3" w:rsidR="01FE7E20">
        <w:rPr>
          <w:sz w:val="22"/>
          <w:szCs w:val="22"/>
          <w:lang w:eastAsia="en-GB"/>
        </w:rPr>
        <w:t xml:space="preserve">, ensuring affordability through remote monitoring and real-time consumption tracking </w:t>
      </w:r>
      <w:r w:rsidRPr="4B930FF3" w:rsidR="0D9E2D2F">
        <w:rPr>
          <w:sz w:val="22"/>
          <w:szCs w:val="22"/>
          <w:lang w:eastAsia="en-GB"/>
        </w:rPr>
        <w:t>(</w:t>
      </w:r>
      <w:commentRangeStart w:id="171"/>
      <w:r w:rsidRPr="4B930FF3" w:rsidR="0D9E2D2F">
        <w:rPr>
          <w:b/>
          <w:bCs/>
          <w:sz w:val="22"/>
          <w:szCs w:val="22"/>
          <w:lang w:eastAsia="en-GB"/>
        </w:rPr>
        <w:t>Box 1</w:t>
      </w:r>
      <w:r w:rsidRPr="4B930FF3" w:rsidR="45D2E413">
        <w:rPr>
          <w:b/>
          <w:bCs/>
          <w:sz w:val="22"/>
          <w:szCs w:val="22"/>
          <w:lang w:eastAsia="en-GB"/>
        </w:rPr>
        <w:t>8</w:t>
      </w:r>
      <w:commentRangeEnd w:id="171"/>
      <w:r w:rsidR="0081377F">
        <w:commentReference w:id="171"/>
      </w:r>
      <w:r w:rsidRPr="4B930FF3" w:rsidR="0D9E2D2F">
        <w:rPr>
          <w:sz w:val="22"/>
          <w:szCs w:val="22"/>
          <w:lang w:eastAsia="en-GB"/>
        </w:rPr>
        <w:t>).</w:t>
      </w:r>
      <w:commentRangeEnd w:id="170"/>
      <w:r w:rsidR="0081377F">
        <w:commentReference w:id="170"/>
      </w:r>
      <w:r w:rsidRPr="4B930FF3" w:rsidR="0D9E2D2F">
        <w:rPr>
          <w:sz w:val="22"/>
          <w:szCs w:val="22"/>
          <w:lang w:eastAsia="en-GB"/>
        </w:rPr>
        <w:t xml:space="preserve"> </w:t>
      </w:r>
      <w:r w:rsidRPr="4B930FF3" w:rsidR="01FE7E20">
        <w:rPr>
          <w:sz w:val="22"/>
          <w:szCs w:val="22"/>
          <w:lang w:eastAsia="en-GB"/>
        </w:rPr>
        <w:t xml:space="preserve">Agriculture 4.0 heavily relies on Information and Communication Technologies (ICTs), yet access to robust IT infrastructure remains a challenge, especially in rural areas of developing nations </w:t>
      </w:r>
      <w:r w:rsidRPr="4B930FF3">
        <w:rPr>
          <w:sz w:val="22"/>
          <w:szCs w:val="22"/>
          <w:lang w:eastAsia="en-GB"/>
        </w:rPr>
        <w:t>(</w:t>
      </w:r>
      <w:commentRangeStart w:id="172"/>
      <w:r w:rsidRPr="4B930FF3">
        <w:rPr>
          <w:sz w:val="22"/>
          <w:szCs w:val="22"/>
          <w:lang w:eastAsia="en-GB"/>
        </w:rPr>
        <w:t>FAO, 2020</w:t>
      </w:r>
      <w:commentRangeEnd w:id="172"/>
      <w:r w:rsidR="0081377F">
        <w:commentReference w:id="172"/>
      </w:r>
      <w:r w:rsidRPr="4B930FF3">
        <w:rPr>
          <w:sz w:val="22"/>
          <w:szCs w:val="22"/>
          <w:lang w:eastAsia="en-GB"/>
        </w:rPr>
        <w:t>)</w:t>
      </w:r>
      <w:r w:rsidRPr="4B930FF3" w:rsidR="147FC124">
        <w:rPr>
          <w:sz w:val="22"/>
          <w:szCs w:val="22"/>
          <w:lang w:eastAsia="en-GB"/>
        </w:rPr>
        <w:t>. Engaging youth</w:t>
      </w:r>
      <w:r w:rsidRPr="4B930FF3">
        <w:rPr>
          <w:sz w:val="22"/>
          <w:szCs w:val="22"/>
          <w:lang w:eastAsia="en-GB"/>
        </w:rPr>
        <w:t>,</w:t>
      </w:r>
      <w:r w:rsidRPr="4B930FF3" w:rsidR="147FC124">
        <w:rPr>
          <w:sz w:val="22"/>
          <w:szCs w:val="22"/>
          <w:lang w:eastAsia="en-GB"/>
        </w:rPr>
        <w:t xml:space="preserve"> </w:t>
      </w:r>
      <w:r w:rsidRPr="4B930FF3">
        <w:rPr>
          <w:sz w:val="22"/>
          <w:szCs w:val="22"/>
          <w:lang w:eastAsia="en-GB"/>
        </w:rPr>
        <w:t>and particularly women</w:t>
      </w:r>
      <w:r w:rsidRPr="4B930FF3" w:rsidR="0F19A558">
        <w:rPr>
          <w:sz w:val="22"/>
          <w:szCs w:val="22"/>
          <w:lang w:eastAsia="en-GB"/>
        </w:rPr>
        <w:t xml:space="preserve"> (SDG 5)</w:t>
      </w:r>
      <w:r w:rsidRPr="4B930FF3">
        <w:rPr>
          <w:sz w:val="22"/>
          <w:szCs w:val="22"/>
          <w:lang w:eastAsia="en-GB"/>
        </w:rPr>
        <w:t>, i</w:t>
      </w:r>
      <w:r w:rsidRPr="4B930FF3" w:rsidR="147FC124">
        <w:rPr>
          <w:sz w:val="22"/>
          <w:szCs w:val="22"/>
          <w:lang w:eastAsia="en-GB"/>
        </w:rPr>
        <w:t>n Agriculture 4.0 and green economy initiatives presents opportunities for innovation and entrepreneurship,</w:t>
      </w:r>
      <w:r w:rsidRPr="4B930FF3" w:rsidR="3C89C7E8">
        <w:rPr>
          <w:sz w:val="22"/>
          <w:szCs w:val="22"/>
          <w:lang w:eastAsia="en-GB"/>
        </w:rPr>
        <w:t xml:space="preserve"> </w:t>
      </w:r>
      <w:r w:rsidRPr="4B930FF3" w:rsidR="01FE7E20">
        <w:rPr>
          <w:sz w:val="22"/>
          <w:szCs w:val="22"/>
          <w:lang w:eastAsia="en-GB"/>
        </w:rPr>
        <w:t xml:space="preserve">but necessitate a gender-responsive approach to overcome </w:t>
      </w:r>
      <w:r w:rsidRPr="4B930FF3" w:rsidR="147FC124">
        <w:rPr>
          <w:sz w:val="22"/>
          <w:szCs w:val="22"/>
          <w:lang w:eastAsia="en-GB"/>
        </w:rPr>
        <w:t xml:space="preserve">gender gaps in technology access and resource dependency pose challenges </w:t>
      </w:r>
      <w:r w:rsidRPr="4B930FF3">
        <w:rPr>
          <w:sz w:val="22"/>
          <w:szCs w:val="22"/>
          <w:lang w:eastAsia="en-GB"/>
        </w:rPr>
        <w:t>(</w:t>
      </w:r>
      <w:commentRangeStart w:id="173"/>
      <w:r w:rsidRPr="4B930FF3">
        <w:rPr>
          <w:sz w:val="22"/>
          <w:szCs w:val="22"/>
          <w:lang w:eastAsia="en-GB"/>
        </w:rPr>
        <w:t>UN Women Africa, 2023</w:t>
      </w:r>
      <w:commentRangeEnd w:id="173"/>
      <w:r w:rsidR="0081377F">
        <w:commentReference w:id="173"/>
      </w:r>
      <w:r w:rsidRPr="4B930FF3">
        <w:rPr>
          <w:sz w:val="22"/>
          <w:szCs w:val="22"/>
          <w:lang w:eastAsia="en-GB"/>
        </w:rPr>
        <w:t xml:space="preserve">). </w:t>
      </w:r>
      <w:r w:rsidRPr="4B930FF3" w:rsidR="01FE7E20">
        <w:rPr>
          <w:sz w:val="22"/>
          <w:szCs w:val="22"/>
          <w:lang w:eastAsia="en-GB"/>
        </w:rPr>
        <w:t xml:space="preserve">To address these disparities, UN Women's study aims to minimize the triple divide impacting women and prepare youth for inclusive, environmentally sensitive livelihoods through gender-responsive programs integrated into climate-smart agriculture solutions </w:t>
      </w:r>
      <w:r w:rsidRPr="4B930FF3">
        <w:rPr>
          <w:sz w:val="22"/>
          <w:szCs w:val="22"/>
          <w:lang w:eastAsia="en-GB"/>
        </w:rPr>
        <w:t>(</w:t>
      </w:r>
      <w:commentRangeStart w:id="174"/>
      <w:r w:rsidRPr="4B930FF3">
        <w:rPr>
          <w:b/>
          <w:bCs/>
          <w:sz w:val="22"/>
          <w:szCs w:val="22"/>
          <w:lang w:eastAsia="en-GB"/>
        </w:rPr>
        <w:t xml:space="preserve">Box </w:t>
      </w:r>
      <w:r w:rsidRPr="4B930FF3" w:rsidR="45D2E413">
        <w:rPr>
          <w:b/>
          <w:bCs/>
          <w:sz w:val="22"/>
          <w:szCs w:val="22"/>
          <w:lang w:eastAsia="en-GB"/>
        </w:rPr>
        <w:t>19</w:t>
      </w:r>
      <w:commentRangeEnd w:id="174"/>
      <w:r w:rsidR="0081377F">
        <w:commentReference w:id="174"/>
      </w:r>
      <w:r w:rsidRPr="4B930FF3">
        <w:rPr>
          <w:sz w:val="22"/>
          <w:szCs w:val="22"/>
          <w:lang w:eastAsia="en-GB"/>
        </w:rPr>
        <w:t>).</w:t>
      </w:r>
    </w:p>
    <w:p w:rsidRPr="00FF4A57" w:rsidR="00A172A7" w:rsidP="00FF4A57" w:rsidRDefault="00A172A7" w14:paraId="3D7EAD6A" w14:textId="6845A33E">
      <w:pPr>
        <w:autoSpaceDE w:val="0"/>
        <w:autoSpaceDN w:val="0"/>
        <w:adjustRightInd w:val="0"/>
        <w:spacing w:after="240" w:line="259" w:lineRule="auto"/>
        <w:jc w:val="both"/>
        <w:rPr>
          <w:rFonts w:cstheme="minorHAnsi"/>
          <w:bCs/>
          <w:sz w:val="22"/>
          <w:szCs w:val="22"/>
          <w:lang w:eastAsia="en-GB"/>
        </w:rPr>
      </w:pPr>
      <w:r w:rsidRPr="00FF4A57">
        <w:rPr>
          <w:rFonts w:cstheme="minorHAnsi"/>
          <w:noProof/>
          <w:sz w:val="22"/>
          <w:szCs w:val="22"/>
        </w:rPr>
        <w:lastRenderedPageBreak/>
        <mc:AlternateContent>
          <mc:Choice Requires="wps">
            <w:drawing>
              <wp:inline distT="0" distB="0" distL="0" distR="0" wp14:anchorId="529465B4" wp14:editId="245DFE3D">
                <wp:extent cx="5902036" cy="1389413"/>
                <wp:effectExtent l="0" t="0" r="3810" b="1270"/>
                <wp:docPr id="30" name="Caixa de Texto 30"/>
                <wp:cNvGraphicFramePr/>
                <a:graphic xmlns:a="http://schemas.openxmlformats.org/drawingml/2006/main">
                  <a:graphicData uri="http://schemas.microsoft.com/office/word/2010/wordprocessingShape">
                    <wps:wsp>
                      <wps:cNvSpPr txBox="1"/>
                      <wps:spPr>
                        <a:xfrm>
                          <a:off x="0" y="0"/>
                          <a:ext cx="5902036" cy="1389413"/>
                        </a:xfrm>
                        <a:prstGeom prst="rect">
                          <a:avLst/>
                        </a:prstGeom>
                        <a:solidFill>
                          <a:schemeClr val="accent6">
                            <a:lumMod val="20000"/>
                            <a:lumOff val="80000"/>
                          </a:schemeClr>
                        </a:solidFill>
                        <a:ln w="6350">
                          <a:noFill/>
                        </a:ln>
                      </wps:spPr>
                      <wps:txbx>
                        <w:txbxContent>
                          <w:p w:rsidRPr="003A3478" w:rsidR="008A2E3E" w:rsidP="003A3478" w:rsidRDefault="008A2E3E" w14:paraId="5A1A6F85" w14:textId="27A90A2A">
                            <w:pPr>
                              <w:spacing w:after="240" w:line="259" w:lineRule="auto"/>
                              <w:jc w:val="both"/>
                              <w:rPr>
                                <w:sz w:val="22"/>
                              </w:rPr>
                            </w:pPr>
                            <w:r w:rsidRPr="003A3478">
                              <w:rPr>
                                <w:b/>
                                <w:sz w:val="22"/>
                              </w:rPr>
                              <w:t>Box 1</w:t>
                            </w:r>
                            <w:r>
                              <w:rPr>
                                <w:b/>
                                <w:sz w:val="22"/>
                              </w:rPr>
                              <w:t>8</w:t>
                            </w:r>
                            <w:r w:rsidRPr="003A3478">
                              <w:rPr>
                                <w:b/>
                                <w:sz w:val="22"/>
                              </w:rPr>
                              <w:t>:</w:t>
                            </w:r>
                            <w:r w:rsidRPr="003A3478">
                              <w:rPr>
                                <w:sz w:val="22"/>
                              </w:rPr>
                              <w:t xml:space="preserve"> </w:t>
                            </w:r>
                            <w:r w:rsidRPr="002C7D12">
                              <w:rPr>
                                <w:sz w:val="22"/>
                              </w:rPr>
                              <w:t xml:space="preserve">UNDP's Africa </w:t>
                            </w:r>
                            <w:proofErr w:type="spellStart"/>
                            <w:r w:rsidRPr="002C7D12">
                              <w:rPr>
                                <w:sz w:val="22"/>
                              </w:rPr>
                              <w:t>Minigrids</w:t>
                            </w:r>
                            <w:proofErr w:type="spellEnd"/>
                            <w:r w:rsidRPr="002C7D12">
                              <w:rPr>
                                <w:sz w:val="22"/>
                              </w:rPr>
                              <w:t xml:space="preserve"> Program operates in 21 sub-Saharan countries, utilizing digital innovation to scale solar </w:t>
                            </w:r>
                            <w:proofErr w:type="spellStart"/>
                            <w:r w:rsidRPr="002C7D12">
                              <w:rPr>
                                <w:sz w:val="22"/>
                              </w:rPr>
                              <w:t>minigrids</w:t>
                            </w:r>
                            <w:proofErr w:type="spellEnd"/>
                            <w:r w:rsidRPr="002C7D12">
                              <w:rPr>
                                <w:sz w:val="22"/>
                              </w:rPr>
                              <w:t xml:space="preserve"> and revolutionize energy markets. This program is specifically aimed at early-stage </w:t>
                            </w:r>
                            <w:proofErr w:type="spellStart"/>
                            <w:r w:rsidRPr="002C7D12">
                              <w:rPr>
                                <w:sz w:val="22"/>
                              </w:rPr>
                              <w:t>minigrid</w:t>
                            </w:r>
                            <w:proofErr w:type="spellEnd"/>
                            <w:r w:rsidRPr="002C7D12">
                              <w:rPr>
                                <w:sz w:val="22"/>
                              </w:rPr>
                              <w:t xml:space="preserve"> markets, aiming to create an environment conducive to substantial private investment. Its goal is to enhance access to clean energy by bolstering the financial viability and encouraging significant commercial investment in renewable energy </w:t>
                            </w:r>
                            <w:proofErr w:type="spellStart"/>
                            <w:r w:rsidRPr="002C7D12">
                              <w:rPr>
                                <w:sz w:val="22"/>
                              </w:rPr>
                              <w:t>minigrids</w:t>
                            </w:r>
                            <w:proofErr w:type="spellEnd"/>
                            <w:r w:rsidRPr="002C7D12">
                              <w:rPr>
                                <w:sz w:val="22"/>
                              </w:rPr>
                              <w:t xml:space="preserve"> across Africa. The program focuses on cost-reduction strategies and innovative business models to achieve these objectives.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ixa de Texto 30" style="width:464.75pt;height:109.4pt;visibility:visible;mso-wrap-style:square;mso-left-percent:-10001;mso-top-percent:-10001;mso-position-horizontal:absolute;mso-position-horizontal-relative:char;mso-position-vertical:absolute;mso-position-vertical-relative:line;mso-left-percent:-10001;mso-top-percent:-10001;v-text-anchor:top" o:spid="_x0000_s1044"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" w14:anchorId="529465B4">
                <v:textbox>
                  <w:txbxContent>
                    <w:p w:rsidRPr="003A3478" w:rsidR="008A2E3E" w:rsidP="003A3478" w:rsidRDefault="008A2E3E" w14:paraId="5A1A6F85" w14:textId="27A90A2A">
                      <w:pPr>
                        <w:spacing w:after="240" w:line="259" w:lineRule="auto"/>
                        <w:jc w:val="both"/>
                        <w:rPr>
                          <w:sz w:val="22"/>
                        </w:rPr>
                      </w:pPr>
                      <w:r w:rsidRPr="003A3478">
                        <w:rPr>
                          <w:b/>
                          <w:sz w:val="22"/>
                        </w:rPr>
                        <w:t>Box 1</w:t>
                      </w:r>
                      <w:r>
                        <w:rPr>
                          <w:b/>
                          <w:sz w:val="22"/>
                        </w:rPr>
                        <w:t>8</w:t>
                      </w:r>
                      <w:r w:rsidRPr="003A3478">
                        <w:rPr>
                          <w:b/>
                          <w:sz w:val="22"/>
                        </w:rPr>
                        <w:t>:</w:t>
                      </w:r>
                      <w:r w:rsidRPr="003A3478">
                        <w:rPr>
                          <w:sz w:val="22"/>
                        </w:rPr>
                        <w:t xml:space="preserve"> </w:t>
                      </w:r>
                      <w:r w:rsidRPr="002C7D12">
                        <w:rPr>
                          <w:sz w:val="22"/>
                        </w:rPr>
                        <w:t xml:space="preserve">UNDP's Africa </w:t>
                      </w:r>
                      <w:proofErr w:type="spellStart"/>
                      <w:r w:rsidRPr="002C7D12">
                        <w:rPr>
                          <w:sz w:val="22"/>
                        </w:rPr>
                        <w:t>Minigrids</w:t>
                      </w:r>
                      <w:proofErr w:type="spellEnd"/>
                      <w:r w:rsidRPr="002C7D12">
                        <w:rPr>
                          <w:sz w:val="22"/>
                        </w:rPr>
                        <w:t xml:space="preserve"> Program operates in 21 sub-Saharan countries, utilizing digital innovation to scale solar </w:t>
                      </w:r>
                      <w:proofErr w:type="spellStart"/>
                      <w:r w:rsidRPr="002C7D12">
                        <w:rPr>
                          <w:sz w:val="22"/>
                        </w:rPr>
                        <w:t>minigrids</w:t>
                      </w:r>
                      <w:proofErr w:type="spellEnd"/>
                      <w:r w:rsidRPr="002C7D12">
                        <w:rPr>
                          <w:sz w:val="22"/>
                        </w:rPr>
                        <w:t xml:space="preserve"> and revolutionize energy markets. This program is specifically aimed at early-stage </w:t>
                      </w:r>
                      <w:proofErr w:type="spellStart"/>
                      <w:r w:rsidRPr="002C7D12">
                        <w:rPr>
                          <w:sz w:val="22"/>
                        </w:rPr>
                        <w:t>minigrid</w:t>
                      </w:r>
                      <w:proofErr w:type="spellEnd"/>
                      <w:r w:rsidRPr="002C7D12">
                        <w:rPr>
                          <w:sz w:val="22"/>
                        </w:rPr>
                        <w:t xml:space="preserve"> markets, aiming to create an environment conducive to substantial private investment. Its goal is to enhance access to clean energy by bolstering the financial viability and encouraging significant commercial investment in renewable energy </w:t>
                      </w:r>
                      <w:proofErr w:type="spellStart"/>
                      <w:r w:rsidRPr="002C7D12">
                        <w:rPr>
                          <w:sz w:val="22"/>
                        </w:rPr>
                        <w:t>minigrids</w:t>
                      </w:r>
                      <w:proofErr w:type="spellEnd"/>
                      <w:r w:rsidRPr="002C7D12">
                        <w:rPr>
                          <w:sz w:val="22"/>
                        </w:rPr>
                        <w:t xml:space="preserve"> across Africa. The program focuses on cost-reduction strategies and innovative business models to achieve these objectives.</w:t>
                      </w:r>
                    </w:p>
                  </w:txbxContent>
                </v:textbox>
                <w10:anchorlock/>
              </v:shape>
            </w:pict>
          </mc:Fallback>
        </mc:AlternateContent>
      </w:r>
    </w:p>
    <w:p w:rsidRPr="00FF4A57" w:rsidR="00A93BEC" w:rsidP="00FF4A57" w:rsidRDefault="00162077" w14:paraId="339CAD7F" w14:textId="27AFB574">
      <w:pPr>
        <w:autoSpaceDE w:val="0"/>
        <w:autoSpaceDN w:val="0"/>
        <w:adjustRightInd w:val="0"/>
        <w:spacing w:after="240" w:line="259" w:lineRule="auto"/>
        <w:jc w:val="both"/>
        <w:rPr>
          <w:rFonts w:cstheme="minorHAnsi"/>
          <w:b/>
          <w:bCs/>
          <w:sz w:val="22"/>
          <w:szCs w:val="22"/>
          <w:lang w:eastAsia="en-GB"/>
        </w:rPr>
      </w:pPr>
      <w:r w:rsidRPr="00FF4A57">
        <w:rPr>
          <w:rFonts w:cstheme="minorHAnsi"/>
          <w:noProof/>
          <w:sz w:val="22"/>
          <w:szCs w:val="22"/>
        </w:rPr>
        <mc:AlternateContent>
          <mc:Choice Requires="wps">
            <w:drawing>
              <wp:inline distT="0" distB="0" distL="0" distR="0" wp14:anchorId="1AD0F809" wp14:editId="16EA9159">
                <wp:extent cx="5902036" cy="1995054"/>
                <wp:effectExtent l="0" t="0" r="3810" b="5715"/>
                <wp:docPr id="29" name="Caixa de Texto 29"/>
                <wp:cNvGraphicFramePr/>
                <a:graphic xmlns:a="http://schemas.openxmlformats.org/drawingml/2006/main">
                  <a:graphicData uri="http://schemas.microsoft.com/office/word/2010/wordprocessingShape">
                    <wps:wsp>
                      <wps:cNvSpPr txBox="1"/>
                      <wps:spPr>
                        <a:xfrm>
                          <a:off x="0" y="0"/>
                          <a:ext cx="5902036" cy="1995054"/>
                        </a:xfrm>
                        <a:prstGeom prst="rect">
                          <a:avLst/>
                        </a:prstGeom>
                        <a:solidFill>
                          <a:schemeClr val="accent6">
                            <a:lumMod val="20000"/>
                            <a:lumOff val="80000"/>
                          </a:schemeClr>
                        </a:solidFill>
                        <a:ln w="6350">
                          <a:noFill/>
                        </a:ln>
                      </wps:spPr>
                      <wps:txbx>
                        <w:txbxContent>
                          <w:p w:rsidRPr="003A3478" w:rsidR="008A2E3E" w:rsidP="003A3478" w:rsidRDefault="008A2E3E" w14:paraId="5FA2CC0E" w14:textId="69AF3A84">
                            <w:pPr>
                              <w:spacing w:after="240" w:line="259" w:lineRule="auto"/>
                              <w:jc w:val="both"/>
                              <w:rPr>
                                <w:sz w:val="22"/>
                              </w:rPr>
                            </w:pPr>
                            <w:r w:rsidRPr="003A3478">
                              <w:rPr>
                                <w:b/>
                                <w:sz w:val="22"/>
                              </w:rPr>
                              <w:t xml:space="preserve">Box </w:t>
                            </w:r>
                            <w:r>
                              <w:rPr>
                                <w:b/>
                                <w:sz w:val="22"/>
                              </w:rPr>
                              <w:t>19</w:t>
                            </w:r>
                            <w:r w:rsidRPr="003A3478">
                              <w:rPr>
                                <w:b/>
                                <w:sz w:val="22"/>
                              </w:rPr>
                              <w:t>:</w:t>
                            </w:r>
                            <w:r w:rsidRPr="003A3478">
                              <w:rPr>
                                <w:sz w:val="22"/>
                              </w:rPr>
                              <w:t xml:space="preserve"> </w:t>
                            </w:r>
                            <w:r w:rsidRPr="003026B2">
                              <w:rPr>
                                <w:sz w:val="22"/>
                              </w:rPr>
                              <w:t>In exploring opportunities for youth in agriculture across Mozambique, Rwanda, and Uganda, UN Women East and Southern Africa Regional Office (ESARO) emphasizes addressing challenges hindering youth engagement, notably gender inequality, limited access to resources, and the digital divide. Their report highlights disparities in job access within the agriculture sector, proposing comprehensive recommendations. These suggestions span capacity development in digital and business skills, quality assurance, intellectual rights protection, soil health, renewable energy, and agroecological farming. The focus extends to narrowing the digital divide, promoting gender equality, inclusive business models, and investing in tailored technologies for sustainable agriculture. Ultimately, these efforts aim to bolster youth opportunities while ensuring gender-inclusive, energy-efficient, and sustainable growth in the agricultural landscape.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ixa de Texto 29" style="width:464.75pt;height:157.1pt;visibility:visible;mso-wrap-style:square;mso-left-percent:-10001;mso-top-percent:-10001;mso-position-horizontal:absolute;mso-position-horizontal-relative:char;mso-position-vertical:absolute;mso-position-vertical-relative:line;mso-left-percent:-10001;mso-top-percent:-10001;v-text-anchor:top" o:spid="_x0000_s1045"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" w14:anchorId="1AD0F809">
                <v:textbox>
                  <w:txbxContent>
                    <w:p w:rsidRPr="003A3478" w:rsidR="008A2E3E" w:rsidP="003A3478" w:rsidRDefault="008A2E3E" w14:paraId="5FA2CC0E" w14:textId="69AF3A84">
                      <w:pPr>
                        <w:spacing w:after="240" w:line="259" w:lineRule="auto"/>
                        <w:jc w:val="both"/>
                        <w:rPr>
                          <w:sz w:val="22"/>
                        </w:rPr>
                      </w:pPr>
                      <w:r w:rsidRPr="003A3478">
                        <w:rPr>
                          <w:b/>
                          <w:sz w:val="22"/>
                        </w:rPr>
                        <w:t xml:space="preserve">Box </w:t>
                      </w:r>
                      <w:r>
                        <w:rPr>
                          <w:b/>
                          <w:sz w:val="22"/>
                        </w:rPr>
                        <w:t>19</w:t>
                      </w:r>
                      <w:r w:rsidRPr="003A3478">
                        <w:rPr>
                          <w:b/>
                          <w:sz w:val="22"/>
                        </w:rPr>
                        <w:t>:</w:t>
                      </w:r>
                      <w:r w:rsidRPr="003A3478">
                        <w:rPr>
                          <w:sz w:val="22"/>
                        </w:rPr>
                        <w:t xml:space="preserve"> </w:t>
                      </w:r>
                      <w:r w:rsidRPr="003026B2">
                        <w:rPr>
                          <w:sz w:val="22"/>
                        </w:rPr>
                        <w:t>In exploring opportunities for youth in agriculture across Mozambique, Rwanda, and Uganda, UN Women East and Southern Africa Regional Office (ESARO) emphasizes addressing challenges hindering youth engagement, notably gender inequality, limited access to resources, and the digital divide. Their report highlights disparities in job access within the agriculture sector, proposing comprehensive recommendations. These suggestions span capacity development in digital and business skills, quality assurance, intellectual rights protection, soil health, renewable energy, and agroecological farming. The focus extends to narrowing the digital divide, promoting gender equality, inclusive business models, and investing in tailored technologies for sustainable agriculture. Ultimately, these efforts aim to bolster youth opportunities while ensuring gender-inclusive, energy-efficient, and sustainable growth in the agricultural landscape.</w:t>
                      </w:r>
                    </w:p>
                  </w:txbxContent>
                </v:textbox>
                <w10:anchorlock/>
              </v:shape>
            </w:pict>
          </mc:Fallback>
        </mc:AlternateContent>
      </w:r>
    </w:p>
    <w:p w:rsidRPr="00FF4A57" w:rsidR="00162077" w:rsidP="592E2D9C" w:rsidRDefault="008D6EF6" w14:paraId="314906BE" w14:textId="586AFFFD">
      <w:pPr>
        <w:autoSpaceDE w:val="0"/>
        <w:autoSpaceDN w:val="0"/>
        <w:adjustRightInd w:val="0"/>
        <w:spacing w:after="240" w:line="259" w:lineRule="auto"/>
        <w:jc w:val="both"/>
        <w:rPr>
          <w:sz w:val="22"/>
          <w:szCs w:val="22"/>
          <w:lang w:eastAsia="en-GB"/>
        </w:rPr>
      </w:pPr>
      <w:r w:rsidRPr="592E2D9C">
        <w:rPr>
          <w:b/>
          <w:bCs/>
          <w:sz w:val="22"/>
          <w:szCs w:val="22"/>
          <w:lang w:eastAsia="en-GB"/>
        </w:rPr>
        <w:t xml:space="preserve">Sustainability </w:t>
      </w:r>
      <w:r w:rsidRPr="592E2D9C" w:rsidR="00573C35">
        <w:rPr>
          <w:b/>
          <w:bCs/>
          <w:sz w:val="22"/>
          <w:szCs w:val="22"/>
          <w:lang w:eastAsia="en-GB"/>
        </w:rPr>
        <w:t xml:space="preserve">Education </w:t>
      </w:r>
      <w:r w:rsidRPr="592E2D9C">
        <w:rPr>
          <w:b/>
          <w:bCs/>
          <w:sz w:val="22"/>
          <w:szCs w:val="22"/>
          <w:lang w:eastAsia="en-GB"/>
        </w:rPr>
        <w:t>for Shaping a Greener Future</w:t>
      </w:r>
      <w:r w:rsidRPr="592E2D9C" w:rsidR="00DD2672">
        <w:rPr>
          <w:b/>
          <w:bCs/>
          <w:sz w:val="22"/>
          <w:szCs w:val="22"/>
          <w:lang w:eastAsia="en-GB"/>
        </w:rPr>
        <w:t xml:space="preserve">: </w:t>
      </w:r>
      <w:r w:rsidRPr="592E2D9C" w:rsidR="00DD2672">
        <w:rPr>
          <w:sz w:val="22"/>
          <w:szCs w:val="22"/>
          <w:lang w:eastAsia="en-GB"/>
        </w:rPr>
        <w:t xml:space="preserve">Effective achievement of energy efficiency goals demands broad cooperation </w:t>
      </w:r>
      <w:r w:rsidRPr="592E2D9C" w:rsidR="003026B2">
        <w:rPr>
          <w:sz w:val="22"/>
          <w:szCs w:val="22"/>
          <w:lang w:eastAsia="en-GB"/>
        </w:rPr>
        <w:t xml:space="preserve">(SDG 17) </w:t>
      </w:r>
      <w:r w:rsidRPr="592E2D9C" w:rsidR="00DD2672">
        <w:rPr>
          <w:sz w:val="22"/>
          <w:szCs w:val="22"/>
          <w:lang w:eastAsia="en-GB"/>
        </w:rPr>
        <w:t xml:space="preserve">and </w:t>
      </w:r>
      <w:r w:rsidRPr="592E2D9C" w:rsidR="003026B2">
        <w:rPr>
          <w:sz w:val="22"/>
          <w:szCs w:val="22"/>
          <w:lang w:eastAsia="en-GB"/>
        </w:rPr>
        <w:t xml:space="preserve">necessitates </w:t>
      </w:r>
      <w:r w:rsidRPr="592E2D9C" w:rsidR="00DD2672">
        <w:rPr>
          <w:sz w:val="22"/>
          <w:szCs w:val="22"/>
          <w:lang w:eastAsia="en-GB"/>
        </w:rPr>
        <w:t>education on sustainability</w:t>
      </w:r>
      <w:r w:rsidRPr="592E2D9C" w:rsidR="003026B2">
        <w:rPr>
          <w:sz w:val="22"/>
          <w:szCs w:val="22"/>
          <w:lang w:eastAsia="en-GB"/>
        </w:rPr>
        <w:t xml:space="preserve"> (SDG 12)</w:t>
      </w:r>
      <w:r w:rsidRPr="592E2D9C" w:rsidR="00DD2672">
        <w:rPr>
          <w:sz w:val="22"/>
          <w:szCs w:val="22"/>
          <w:lang w:eastAsia="en-GB"/>
        </w:rPr>
        <w:t>. Creating widespread awareness and understanding among governments, industries, and communities is paramount for success (</w:t>
      </w:r>
      <w:commentRangeStart w:id="175"/>
      <w:r w:rsidRPr="592E2D9C" w:rsidR="00DD2672">
        <w:rPr>
          <w:sz w:val="22"/>
          <w:szCs w:val="22"/>
          <w:lang w:eastAsia="en-GB"/>
        </w:rPr>
        <w:t>WEF, 2023</w:t>
      </w:r>
      <w:commentRangeEnd w:id="175"/>
      <w:r>
        <w:commentReference w:id="175"/>
      </w:r>
      <w:r w:rsidRPr="592E2D9C" w:rsidR="00DD2672">
        <w:rPr>
          <w:sz w:val="22"/>
          <w:szCs w:val="22"/>
          <w:lang w:eastAsia="en-GB"/>
        </w:rPr>
        <w:t>). While technology is essential, influencing consumer behavior significantly impacts energy savings. Successful energy efficiency initiatives require a mix of technology-driven solutions and a deep understanding of human behavior. This emphasizes tailored, cost-effective approaches, continual evaluation, and engagement with communication experts in crafting effective behavior change campaigns. Behavioral approaches can reshape energy efficiency programs, focusing on behavior change and gender equality. These programs need to consider local contexts and consumer data, possibly integrating them into broader interventions (</w:t>
      </w:r>
      <w:commentRangeStart w:id="176"/>
      <w:r w:rsidRPr="592E2D9C" w:rsidR="00DD2672">
        <w:rPr>
          <w:sz w:val="22"/>
          <w:szCs w:val="22"/>
          <w:lang w:eastAsia="en-GB"/>
        </w:rPr>
        <w:t>ESMAP, 2020</w:t>
      </w:r>
      <w:commentRangeEnd w:id="176"/>
      <w:r>
        <w:commentReference w:id="176"/>
      </w:r>
      <w:r w:rsidRPr="592E2D9C" w:rsidR="00DD2672">
        <w:rPr>
          <w:sz w:val="22"/>
          <w:szCs w:val="22"/>
          <w:lang w:eastAsia="en-GB"/>
        </w:rPr>
        <w:t xml:space="preserve">). </w:t>
      </w:r>
      <w:r w:rsidRPr="592E2D9C" w:rsidR="001A7E6E">
        <w:rPr>
          <w:sz w:val="22"/>
          <w:szCs w:val="22"/>
          <w:lang w:eastAsia="en-GB"/>
        </w:rPr>
        <w:t>Education on energy efficiency encourages the development of technologies that minimize energy wastage and promotes collaborative research into renewable and clean energy resources (</w:t>
      </w:r>
      <w:commentRangeStart w:id="177"/>
      <w:r w:rsidRPr="592E2D9C" w:rsidR="001A7E6E">
        <w:rPr>
          <w:sz w:val="22"/>
          <w:szCs w:val="22"/>
          <w:lang w:eastAsia="en-GB"/>
        </w:rPr>
        <w:t>UNESCO, 2023</w:t>
      </w:r>
      <w:commentRangeEnd w:id="177"/>
      <w:r>
        <w:commentReference w:id="177"/>
      </w:r>
      <w:r w:rsidRPr="592E2D9C" w:rsidR="001A7E6E">
        <w:rPr>
          <w:sz w:val="22"/>
          <w:szCs w:val="22"/>
          <w:lang w:eastAsia="en-GB"/>
        </w:rPr>
        <w:t xml:space="preserve">) </w:t>
      </w:r>
      <w:r w:rsidRPr="592E2D9C" w:rsidR="00DD2672">
        <w:rPr>
          <w:sz w:val="22"/>
          <w:szCs w:val="22"/>
          <w:lang w:eastAsia="en-GB"/>
        </w:rPr>
        <w:t xml:space="preserve">Overcoming challenges involves inclusive capacity-building efforts across sectors, focusing on individuals regardless of age or gender, particularly targeting women and youth </w:t>
      </w:r>
      <w:r w:rsidRPr="592E2D9C" w:rsidR="003026B2">
        <w:rPr>
          <w:sz w:val="22"/>
          <w:szCs w:val="22"/>
          <w:lang w:eastAsia="en-GB"/>
        </w:rPr>
        <w:t xml:space="preserve">(SDG 5) </w:t>
      </w:r>
      <w:r w:rsidRPr="592E2D9C" w:rsidR="00162077">
        <w:rPr>
          <w:sz w:val="22"/>
          <w:szCs w:val="22"/>
          <w:lang w:eastAsia="en-GB"/>
        </w:rPr>
        <w:t>(</w:t>
      </w:r>
      <w:commentRangeStart w:id="178"/>
      <w:r w:rsidRPr="592E2D9C" w:rsidR="00162077">
        <w:rPr>
          <w:sz w:val="22"/>
          <w:szCs w:val="22"/>
          <w:lang w:eastAsia="en-GB"/>
        </w:rPr>
        <w:t>FAO, 2020</w:t>
      </w:r>
      <w:commentRangeEnd w:id="178"/>
      <w:r>
        <w:commentReference w:id="178"/>
      </w:r>
      <w:r w:rsidRPr="592E2D9C" w:rsidR="00162077">
        <w:rPr>
          <w:sz w:val="22"/>
          <w:szCs w:val="22"/>
          <w:lang w:eastAsia="en-GB"/>
        </w:rPr>
        <w:t>)</w:t>
      </w:r>
      <w:r w:rsidRPr="592E2D9C" w:rsidR="001A7E6E">
        <w:rPr>
          <w:sz w:val="22"/>
          <w:szCs w:val="22"/>
          <w:lang w:eastAsia="en-GB"/>
        </w:rPr>
        <w:t>.</w:t>
      </w:r>
    </w:p>
    <w:p w:rsidR="592E2D9C" w:rsidP="592E2D9C" w:rsidRDefault="592E2D9C" w14:paraId="7D5790C4" w14:textId="563C6AC9">
      <w:pPr>
        <w:spacing w:after="240" w:line="259" w:lineRule="auto"/>
        <w:jc w:val="both"/>
        <w:rPr>
          <w:sz w:val="22"/>
          <w:szCs w:val="22"/>
          <w:lang w:eastAsia="en-GB"/>
        </w:rPr>
      </w:pPr>
    </w:p>
    <w:p w:rsidR="435BB581" w:rsidP="592E2D9C" w:rsidRDefault="435BB581" w14:paraId="18781DB4" w14:textId="73B755FD">
      <w:pPr>
        <w:spacing w:after="240" w:line="259" w:lineRule="auto"/>
        <w:jc w:val="both"/>
        <w:rPr>
          <w:sz w:val="22"/>
          <w:szCs w:val="22"/>
          <w:lang w:eastAsia="en-GB"/>
        </w:rPr>
      </w:pPr>
      <w:r>
        <w:rPr>
          <w:noProof/>
        </w:rPr>
        <w:lastRenderedPageBreak/>
        <mc:AlternateContent>
          <mc:Choice Requires="wps">
            <w:drawing>
              <wp:inline distT="0" distB="0" distL="0" distR="0" wp14:anchorId="641A978A" wp14:editId="413E4D28">
                <wp:extent cx="5973446" cy="3923552"/>
                <wp:effectExtent l="0" t="0" r="27305" b="20320"/>
                <wp:docPr id="1109523394" name="Rectangle 1"/>
                <wp:cNvGraphicFramePr/>
                <a:graphic xmlns:a="http://schemas.openxmlformats.org/drawingml/2006/main">
                  <a:graphicData uri="http://schemas.microsoft.com/office/word/2010/wordprocessingShape">
                    <wps:wsp>
                      <wps:cNvSpPr/>
                      <wps:spPr>
                        <a:xfrm>
                          <a:off x="0" y="0"/>
                          <a:ext cx="5973446" cy="3923552"/>
                        </a:xfrm>
                        <a:prstGeom prst="rect">
                          <a:avLst/>
                        </a:prstGeom>
                        <a:solidFill>
                          <a:schemeClr val="accent6">
                            <a:lumMod val="60000"/>
                            <a:lumOff val="40000"/>
                          </a:schemeClr>
                        </a:solidFill>
                        <a:ln>
                          <a:solidFill>
                            <a:srgbClr val="000000"/>
                          </a:solidFill>
                        </a:ln>
                      </wps:spPr>
                      <wps:txbx>
                        <w:txbxContent>
                          <w:p w:rsidR="00000000" w:rsidP="0000386A" w:rsidRDefault="00000000" w14:paraId="4D372F06" w14:textId="77777777">
                            <w:pPr>
                              <w:spacing w:line="256" w:lineRule="auto"/>
                              <w:jc w:val="center"/>
                              <w:rPr>
                                <w:rFonts w:ascii="Calibri" w:hAnsi="Calibri" w:cs="Calibri"/>
                                <w:b/>
                                <w:bCs/>
                                <w:kern w:val="0"/>
                                <w14:ligatures w14:val="none"/>
                              </w:rPr>
                            </w:pPr>
                            <w:r>
                              <w:rPr>
                                <w:rFonts w:ascii="Calibri" w:hAnsi="Calibri" w:cs="Calibri"/>
                                <w:b/>
                                <w:bCs/>
                              </w:rPr>
                              <w:t>TAKE-HOME MESSAGES</w:t>
                            </w:r>
                          </w:p>
                          <w:p w:rsidR="00000000" w:rsidP="0000386A" w:rsidRDefault="00000000" w14:paraId="5913C6CE" w14:textId="77777777">
                            <w:pPr>
                              <w:spacing w:line="256" w:lineRule="auto"/>
                              <w:rPr>
                                <w:rFonts w:ascii="Calibri" w:hAnsi="Calibri" w:cs="Calibri"/>
                              </w:rPr>
                            </w:pPr>
                            <w:r>
                              <w:rPr>
                                <w:rFonts w:ascii="Calibri" w:hAnsi="Calibri" w:cs="Calibri"/>
                              </w:rPr>
                              <w:t>•</w:t>
                            </w:r>
                            <w:r>
                              <w:rPr>
                                <w:rFonts w:ascii="Calibri" w:hAnsi="Calibri" w:cs="Calibri"/>
                              </w:rPr>
                              <w:tab/>
                              <w:t>Access to electricity and clean cooking acts as a catalyst for achieving multiple SDGs, facilitating educational opportunities, bridging the digital divide, transforming health services, addressing water stress, bolstering food security and productive development, and narrowing the gender gap</w:t>
                            </w:r>
                            <w:r>
                              <w:rPr>
                                <w:rFonts w:ascii="Calibri" w:hAnsi="Calibri" w:cs="Calibri"/>
                                <w:color w:val="000000"/>
                              </w:rPr>
                              <w:t>s</w:t>
                            </w:r>
                            <w:r>
                              <w:rPr>
                                <w:rFonts w:ascii="Calibri" w:hAnsi="Calibri" w:cs="Calibri"/>
                              </w:rPr>
                              <w:t>. Special attention must be given to balancing energy affordability and sufficiency, ensuring sustainable battery management, and applying an inclusive, gender-responsive lens to leave no one behind.</w:t>
                            </w:r>
                          </w:p>
                          <w:p w:rsidR="00000000" w:rsidP="0000386A" w:rsidRDefault="00000000" w14:paraId="66BEAD91" w14:textId="77777777">
                            <w:pPr>
                              <w:spacing w:line="256" w:lineRule="auto"/>
                              <w:rPr>
                                <w:rFonts w:ascii="Calibri" w:hAnsi="Calibri" w:cs="Calibri"/>
                              </w:rPr>
                            </w:pPr>
                            <w:r>
                              <w:rPr>
                                <w:rFonts w:ascii="Calibri" w:hAnsi="Calibri" w:cs="Calibri"/>
                              </w:rPr>
                              <w:t>•</w:t>
                            </w:r>
                            <w:r>
                              <w:rPr>
                                <w:rFonts w:ascii="Calibri" w:hAnsi="Calibri" w:cs="Calibri"/>
                              </w:rPr>
                              <w:tab/>
                              <w:t>Renewable energies pave the way for sustainable prosperity, contributing to the synergistic fight against climate change, creating healthier cities, and fostering resilient societies. These technological solutions require a holistic approach to manage potential trade-offs, such as water security challenges, balancing land use and food security, considering the entire environmental footprint of the green energy value chain, and ensuring governance and community rights.</w:t>
                            </w:r>
                          </w:p>
                          <w:p w:rsidR="00000000" w:rsidP="0000386A" w:rsidRDefault="00000000" w14:paraId="3C15809F" w14:textId="77777777">
                            <w:pPr>
                              <w:spacing w:line="256" w:lineRule="auto"/>
                              <w:rPr>
                                <w:rFonts w:ascii="Calibri" w:hAnsi="Calibri" w:cs="Calibri"/>
                              </w:rPr>
                            </w:pPr>
                            <w:r>
                              <w:rPr>
                                <w:rFonts w:ascii="Calibri" w:hAnsi="Calibri" w:cs="Calibri"/>
                              </w:rPr>
                              <w:t>•</w:t>
                            </w:r>
                            <w:r>
                              <w:rPr>
                                <w:rFonts w:ascii="Calibri" w:hAnsi="Calibri" w:cs="Calibri"/>
                              </w:rPr>
                              <w:tab/>
                              <w:t>Energy efficiency represents a highly advantageous strategy capable of catalyzing sustainability by building sustainable societies, optimizing the water-food-energy nexus, transforming the energy sector and industry through waste-to-energy solutions and digitalization. However, attention is needed to avoid development degrowth, to mitigate scaled impacts of large-scale initiatives such as nature-based solutions, to engage society through capacity-building and reduce inequalities through digitalization.</w:t>
                            </w:r>
                          </w:p>
                        </w:txbxContent>
                      </wps:txbx>
                      <wps:bodyPr anchor="t"/>
                    </wps:wsp>
                  </a:graphicData>
                </a:graphic>
              </wp:inline>
            </w:drawing>
          </mc:Choice>
          <mc:Fallback>
            <w:pict>
              <v:rect id="Rectangle 1" style="width:470.35pt;height:308.95pt;visibility:visible;mso-wrap-style:square;mso-left-percent:-10001;mso-top-percent:-10001;mso-position-horizontal:absolute;mso-position-horizontal-relative:char;mso-position-vertical:absolute;mso-position-vertical-relative:line;mso-left-percent:-10001;mso-top-percent:-10001;v-text-anchor:top" o:spid="_x0000_s1046" fillcolor="#a8d08d [1945]" w14:anchorId="641A97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">
                <v:textbox>
                  <w:txbxContent>
                    <w:p w:rsidR="00000000" w:rsidP="0000386A" w:rsidRDefault="00000000" w14:paraId="4D372F06" w14:textId="77777777">
                      <w:pPr>
                        <w:spacing w:line="256" w:lineRule="auto"/>
                        <w:jc w:val="center"/>
                        <w:rPr>
                          <w:rFonts w:ascii="Calibri" w:hAnsi="Calibri" w:cs="Calibri"/>
                          <w:b/>
                          <w:bCs/>
                          <w:kern w:val="0"/>
                          <w14:ligatures w14:val="none"/>
                        </w:rPr>
                      </w:pPr>
                      <w:r>
                        <w:rPr>
                          <w:rFonts w:ascii="Calibri" w:hAnsi="Calibri" w:cs="Calibri"/>
                          <w:b/>
                          <w:bCs/>
                        </w:rPr>
                        <w:t>TAKE-HOME MESSAGES</w:t>
                      </w:r>
                    </w:p>
                    <w:p w:rsidR="00000000" w:rsidP="0000386A" w:rsidRDefault="00000000" w14:paraId="5913C6CE" w14:textId="77777777">
                      <w:pPr>
                        <w:spacing w:line="256" w:lineRule="auto"/>
                        <w:rPr>
                          <w:rFonts w:ascii="Calibri" w:hAnsi="Calibri" w:cs="Calibri"/>
                        </w:rPr>
                      </w:pPr>
                      <w:r>
                        <w:rPr>
                          <w:rFonts w:ascii="Calibri" w:hAnsi="Calibri" w:cs="Calibri"/>
                        </w:rPr>
                        <w:t>•</w:t>
                      </w:r>
                      <w:r>
                        <w:rPr>
                          <w:rFonts w:ascii="Calibri" w:hAnsi="Calibri" w:cs="Calibri"/>
                        </w:rPr>
                        <w:tab/>
                        <w:t>Access to electricity and clean cooking acts as a catalyst for achieving multiple SDGs, facilitating educational opportunities, bridging the digital divide, transforming health services, addressing water stress, bolstering food security and productive development, and narrowing the gender gap</w:t>
                      </w:r>
                      <w:r>
                        <w:rPr>
                          <w:rFonts w:ascii="Calibri" w:hAnsi="Calibri" w:cs="Calibri"/>
                          <w:color w:val="000000"/>
                        </w:rPr>
                        <w:t>s</w:t>
                      </w:r>
                      <w:r>
                        <w:rPr>
                          <w:rFonts w:ascii="Calibri" w:hAnsi="Calibri" w:cs="Calibri"/>
                        </w:rPr>
                        <w:t>. Special attention must be given to balancing energy affordability and sufficiency, ensuring sustainable battery management, and applying an inclusive, gender-responsive lens to leave no one behind.</w:t>
                      </w:r>
                    </w:p>
                    <w:p w:rsidR="00000000" w:rsidP="0000386A" w:rsidRDefault="00000000" w14:paraId="66BEAD91" w14:textId="77777777">
                      <w:pPr>
                        <w:spacing w:line="256" w:lineRule="auto"/>
                        <w:rPr>
                          <w:rFonts w:ascii="Calibri" w:hAnsi="Calibri" w:cs="Calibri"/>
                        </w:rPr>
                      </w:pPr>
                      <w:r>
                        <w:rPr>
                          <w:rFonts w:ascii="Calibri" w:hAnsi="Calibri" w:cs="Calibri"/>
                        </w:rPr>
                        <w:t>•</w:t>
                      </w:r>
                      <w:r>
                        <w:rPr>
                          <w:rFonts w:ascii="Calibri" w:hAnsi="Calibri" w:cs="Calibri"/>
                        </w:rPr>
                        <w:tab/>
                        <w:t>Renewable energies pave the way for sustainable prosperity, contributing to the synergistic fight against climate change, creating healthier cities, and fostering resilient societies. These technological solutions require a holistic approach to manage potential trade-offs, such as water security challenges, balancing land use and food security, considering the entire environmental footprint of the green energy value chain, and ensuring governance and community rights.</w:t>
                      </w:r>
                    </w:p>
                    <w:p w:rsidR="00000000" w:rsidP="0000386A" w:rsidRDefault="00000000" w14:paraId="3C15809F" w14:textId="77777777">
                      <w:pPr>
                        <w:spacing w:line="256" w:lineRule="auto"/>
                        <w:rPr>
                          <w:rFonts w:ascii="Calibri" w:hAnsi="Calibri" w:cs="Calibri"/>
                        </w:rPr>
                      </w:pPr>
                      <w:r>
                        <w:rPr>
                          <w:rFonts w:ascii="Calibri" w:hAnsi="Calibri" w:cs="Calibri"/>
                        </w:rPr>
                        <w:t>•</w:t>
                      </w:r>
                      <w:r>
                        <w:rPr>
                          <w:rFonts w:ascii="Calibri" w:hAnsi="Calibri" w:cs="Calibri"/>
                        </w:rPr>
                        <w:tab/>
                        <w:t>Energy efficiency represents a highly advantageous strategy capable of catalyzing sustainability by building sustainable societies, optimizing the water-food-energy nexus, transforming the energy sector and industry through waste-to-energy solutions and digitalization. However, attention is needed to avoid development degrowth, to mitigate scaled impacts of large-scale initiatives such as nature-based solutions, to engage society through capacity-building and reduce inequalities through digitalization.</w:t>
                      </w:r>
                    </w:p>
                  </w:txbxContent>
                </v:textbox>
                <w10:anchorlock/>
              </v:rect>
            </w:pict>
          </mc:Fallback>
        </mc:AlternateContent>
      </w:r>
    </w:p>
    <w:p w:rsidR="592E2D9C" w:rsidP="592E2D9C" w:rsidRDefault="592E2D9C" w14:paraId="5C472F31" w14:textId="0F2E4513">
      <w:pPr>
        <w:spacing w:after="240" w:line="259" w:lineRule="auto"/>
        <w:jc w:val="both"/>
        <w:rPr>
          <w:sz w:val="22"/>
          <w:szCs w:val="22"/>
          <w:lang w:eastAsia="en-GB"/>
        </w:rPr>
      </w:pPr>
    </w:p>
    <w:p w:rsidRPr="00FF4A57" w:rsidR="00162077" w:rsidP="00FF4A57" w:rsidRDefault="00162077" w14:paraId="7EF8FE84" w14:textId="2DB69746">
      <w:pPr>
        <w:autoSpaceDE w:val="0"/>
        <w:autoSpaceDN w:val="0"/>
        <w:adjustRightInd w:val="0"/>
        <w:spacing w:after="240" w:line="259" w:lineRule="auto"/>
        <w:jc w:val="both"/>
        <w:rPr>
          <w:rFonts w:cstheme="minorHAnsi"/>
          <w:bCs/>
          <w:sz w:val="22"/>
          <w:szCs w:val="22"/>
          <w:lang w:eastAsia="en-GB"/>
        </w:rPr>
      </w:pPr>
    </w:p>
    <w:p w:rsidRPr="00FF4A57" w:rsidR="009B12B4" w:rsidP="44B7E274" w:rsidRDefault="00CD40BD" w14:paraId="4487FDFD" w14:textId="3520A013">
      <w:pPr>
        <w:pStyle w:val="Heading2"/>
        <w:numPr>
          <w:ilvl w:val="0"/>
          <w:numId w:val="8"/>
        </w:numPr>
        <w:spacing w:after="240"/>
        <w:rPr>
          <w:rFonts w:asciiTheme="minorHAnsi" w:hAnsiTheme="minorHAnsi" w:cstheme="minorBidi"/>
        </w:rPr>
      </w:pPr>
      <w:bookmarkStart w:name="_Toc1018914649" w:id="179"/>
      <w:r w:rsidRPr="44B7E274">
        <w:rPr>
          <w:rFonts w:asciiTheme="minorHAnsi" w:hAnsiTheme="minorHAnsi" w:cstheme="minorBidi"/>
        </w:rPr>
        <w:t xml:space="preserve">Approaches, Methods and </w:t>
      </w:r>
      <w:commentRangeStart w:id="180"/>
      <w:r w:rsidRPr="44B7E274" w:rsidR="005B4A44">
        <w:rPr>
          <w:rFonts w:asciiTheme="minorHAnsi" w:hAnsiTheme="minorHAnsi" w:cstheme="minorBidi"/>
        </w:rPr>
        <w:t>T</w:t>
      </w:r>
      <w:r w:rsidRPr="44B7E274" w:rsidR="009B12B4">
        <w:rPr>
          <w:rFonts w:asciiTheme="minorHAnsi" w:hAnsiTheme="minorHAnsi" w:cstheme="minorBidi"/>
        </w:rPr>
        <w:t>ools</w:t>
      </w:r>
      <w:r w:rsidRPr="44B7E274" w:rsidR="00EF7811">
        <w:rPr>
          <w:rFonts w:asciiTheme="minorHAnsi" w:hAnsiTheme="minorHAnsi" w:cstheme="minorBidi"/>
        </w:rPr>
        <w:t xml:space="preserve"> </w:t>
      </w:r>
      <w:r w:rsidRPr="44B7E274" w:rsidR="009B12B4">
        <w:rPr>
          <w:rFonts w:asciiTheme="minorHAnsi" w:hAnsiTheme="minorHAnsi" w:cstheme="minorBidi"/>
        </w:rPr>
        <w:t>for</w:t>
      </w:r>
      <w:r w:rsidRPr="44B7E274" w:rsidR="005B4A44">
        <w:rPr>
          <w:rFonts w:asciiTheme="minorHAnsi" w:hAnsiTheme="minorHAnsi" w:cstheme="minorBidi"/>
        </w:rPr>
        <w:t xml:space="preserve"> </w:t>
      </w:r>
      <w:r w:rsidRPr="44B7E274" w:rsidR="00EF7811">
        <w:rPr>
          <w:rFonts w:asciiTheme="minorHAnsi" w:hAnsiTheme="minorHAnsi" w:cstheme="minorBidi"/>
        </w:rPr>
        <w:t>Strateg</w:t>
      </w:r>
      <w:r w:rsidRPr="44B7E274" w:rsidR="006B4482">
        <w:rPr>
          <w:rFonts w:asciiTheme="minorHAnsi" w:hAnsiTheme="minorHAnsi" w:cstheme="minorBidi"/>
        </w:rPr>
        <w:t>ic</w:t>
      </w:r>
      <w:r w:rsidRPr="44B7E274" w:rsidR="00626E47">
        <w:rPr>
          <w:rFonts w:asciiTheme="minorHAnsi" w:hAnsiTheme="minorHAnsi" w:cstheme="minorBidi"/>
        </w:rPr>
        <w:t xml:space="preserve"> </w:t>
      </w:r>
      <w:r w:rsidRPr="44B7E274" w:rsidR="006B4482">
        <w:rPr>
          <w:rFonts w:asciiTheme="minorHAnsi" w:hAnsiTheme="minorHAnsi" w:cstheme="minorBidi"/>
        </w:rPr>
        <w:t>Innovation</w:t>
      </w:r>
      <w:commentRangeEnd w:id="180"/>
      <w:r>
        <w:rPr>
          <w:rStyle w:val="CommentReference"/>
        </w:rPr>
        <w:commentReference w:id="180"/>
      </w:r>
      <w:bookmarkEnd w:id="179"/>
    </w:p>
    <w:p w:rsidRPr="0051744D" w:rsidR="00F27FAA" w:rsidP="0051744D" w:rsidRDefault="00F27FAA" w14:paraId="1DBB81F5" w14:textId="3278174E">
      <w:pPr>
        <w:autoSpaceDE w:val="0"/>
        <w:autoSpaceDN w:val="0"/>
        <w:adjustRightInd w:val="0"/>
        <w:spacing w:after="240" w:line="259" w:lineRule="auto"/>
        <w:jc w:val="both"/>
        <w:rPr>
          <w:rFonts w:cstheme="minorHAnsi"/>
          <w:bCs/>
          <w:sz w:val="22"/>
          <w:szCs w:val="22"/>
          <w:lang w:eastAsia="en-GB"/>
        </w:rPr>
      </w:pPr>
      <w:r w:rsidRPr="0051744D">
        <w:rPr>
          <w:rFonts w:cstheme="minorHAnsi"/>
          <w:bCs/>
          <w:sz w:val="22"/>
          <w:szCs w:val="22"/>
          <w:lang w:eastAsia="en-GB"/>
        </w:rPr>
        <w:t xml:space="preserve">This chapter explores ways to uncover system interconnections and foster integration across the </w:t>
      </w:r>
      <w:r w:rsidRPr="0051744D" w:rsidR="00E46683">
        <w:rPr>
          <w:rFonts w:cstheme="minorHAnsi"/>
          <w:bCs/>
          <w:sz w:val="22"/>
          <w:szCs w:val="22"/>
          <w:lang w:eastAsia="en-GB"/>
        </w:rPr>
        <w:t>SDGs. It aims</w:t>
      </w:r>
      <w:r w:rsidRPr="0051744D" w:rsidR="00E06818">
        <w:rPr>
          <w:rFonts w:cstheme="minorHAnsi"/>
          <w:bCs/>
          <w:sz w:val="22"/>
          <w:szCs w:val="22"/>
          <w:lang w:eastAsia="en-GB"/>
        </w:rPr>
        <w:t xml:space="preserve"> at equipping participants with an understanding of why a focus on system interconnections is key for achieving sustainable development, what coherent policymaking entails, and what are some specific</w:t>
      </w:r>
      <w:r w:rsidRPr="0051744D" w:rsidR="00E46683">
        <w:rPr>
          <w:rFonts w:cstheme="minorHAnsi"/>
          <w:bCs/>
          <w:sz w:val="22"/>
          <w:szCs w:val="22"/>
          <w:lang w:eastAsia="en-GB"/>
        </w:rPr>
        <w:t xml:space="preserve"> approaches</w:t>
      </w:r>
      <w:r w:rsidRPr="0051744D" w:rsidR="00E06818">
        <w:rPr>
          <w:rFonts w:cstheme="minorHAnsi"/>
          <w:bCs/>
          <w:sz w:val="22"/>
          <w:szCs w:val="22"/>
          <w:lang w:eastAsia="en-GB"/>
        </w:rPr>
        <w:t xml:space="preserve">, </w:t>
      </w:r>
      <w:r w:rsidRPr="0051744D" w:rsidR="00E46683">
        <w:rPr>
          <w:rFonts w:cstheme="minorHAnsi"/>
          <w:bCs/>
          <w:sz w:val="22"/>
          <w:szCs w:val="22"/>
          <w:lang w:eastAsia="en-GB"/>
        </w:rPr>
        <w:t>methods</w:t>
      </w:r>
      <w:r w:rsidRPr="0051744D" w:rsidR="00E06818">
        <w:rPr>
          <w:rFonts w:cstheme="minorHAnsi"/>
          <w:bCs/>
          <w:sz w:val="22"/>
          <w:szCs w:val="22"/>
          <w:lang w:eastAsia="en-GB"/>
        </w:rPr>
        <w:t xml:space="preserve"> and </w:t>
      </w:r>
      <w:r w:rsidRPr="0051744D" w:rsidR="00E46683">
        <w:rPr>
          <w:rFonts w:cstheme="minorHAnsi"/>
          <w:bCs/>
          <w:sz w:val="22"/>
          <w:szCs w:val="22"/>
          <w:lang w:eastAsia="en-GB"/>
        </w:rPr>
        <w:t>tools</w:t>
      </w:r>
      <w:r w:rsidRPr="0051744D" w:rsidR="00E06818">
        <w:rPr>
          <w:rFonts w:cstheme="minorHAnsi"/>
          <w:bCs/>
          <w:sz w:val="22"/>
          <w:szCs w:val="22"/>
          <w:lang w:eastAsia="en-GB"/>
        </w:rPr>
        <w:t xml:space="preserve"> that can be employed to foster </w:t>
      </w:r>
      <w:r w:rsidRPr="0051744D" w:rsidR="00E46683">
        <w:rPr>
          <w:rFonts w:cstheme="minorHAnsi"/>
          <w:bCs/>
          <w:sz w:val="22"/>
          <w:szCs w:val="22"/>
          <w:lang w:eastAsia="en-GB"/>
        </w:rPr>
        <w:t xml:space="preserve">SDGs </w:t>
      </w:r>
      <w:r w:rsidRPr="0051744D" w:rsidR="0057673F">
        <w:rPr>
          <w:rFonts w:cstheme="minorHAnsi"/>
          <w:bCs/>
          <w:sz w:val="22"/>
          <w:szCs w:val="22"/>
          <w:lang w:eastAsia="en-GB"/>
        </w:rPr>
        <w:t>interlinkages</w:t>
      </w:r>
      <w:r w:rsidRPr="0051744D" w:rsidR="00E06818">
        <w:rPr>
          <w:rFonts w:cstheme="minorHAnsi"/>
          <w:bCs/>
          <w:sz w:val="22"/>
          <w:szCs w:val="22"/>
          <w:lang w:eastAsia="en-GB"/>
        </w:rPr>
        <w:t xml:space="preserve">. </w:t>
      </w:r>
      <w:r w:rsidRPr="0051744D" w:rsidR="00E46683">
        <w:rPr>
          <w:rFonts w:cstheme="minorHAnsi"/>
          <w:bCs/>
          <w:sz w:val="22"/>
          <w:szCs w:val="22"/>
          <w:lang w:eastAsia="en-GB"/>
        </w:rPr>
        <w:t>A</w:t>
      </w:r>
      <w:r w:rsidRPr="0051744D" w:rsidR="00E06818">
        <w:rPr>
          <w:rFonts w:cstheme="minorHAnsi"/>
          <w:bCs/>
          <w:sz w:val="22"/>
          <w:szCs w:val="22"/>
          <w:lang w:eastAsia="en-GB"/>
        </w:rPr>
        <w:t xml:space="preserve">pproaches are intended to guide the overarching strategy, methods define the step-by-step procedures, and tools provide the means to execute those procedures effectively within the chosen approach and method. </w:t>
      </w:r>
      <w:r w:rsidRPr="0051744D" w:rsidR="0051744D">
        <w:rPr>
          <w:rFonts w:cstheme="minorHAnsi"/>
          <w:bCs/>
          <w:sz w:val="22"/>
          <w:szCs w:val="22"/>
          <w:lang w:eastAsia="en-GB"/>
        </w:rPr>
        <w:t xml:space="preserve">For instance, the </w:t>
      </w:r>
      <w:r w:rsidRPr="0051744D" w:rsidR="00A94CBC">
        <w:rPr>
          <w:rFonts w:cstheme="minorHAnsi"/>
          <w:bCs/>
          <w:sz w:val="22"/>
          <w:szCs w:val="22"/>
          <w:lang w:eastAsia="en-GB"/>
        </w:rPr>
        <w:t>UNDP’s</w:t>
      </w:r>
      <w:r w:rsidRPr="0051744D" w:rsidR="0051744D">
        <w:rPr>
          <w:rFonts w:cstheme="minorHAnsi"/>
          <w:bCs/>
          <w:sz w:val="22"/>
          <w:szCs w:val="22"/>
          <w:lang w:eastAsia="en-GB"/>
        </w:rPr>
        <w:t xml:space="preserve"> Knowledge Bank offers a one-stop-shop resource platform, including the SDG Integration tools and the SDG Acceleration Toolkit by the UNSDG, serving as a comprehensive support hub for achieving the Global Goals</w:t>
      </w:r>
      <w:r w:rsidRPr="0051744D" w:rsidR="00A94CBC">
        <w:rPr>
          <w:rFonts w:cstheme="minorHAnsi"/>
          <w:bCs/>
          <w:sz w:val="22"/>
          <w:szCs w:val="22"/>
          <w:lang w:eastAsia="en-GB"/>
        </w:rPr>
        <w:t xml:space="preserve"> (</w:t>
      </w:r>
      <w:commentRangeStart w:id="181"/>
      <w:r w:rsidRPr="0051744D" w:rsidR="00A94CBC">
        <w:rPr>
          <w:rFonts w:cstheme="minorHAnsi"/>
          <w:bCs/>
          <w:sz w:val="22"/>
          <w:szCs w:val="22"/>
          <w:lang w:eastAsia="en-GB"/>
        </w:rPr>
        <w:t>SDG Acceleration Toolkit</w:t>
      </w:r>
      <w:commentRangeEnd w:id="181"/>
      <w:r w:rsidRPr="0051744D" w:rsidR="00A94CBC">
        <w:rPr>
          <w:rFonts w:cstheme="minorHAnsi"/>
          <w:bCs/>
          <w:sz w:val="22"/>
          <w:szCs w:val="22"/>
          <w:lang w:eastAsia="en-GB"/>
        </w:rPr>
        <w:commentReference w:id="181"/>
      </w:r>
      <w:r w:rsidRPr="0051744D" w:rsidR="00A94CBC">
        <w:rPr>
          <w:rFonts w:cstheme="minorHAnsi"/>
          <w:bCs/>
          <w:sz w:val="22"/>
          <w:szCs w:val="22"/>
          <w:lang w:eastAsia="en-GB"/>
        </w:rPr>
        <w:t>)</w:t>
      </w:r>
    </w:p>
    <w:p w:rsidRPr="00FF4A57" w:rsidR="00A94CBC" w:rsidP="00FF4A57" w:rsidRDefault="00A94CBC" w14:paraId="0CE7036C" w14:textId="4E7C3585">
      <w:pPr>
        <w:spacing w:after="240" w:line="259" w:lineRule="auto"/>
        <w:jc w:val="both"/>
        <w:rPr>
          <w:rFonts w:cstheme="minorHAnsi"/>
          <w:sz w:val="22"/>
          <w:szCs w:val="22"/>
          <w:shd w:val="clear" w:color="auto" w:fill="FFFFFF"/>
        </w:rPr>
      </w:pPr>
      <w:r w:rsidRPr="00FF4A57">
        <w:rPr>
          <w:rFonts w:cstheme="minorHAnsi"/>
          <w:noProof/>
          <w:sz w:val="22"/>
          <w:szCs w:val="22"/>
        </w:rPr>
        <w:lastRenderedPageBreak/>
        <mc:AlternateContent>
          <mc:Choice Requires="wps">
            <w:drawing>
              <wp:inline distT="0" distB="0" distL="0" distR="0" wp14:anchorId="0E1E0590" wp14:editId="5C51B549">
                <wp:extent cx="5902036" cy="1911928"/>
                <wp:effectExtent l="0" t="0" r="3810" b="0"/>
                <wp:docPr id="27" name="Caixa de Texto 27"/>
                <wp:cNvGraphicFramePr/>
                <a:graphic xmlns:a="http://schemas.openxmlformats.org/drawingml/2006/main">
                  <a:graphicData uri="http://schemas.microsoft.com/office/word/2010/wordprocessingShape">
                    <wps:wsp>
                      <wps:cNvSpPr txBox="1"/>
                      <wps:spPr>
                        <a:xfrm>
                          <a:off x="0" y="0"/>
                          <a:ext cx="5902036" cy="1911928"/>
                        </a:xfrm>
                        <a:prstGeom prst="rect">
                          <a:avLst/>
                        </a:prstGeom>
                        <a:solidFill>
                          <a:schemeClr val="accent6">
                            <a:lumMod val="20000"/>
                            <a:lumOff val="80000"/>
                          </a:schemeClr>
                        </a:solidFill>
                        <a:ln w="6350">
                          <a:noFill/>
                        </a:ln>
                      </wps:spPr>
                      <wps:txbx>
                        <w:txbxContent>
                          <w:p w:rsidRPr="003A3478" w:rsidR="008A2E3E" w:rsidP="003A3478" w:rsidRDefault="008A2E3E" w14:paraId="5B425F96" w14:textId="77777777">
                            <w:pPr>
                              <w:spacing w:after="240" w:line="259" w:lineRule="auto"/>
                              <w:jc w:val="both"/>
                              <w:rPr>
                                <w:sz w:val="22"/>
                              </w:rPr>
                            </w:pPr>
                            <w:r w:rsidRPr="003A3478">
                              <w:rPr>
                                <w:b/>
                                <w:sz w:val="22"/>
                              </w:rPr>
                              <w:t>SDG Acceleration Toolkit</w:t>
                            </w:r>
                            <w:r w:rsidRPr="003A3478">
                              <w:rPr>
                                <w:b/>
                                <w:sz w:val="22"/>
                              </w:rPr>
                              <w:annotationRef/>
                            </w:r>
                            <w:r w:rsidRPr="003A3478">
                              <w:rPr>
                                <w:sz w:val="22"/>
                              </w:rPr>
                              <w:t xml:space="preserve">: </w:t>
                            </w:r>
                          </w:p>
                          <w:p w:rsidRPr="003A3478" w:rsidR="008A2E3E" w:rsidP="003A3478" w:rsidRDefault="008A2E3E" w14:paraId="244702EB" w14:textId="77777777">
                            <w:pPr>
                              <w:spacing w:after="240" w:line="259" w:lineRule="auto"/>
                              <w:jc w:val="both"/>
                              <w:rPr>
                                <w:sz w:val="22"/>
                              </w:rPr>
                            </w:pPr>
                            <w:r w:rsidRPr="003A3478">
                              <w:rPr>
                                <w:sz w:val="22"/>
                              </w:rPr>
                              <w:t xml:space="preserve">The SDG Acceleration Toolkit is a compendium of tools for </w:t>
                            </w:r>
                            <w:proofErr w:type="spellStart"/>
                            <w:r w:rsidRPr="003A3478">
                              <w:rPr>
                                <w:sz w:val="22"/>
                              </w:rPr>
                              <w:t>analysing</w:t>
                            </w:r>
                            <w:proofErr w:type="spellEnd"/>
                            <w:r w:rsidRPr="003A3478">
                              <w:rPr>
                                <w:sz w:val="22"/>
                              </w:rPr>
                              <w:t xml:space="preserve"> system interconnections, enhancing policy coherence, ensuring that no one is left behind, identifying risks and building resilience. Originally launched in 2017 by the United Nations Sustainable Development Group (UNSDG), this refreshed version of the Toolkit is designed to provide UN Country Teams, policy experts and Governments with access to existing tools for accelerating progress toward the 2030 Agenda. The tools can also support immediate socio-economic response to the COVID-19 pandemic, as well as effective recovery planning and implementation. The Toolkit is managed jointly by UNICEF and UNDP under the auspices of the UNSDG Task Team on Integrated Policy Support.</w:t>
                            </w:r>
                          </w:p>
                          <w:p w:rsidR="008A2E3E" w:rsidP="00A94CBC" w:rsidRDefault="008A2E3E" w14:paraId="2C14F268" w14:textId="77777777">
                            <w:pPr>
                              <w:spacing w:after="240"/>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ixa de Texto 27" style="width:464.75pt;height:150.55pt;visibility:visible;mso-wrap-style:square;mso-left-percent:-10001;mso-top-percent:-10001;mso-position-horizontal:absolute;mso-position-horizontal-relative:char;mso-position-vertical:absolute;mso-position-vertical-relative:line;mso-left-percent:-10001;mso-top-percent:-10001;v-text-anchor:top" o:spid="_x0000_s1047"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" w14:anchorId="0E1E0590">
                <v:textbox>
                  <w:txbxContent>
                    <w:p w:rsidRPr="003A3478" w:rsidR="008A2E3E" w:rsidP="003A3478" w:rsidRDefault="008A2E3E" w14:paraId="5B425F96" w14:textId="77777777">
                      <w:pPr>
                        <w:spacing w:after="240" w:line="259" w:lineRule="auto"/>
                        <w:jc w:val="both"/>
                        <w:rPr>
                          <w:sz w:val="22"/>
                        </w:rPr>
                      </w:pPr>
                      <w:r w:rsidRPr="003A3478">
                        <w:rPr>
                          <w:b/>
                          <w:sz w:val="22"/>
                        </w:rPr>
                        <w:t>SDG Acceleration Toolkit</w:t>
                      </w:r>
                      <w:r w:rsidRPr="003A3478">
                        <w:rPr>
                          <w:b/>
                          <w:sz w:val="22"/>
                        </w:rPr>
                        <w:annotationRef/>
                      </w:r>
                      <w:r w:rsidRPr="003A3478">
                        <w:rPr>
                          <w:sz w:val="22"/>
                        </w:rPr>
                        <w:t xml:space="preserve">: </w:t>
                      </w:r>
                    </w:p>
                    <w:p w:rsidRPr="003A3478" w:rsidR="008A2E3E" w:rsidP="003A3478" w:rsidRDefault="008A2E3E" w14:paraId="244702EB" w14:textId="77777777">
                      <w:pPr>
                        <w:spacing w:after="240" w:line="259" w:lineRule="auto"/>
                        <w:jc w:val="both"/>
                        <w:rPr>
                          <w:sz w:val="22"/>
                        </w:rPr>
                      </w:pPr>
                      <w:r w:rsidRPr="003A3478">
                        <w:rPr>
                          <w:sz w:val="22"/>
                        </w:rPr>
                        <w:t xml:space="preserve">The SDG Acceleration Toolkit is a compendium of tools for </w:t>
                      </w:r>
                      <w:proofErr w:type="spellStart"/>
                      <w:r w:rsidRPr="003A3478">
                        <w:rPr>
                          <w:sz w:val="22"/>
                        </w:rPr>
                        <w:t>analysing</w:t>
                      </w:r>
                      <w:proofErr w:type="spellEnd"/>
                      <w:r w:rsidRPr="003A3478">
                        <w:rPr>
                          <w:sz w:val="22"/>
                        </w:rPr>
                        <w:t xml:space="preserve"> system interconnections, enhancing policy coherence, ensuring that no one is left behind, identifying risks and building resilience. Originally launched in 2017 by the United Nations Sustainable Development Group (UNSDG), this refreshed version of the Toolkit is designed to provide UN Country Teams, policy experts and Governments with access to existing tools for accelerating progress toward the 2030 Agenda. The tools can also support immediate socio-economic response to the COVID-19 pandemic, as well as effective recovery planning and implementation. The Toolkit is managed jointly by UNICEF and UNDP under the auspices of the UNSDG Task Team on Integrated Policy Support.</w:t>
                      </w:r>
                    </w:p>
                    <w:p w:rsidR="008A2E3E" w:rsidP="00A94CBC" w:rsidRDefault="008A2E3E" w14:paraId="2C14F268" w14:textId="77777777">
                      <w:pPr>
                        <w:spacing w:after="240"/>
                        <w:jc w:val="both"/>
                      </w:pPr>
                    </w:p>
                  </w:txbxContent>
                </v:textbox>
                <w10:anchorlock/>
              </v:shape>
            </w:pict>
          </mc:Fallback>
        </mc:AlternateContent>
      </w:r>
    </w:p>
    <w:p w:rsidR="00C80605" w:rsidP="44B7E274" w:rsidRDefault="00C80605" w14:paraId="3E30B446" w14:textId="08283585">
      <w:pPr>
        <w:pStyle w:val="Heading3"/>
        <w:numPr>
          <w:ilvl w:val="1"/>
          <w:numId w:val="8"/>
        </w:numPr>
        <w:spacing w:after="240" w:line="259" w:lineRule="auto"/>
        <w:jc w:val="both"/>
        <w:rPr>
          <w:rFonts w:asciiTheme="minorHAnsi" w:hAnsiTheme="minorHAnsi" w:cstheme="minorBidi"/>
          <w:color w:val="2F5496" w:themeColor="accent1" w:themeShade="BF"/>
        </w:rPr>
      </w:pPr>
      <w:bookmarkStart w:name="_Toc1513416730" w:id="182"/>
      <w:r w:rsidRPr="44B7E274">
        <w:rPr>
          <w:rFonts w:asciiTheme="minorHAnsi" w:hAnsiTheme="minorHAnsi" w:cstheme="minorBidi"/>
          <w:color w:val="2F5496" w:themeColor="accent1" w:themeShade="BF"/>
        </w:rPr>
        <w:t>Approaches</w:t>
      </w:r>
      <w:bookmarkEnd w:id="182"/>
    </w:p>
    <w:p w:rsidRPr="009E513D" w:rsidR="00E46683" w:rsidP="00E46683" w:rsidRDefault="009E513D" w14:paraId="1027E192" w14:textId="345412CD">
      <w:pPr>
        <w:spacing w:after="240" w:line="259" w:lineRule="auto"/>
        <w:jc w:val="both"/>
        <w:rPr>
          <w:rFonts w:cstheme="minorHAnsi"/>
          <w:bCs/>
          <w:sz w:val="22"/>
          <w:szCs w:val="22"/>
        </w:rPr>
      </w:pPr>
      <w:r w:rsidRPr="009E513D">
        <w:rPr>
          <w:rFonts w:cstheme="minorHAnsi"/>
          <w:bCs/>
          <w:sz w:val="22"/>
          <w:szCs w:val="22"/>
        </w:rPr>
        <w:t>This section introduces a range of approaches aimed at enhancing the comprehensive understanding of interconnected SDGs while operationalizing actions toward achieving multiple goals.</w:t>
      </w:r>
      <w:r>
        <w:rPr>
          <w:rFonts w:cstheme="minorHAnsi"/>
          <w:bCs/>
          <w:sz w:val="22"/>
          <w:szCs w:val="22"/>
        </w:rPr>
        <w:t xml:space="preserve"> </w:t>
      </w:r>
      <w:r w:rsidRPr="009E513D" w:rsidR="00E46683">
        <w:rPr>
          <w:rFonts w:cstheme="minorHAnsi"/>
          <w:bCs/>
          <w:sz w:val="22"/>
          <w:szCs w:val="22"/>
        </w:rPr>
        <w:t>T</w:t>
      </w:r>
      <w:r w:rsidRPr="009E513D">
        <w:rPr>
          <w:rFonts w:cstheme="minorHAnsi"/>
          <w:bCs/>
          <w:sz w:val="22"/>
          <w:szCs w:val="22"/>
        </w:rPr>
        <w:t>hese approaches serve as overarching strategies used to address complex problems, offering broad guidance on how to approach multifaceted issues. Specifically, it explores four complementary approaches within Sustainable Energy Initiatives. These include the System Thinking approach, aiding in understanding issues as interconnected systems; Gender Mainstreaming, which incorporates gender as an analytical variable, involving gender-responsive initiatives, policies, and actions; the Human Rights-Based Approach, emphasizing the fulfillment of human rights; and the Portfolio Approach, transitioning from isolated projects to an interconnected network through experiential learning.</w:t>
      </w:r>
    </w:p>
    <w:p w:rsidRPr="00FF4A57" w:rsidR="001E6EB6" w:rsidP="44B7E274" w:rsidRDefault="001E6EB6" w14:paraId="3B9F68EB" w14:textId="29A255BC">
      <w:pPr>
        <w:pStyle w:val="Heading4"/>
        <w:numPr>
          <w:ilvl w:val="2"/>
          <w:numId w:val="8"/>
        </w:numPr>
        <w:spacing w:after="240" w:line="259" w:lineRule="auto"/>
        <w:jc w:val="both"/>
        <w:rPr>
          <w:rFonts w:asciiTheme="minorHAnsi" w:hAnsiTheme="minorHAnsi" w:cstheme="minorBidi"/>
          <w:sz w:val="22"/>
          <w:szCs w:val="22"/>
        </w:rPr>
      </w:pPr>
      <w:bookmarkStart w:name="_Toc1075523599" w:id="183"/>
      <w:r w:rsidRPr="44B7E274">
        <w:rPr>
          <w:rFonts w:asciiTheme="minorHAnsi" w:hAnsiTheme="minorHAnsi" w:cstheme="minorBidi"/>
          <w:sz w:val="22"/>
          <w:szCs w:val="22"/>
        </w:rPr>
        <w:t xml:space="preserve">System Thinking </w:t>
      </w:r>
      <w:r w:rsidRPr="44B7E274" w:rsidR="00C038FD">
        <w:rPr>
          <w:rFonts w:asciiTheme="minorHAnsi" w:hAnsiTheme="minorHAnsi" w:cstheme="minorBidi"/>
          <w:sz w:val="22"/>
          <w:szCs w:val="22"/>
        </w:rPr>
        <w:t>A</w:t>
      </w:r>
      <w:r w:rsidRPr="44B7E274">
        <w:rPr>
          <w:rFonts w:asciiTheme="minorHAnsi" w:hAnsiTheme="minorHAnsi" w:cstheme="minorBidi"/>
          <w:sz w:val="22"/>
          <w:szCs w:val="22"/>
        </w:rPr>
        <w:t>pproach</w:t>
      </w:r>
      <w:bookmarkEnd w:id="183"/>
    </w:p>
    <w:tbl>
      <w:tblPr>
        <w:tblStyle w:val="TableGrid"/>
        <w:tblW w:w="0" w:type="auto"/>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ook w:val="04A0" w:firstRow="1" w:lastRow="0" w:firstColumn="1" w:lastColumn="0" w:noHBand="0" w:noVBand="1"/>
      </w:tblPr>
      <w:tblGrid>
        <w:gridCol w:w="2830"/>
        <w:gridCol w:w="2835"/>
        <w:gridCol w:w="3685"/>
      </w:tblGrid>
      <w:tr w:rsidRPr="009E009E" w:rsidR="004C38A0" w:rsidTr="002D192D" w14:paraId="1EF8D962" w14:textId="77777777">
        <w:trPr>
          <w:trHeight w:val="2306"/>
        </w:trPr>
        <w:tc>
          <w:tcPr>
            <w:tcW w:w="2830" w:type="dxa"/>
            <w:shd w:val="clear" w:color="auto" w:fill="A8D08D" w:themeFill="accent6" w:themeFillTint="99"/>
          </w:tcPr>
          <w:p w:rsidRPr="009E009E" w:rsidR="004C38A0" w:rsidP="007223E4" w:rsidRDefault="004C38A0" w14:paraId="4BA6D890" w14:textId="77777777">
            <w:pPr>
              <w:spacing w:after="240"/>
              <w:jc w:val="both"/>
              <w:rPr>
                <w:b/>
                <w:sz w:val="22"/>
              </w:rPr>
            </w:pPr>
            <w:r w:rsidRPr="009E009E">
              <w:rPr>
                <w:b/>
                <w:sz w:val="22"/>
              </w:rPr>
              <w:t>What is it?</w:t>
            </w:r>
          </w:p>
          <w:p w:rsidRPr="009E009E" w:rsidR="004C38A0" w:rsidP="007223E4" w:rsidRDefault="004C38A0" w14:paraId="5ACEEDF1" w14:textId="03121FC8">
            <w:pPr>
              <w:spacing w:after="240" w:line="259" w:lineRule="auto"/>
              <w:jc w:val="both"/>
              <w:rPr>
                <w:rFonts w:cstheme="minorHAnsi"/>
                <w:b/>
                <w:bCs/>
                <w:sz w:val="22"/>
                <w:szCs w:val="22"/>
              </w:rPr>
            </w:pPr>
            <w:r w:rsidRPr="009E009E">
              <w:rPr>
                <w:sz w:val="22"/>
              </w:rPr>
              <w:t>An approach that views issues as interconnected systems rather than isolated parts</w:t>
            </w:r>
            <w:r w:rsidR="000F433B">
              <w:rPr>
                <w:sz w:val="22"/>
              </w:rPr>
              <w:t xml:space="preserve">. </w:t>
            </w:r>
          </w:p>
        </w:tc>
        <w:tc>
          <w:tcPr>
            <w:tcW w:w="2835" w:type="dxa"/>
            <w:shd w:val="clear" w:color="auto" w:fill="C5E0B3" w:themeFill="accent6" w:themeFillTint="66"/>
          </w:tcPr>
          <w:p w:rsidR="004C38A0" w:rsidP="004C38A0" w:rsidRDefault="004C38A0" w14:paraId="4989EA95" w14:textId="153E44B2">
            <w:pPr>
              <w:spacing w:after="240" w:line="259" w:lineRule="auto"/>
              <w:jc w:val="both"/>
              <w:rPr>
                <w:sz w:val="22"/>
              </w:rPr>
            </w:pPr>
            <w:r>
              <w:rPr>
                <w:rFonts w:cstheme="minorHAnsi"/>
                <w:b/>
                <w:bCs/>
                <w:sz w:val="22"/>
                <w:szCs w:val="22"/>
              </w:rPr>
              <w:t xml:space="preserve">How </w:t>
            </w:r>
            <w:r w:rsidR="007710EB">
              <w:rPr>
                <w:rFonts w:cstheme="minorHAnsi"/>
                <w:b/>
                <w:bCs/>
                <w:sz w:val="22"/>
                <w:szCs w:val="22"/>
              </w:rPr>
              <w:t xml:space="preserve">does </w:t>
            </w:r>
            <w:r>
              <w:rPr>
                <w:rFonts w:cstheme="minorHAnsi"/>
                <w:b/>
                <w:bCs/>
                <w:sz w:val="22"/>
                <w:szCs w:val="22"/>
              </w:rPr>
              <w:t>it work?</w:t>
            </w:r>
            <w:r w:rsidRPr="009E009E">
              <w:rPr>
                <w:sz w:val="22"/>
              </w:rPr>
              <w:t xml:space="preserve"> </w:t>
            </w:r>
          </w:p>
          <w:p w:rsidRPr="009E009E" w:rsidR="004C38A0" w:rsidP="004C38A0" w:rsidRDefault="004C38A0" w14:paraId="28E61120" w14:textId="1036FC3C">
            <w:pPr>
              <w:spacing w:after="240" w:line="259" w:lineRule="auto"/>
              <w:jc w:val="both"/>
              <w:rPr>
                <w:sz w:val="22"/>
              </w:rPr>
            </w:pPr>
            <w:r w:rsidRPr="009E009E">
              <w:rPr>
                <w:sz w:val="22"/>
              </w:rPr>
              <w:t>It considers the relationships and feedback loops between various components within a system, examining how different parts interact and influence each other</w:t>
            </w:r>
            <w:r w:rsidR="000F433B">
              <w:rPr>
                <w:sz w:val="22"/>
              </w:rPr>
              <w:t xml:space="preserve">. </w:t>
            </w:r>
          </w:p>
        </w:tc>
        <w:tc>
          <w:tcPr>
            <w:tcW w:w="3685" w:type="dxa"/>
            <w:shd w:val="clear" w:color="auto" w:fill="E2EFD9" w:themeFill="accent6" w:themeFillTint="33"/>
          </w:tcPr>
          <w:p w:rsidRPr="009E009E" w:rsidR="004C38A0" w:rsidP="004C38A0" w:rsidRDefault="004C38A0" w14:paraId="7F0B3CFA" w14:textId="18A53711">
            <w:pPr>
              <w:spacing w:after="240" w:line="259" w:lineRule="auto"/>
              <w:jc w:val="both"/>
              <w:rPr>
                <w:b/>
                <w:sz w:val="22"/>
              </w:rPr>
            </w:pPr>
            <w:r w:rsidRPr="009E009E">
              <w:rPr>
                <w:b/>
                <w:sz w:val="22"/>
              </w:rPr>
              <w:t>Why apply it?</w:t>
            </w:r>
          </w:p>
          <w:p w:rsidRPr="009E009E" w:rsidR="004C38A0" w:rsidP="007223E4" w:rsidRDefault="004C38A0" w14:paraId="338F63EA" w14:textId="70D56656">
            <w:pPr>
              <w:spacing w:after="240" w:line="259" w:lineRule="auto"/>
              <w:jc w:val="both"/>
              <w:rPr>
                <w:rFonts w:cstheme="minorHAnsi"/>
                <w:b/>
                <w:bCs/>
                <w:sz w:val="22"/>
                <w:szCs w:val="22"/>
              </w:rPr>
            </w:pPr>
            <w:r w:rsidRPr="009E009E">
              <w:rPr>
                <w:sz w:val="22"/>
              </w:rPr>
              <w:t xml:space="preserve">It </w:t>
            </w:r>
            <w:r>
              <w:rPr>
                <w:sz w:val="22"/>
              </w:rPr>
              <w:t>p</w:t>
            </w:r>
            <w:r w:rsidRPr="009E009E">
              <w:rPr>
                <w:sz w:val="22"/>
              </w:rPr>
              <w:t>rovides a holistic view of complex issues, identifies underlying causes, targets leverage points for effective interventions, and facilitates stakeholder identification and engagement.</w:t>
            </w:r>
          </w:p>
        </w:tc>
      </w:tr>
    </w:tbl>
    <w:p w:rsidRPr="00902DA1" w:rsidR="0021003D" w:rsidP="00A11A05" w:rsidRDefault="0021003D" w14:paraId="1AFDA0C4" w14:textId="374D88D8">
      <w:pPr>
        <w:spacing w:after="240" w:line="259" w:lineRule="auto"/>
        <w:jc w:val="center"/>
        <w:rPr>
          <w:rFonts w:cstheme="minorHAnsi"/>
          <w:bCs/>
          <w:sz w:val="20"/>
          <w:szCs w:val="22"/>
        </w:rPr>
      </w:pPr>
      <w:r w:rsidRPr="00902DA1">
        <w:rPr>
          <w:noProof/>
          <w:sz w:val="22"/>
        </w:rPr>
        <w:lastRenderedPageBreak/>
        <w:drawing>
          <wp:inline distT="0" distB="0" distL="0" distR="0" wp14:anchorId="0A328AFE" wp14:editId="43188874">
            <wp:extent cx="3778167" cy="3764478"/>
            <wp:effectExtent l="0" t="0" r="0" b="762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36" r="6623"/>
                    <a:stretch/>
                  </pic:blipFill>
                  <pic:spPr bwMode="auto">
                    <a:xfrm>
                      <a:off x="0" y="0"/>
                      <a:ext cx="3784168" cy="3770457"/>
                    </a:xfrm>
                    <a:prstGeom prst="rect">
                      <a:avLst/>
                    </a:prstGeom>
                    <a:ln>
                      <a:noFill/>
                    </a:ln>
                    <a:extLst>
                      <a:ext uri="{53640926-AAD7-44D8-BBD7-CCE9431645EC}">
                        <a14:shadowObscured xmlns:a14="http://schemas.microsoft.com/office/drawing/2010/main"/>
                      </a:ext>
                    </a:extLst>
                  </pic:spPr>
                </pic:pic>
              </a:graphicData>
            </a:graphic>
          </wp:inline>
        </w:drawing>
      </w:r>
    </w:p>
    <w:p w:rsidRPr="00AD255D" w:rsidR="00684FE3" w:rsidP="00A11A05" w:rsidRDefault="00C038FD" w14:paraId="1E50B5E6" w14:textId="4767631D">
      <w:pPr>
        <w:spacing w:after="240" w:line="259" w:lineRule="auto"/>
        <w:jc w:val="center"/>
        <w:rPr>
          <w:rFonts w:cstheme="minorHAnsi"/>
          <w:i/>
          <w:iCs/>
          <w:sz w:val="20"/>
          <w:szCs w:val="22"/>
        </w:rPr>
      </w:pPr>
      <w:r w:rsidRPr="003A3478">
        <w:rPr>
          <w:rFonts w:cstheme="minorHAnsi"/>
          <w:i/>
          <w:iCs/>
          <w:sz w:val="20"/>
          <w:szCs w:val="22"/>
        </w:rPr>
        <w:t xml:space="preserve">Figure </w:t>
      </w:r>
      <w:r>
        <w:rPr>
          <w:rFonts w:cstheme="minorHAnsi"/>
          <w:i/>
          <w:iCs/>
          <w:sz w:val="20"/>
          <w:szCs w:val="22"/>
        </w:rPr>
        <w:t>4</w:t>
      </w:r>
      <w:r w:rsidR="00AD255D">
        <w:rPr>
          <w:rFonts w:cstheme="minorHAnsi"/>
          <w:i/>
          <w:iCs/>
          <w:sz w:val="20"/>
          <w:szCs w:val="22"/>
        </w:rPr>
        <w:t>: 10-step</w:t>
      </w:r>
      <w:r w:rsidRPr="00AD255D" w:rsidR="00AD255D">
        <w:rPr>
          <w:rFonts w:cstheme="minorHAnsi"/>
          <w:i/>
          <w:iCs/>
          <w:sz w:val="20"/>
          <w:szCs w:val="22"/>
        </w:rPr>
        <w:t xml:space="preserve"> participatory</w:t>
      </w:r>
      <w:r w:rsidR="00AD255D">
        <w:rPr>
          <w:rFonts w:cstheme="minorHAnsi"/>
          <w:i/>
          <w:iCs/>
          <w:sz w:val="20"/>
          <w:szCs w:val="22"/>
        </w:rPr>
        <w:t xml:space="preserve"> </w:t>
      </w:r>
      <w:r w:rsidRPr="00AD255D" w:rsidR="00AD255D">
        <w:rPr>
          <w:rFonts w:cstheme="minorHAnsi"/>
          <w:i/>
          <w:iCs/>
          <w:sz w:val="20"/>
          <w:szCs w:val="22"/>
        </w:rPr>
        <w:t xml:space="preserve">Systems Thinking </w:t>
      </w:r>
      <w:r w:rsidR="00AD255D">
        <w:rPr>
          <w:rFonts w:cstheme="minorHAnsi"/>
          <w:i/>
          <w:iCs/>
          <w:sz w:val="20"/>
          <w:szCs w:val="22"/>
        </w:rPr>
        <w:t xml:space="preserve">Approach, </w:t>
      </w:r>
      <w:r w:rsidRPr="00AD255D" w:rsidR="00AD255D">
        <w:rPr>
          <w:rFonts w:cstheme="minorHAnsi"/>
          <w:i/>
          <w:iCs/>
          <w:sz w:val="20"/>
          <w:szCs w:val="22"/>
        </w:rPr>
        <w:t>tailored for</w:t>
      </w:r>
      <w:r w:rsidR="00AD255D">
        <w:rPr>
          <w:rFonts w:cstheme="minorHAnsi"/>
          <w:i/>
          <w:iCs/>
          <w:sz w:val="20"/>
          <w:szCs w:val="22"/>
        </w:rPr>
        <w:t xml:space="preserve"> UNESCAP</w:t>
      </w:r>
      <w:r w:rsidRPr="00AD255D" w:rsidR="00AD255D">
        <w:rPr>
          <w:rFonts w:cstheme="minorHAnsi"/>
          <w:i/>
          <w:iCs/>
          <w:sz w:val="20"/>
          <w:szCs w:val="22"/>
        </w:rPr>
        <w:t xml:space="preserve"> sustainability outlook reports</w:t>
      </w:r>
      <w:r w:rsidRPr="003A3478">
        <w:rPr>
          <w:rFonts w:cstheme="minorHAnsi"/>
          <w:i/>
          <w:iCs/>
          <w:sz w:val="20"/>
          <w:szCs w:val="22"/>
        </w:rPr>
        <w:t xml:space="preserve"> </w:t>
      </w:r>
      <w:r w:rsidRPr="00AD255D" w:rsidR="00902DA1">
        <w:rPr>
          <w:rFonts w:cstheme="minorHAnsi"/>
          <w:i/>
          <w:iCs/>
          <w:sz w:val="20"/>
          <w:szCs w:val="22"/>
        </w:rPr>
        <w:t>(</w:t>
      </w:r>
      <w:commentRangeStart w:id="184"/>
      <w:r w:rsidRPr="00AD255D" w:rsidR="00902DA1">
        <w:rPr>
          <w:rFonts w:cstheme="minorHAnsi"/>
          <w:i/>
          <w:iCs/>
          <w:sz w:val="20"/>
          <w:szCs w:val="22"/>
        </w:rPr>
        <w:t>UNESCAP, 2020</w:t>
      </w:r>
      <w:commentRangeEnd w:id="184"/>
      <w:r w:rsidRPr="00AD255D" w:rsidR="00902DA1">
        <w:rPr>
          <w:rFonts w:cstheme="minorHAnsi"/>
          <w:i/>
          <w:iCs/>
          <w:sz w:val="20"/>
          <w:szCs w:val="22"/>
        </w:rPr>
        <w:commentReference w:id="184"/>
      </w:r>
      <w:r w:rsidRPr="00AD255D" w:rsidR="00902DA1">
        <w:rPr>
          <w:rFonts w:cstheme="minorHAnsi"/>
          <w:i/>
          <w:iCs/>
          <w:sz w:val="20"/>
          <w:szCs w:val="22"/>
        </w:rPr>
        <w:t>)</w:t>
      </w:r>
    </w:p>
    <w:p w:rsidRPr="00FF4A57" w:rsidR="00E03098" w:rsidP="00902DA1" w:rsidRDefault="002D192D" w14:paraId="70DE70DD" w14:textId="776BA955">
      <w:pPr>
        <w:spacing w:after="240" w:line="259" w:lineRule="auto"/>
        <w:jc w:val="both"/>
        <w:rPr>
          <w:rFonts w:cstheme="minorHAnsi"/>
          <w:bCs/>
          <w:sz w:val="22"/>
          <w:szCs w:val="22"/>
        </w:rPr>
      </w:pPr>
      <w:r w:rsidRPr="002D192D">
        <w:rPr>
          <w:rFonts w:cstheme="minorHAnsi"/>
          <w:bCs/>
          <w:sz w:val="22"/>
          <w:szCs w:val="22"/>
        </w:rPr>
        <w:t>Systems thinking perceives issues as intricate systems rather than isolated elements, exploring interconnections and feedback loops among components. It aims to understand complex systems comprehensively, identifying stakeholders and their roles, uncovering root causes, pinpointing leverage points for impactful changes, and revealing interdependencies. It empowers policymakers to devise effective interventions by grasping driving forces within systems. Implementation involves recognizing boundaries, mapping interconnectedness, and using tools like system dynamics or causal loop diagrams. This approach requires a shift from viewing problems as isolated incidents to systemic constructs. Beneficial across the project cycle, especially in early stages for understanding complexity and during implementation for dynamic intervention adjustments, systems thinking offers a holistic view, addressing underlying causes and facilitating stakeholder engagement inclusively</w:t>
      </w:r>
      <w:r w:rsidRPr="006670D2" w:rsidR="006670D2">
        <w:rPr>
          <w:rFonts w:cstheme="minorHAnsi"/>
          <w:bCs/>
          <w:sz w:val="22"/>
          <w:szCs w:val="22"/>
        </w:rPr>
        <w:t xml:space="preserve"> </w:t>
      </w:r>
      <w:r w:rsidRPr="002D192D" w:rsidR="00E03098">
        <w:rPr>
          <w:rFonts w:cstheme="minorHAnsi"/>
          <w:bCs/>
          <w:sz w:val="22"/>
          <w:szCs w:val="22"/>
        </w:rPr>
        <w:t>(</w:t>
      </w:r>
      <w:commentRangeStart w:id="185"/>
      <w:r w:rsidRPr="002D192D" w:rsidR="00E03098">
        <w:rPr>
          <w:rFonts w:cstheme="minorHAnsi"/>
          <w:bCs/>
          <w:sz w:val="22"/>
          <w:szCs w:val="22"/>
        </w:rPr>
        <w:t>UNSSC</w:t>
      </w:r>
      <w:commentRangeEnd w:id="185"/>
      <w:r w:rsidRPr="002D192D" w:rsidR="00E03098">
        <w:rPr>
          <w:bCs/>
        </w:rPr>
        <w:commentReference w:id="185"/>
      </w:r>
      <w:r w:rsidRPr="002D192D" w:rsidR="00E03098">
        <w:rPr>
          <w:rFonts w:cstheme="minorHAnsi"/>
          <w:bCs/>
          <w:sz w:val="22"/>
          <w:szCs w:val="22"/>
        </w:rPr>
        <w:t>, 2020)</w:t>
      </w:r>
      <w:r w:rsidRPr="00FF4A57" w:rsidR="00E03098">
        <w:rPr>
          <w:rFonts w:cstheme="minorHAnsi"/>
          <w:bCs/>
          <w:sz w:val="22"/>
          <w:szCs w:val="22"/>
        </w:rPr>
        <w:t xml:space="preserve"> (</w:t>
      </w:r>
      <w:commentRangeStart w:id="186"/>
      <w:r w:rsidRPr="00FF4A57" w:rsidR="00E03098">
        <w:rPr>
          <w:rFonts w:cstheme="minorHAnsi"/>
          <w:bCs/>
          <w:sz w:val="22"/>
          <w:szCs w:val="22"/>
        </w:rPr>
        <w:t>UNESCAP, 2015</w:t>
      </w:r>
      <w:commentRangeEnd w:id="186"/>
      <w:r w:rsidRPr="002D192D" w:rsidR="00E03098">
        <w:rPr>
          <w:bCs/>
        </w:rPr>
        <w:commentReference w:id="186"/>
      </w:r>
      <w:r w:rsidRPr="00FF4A57" w:rsidR="00E03098">
        <w:rPr>
          <w:rFonts w:cstheme="minorHAnsi"/>
          <w:bCs/>
          <w:sz w:val="22"/>
          <w:szCs w:val="22"/>
        </w:rPr>
        <w:t>)</w:t>
      </w:r>
      <w:r w:rsidRPr="002D192D" w:rsidR="00E03098">
        <w:rPr>
          <w:rFonts w:cstheme="minorHAnsi"/>
          <w:bCs/>
          <w:sz w:val="22"/>
          <w:szCs w:val="22"/>
        </w:rPr>
        <w:t xml:space="preserve"> (</w:t>
      </w:r>
      <w:commentRangeStart w:id="187"/>
      <w:r w:rsidRPr="002D192D" w:rsidR="00E03098">
        <w:rPr>
          <w:rFonts w:cstheme="minorHAnsi"/>
          <w:bCs/>
          <w:sz w:val="22"/>
          <w:szCs w:val="22"/>
        </w:rPr>
        <w:t>UNFCCC, 2015</w:t>
      </w:r>
      <w:commentRangeEnd w:id="187"/>
      <w:r w:rsidRPr="002D192D" w:rsidR="00E03098">
        <w:rPr>
          <w:bCs/>
        </w:rPr>
        <w:commentReference w:id="187"/>
      </w:r>
      <w:r w:rsidRPr="002D192D" w:rsidR="00E03098">
        <w:rPr>
          <w:rFonts w:cstheme="minorHAnsi"/>
          <w:bCs/>
          <w:sz w:val="22"/>
          <w:szCs w:val="22"/>
        </w:rPr>
        <w:t>) (</w:t>
      </w:r>
      <w:commentRangeStart w:id="188"/>
      <w:r w:rsidRPr="002D192D" w:rsidR="00E03098">
        <w:rPr>
          <w:rFonts w:cstheme="minorHAnsi"/>
          <w:bCs/>
          <w:sz w:val="22"/>
          <w:szCs w:val="22"/>
        </w:rPr>
        <w:t>UNU-FLORES, 2015</w:t>
      </w:r>
      <w:commentRangeEnd w:id="188"/>
      <w:r w:rsidRPr="002D192D" w:rsidR="00E03098">
        <w:rPr>
          <w:bCs/>
        </w:rPr>
        <w:commentReference w:id="188"/>
      </w:r>
      <w:r w:rsidRPr="002D192D" w:rsidR="009669F8">
        <w:rPr>
          <w:rFonts w:cstheme="minorHAnsi"/>
          <w:bCs/>
          <w:sz w:val="22"/>
          <w:szCs w:val="22"/>
        </w:rPr>
        <w:t>.</w:t>
      </w:r>
    </w:p>
    <w:p w:rsidRPr="00FF4A57" w:rsidR="001E6EB6" w:rsidP="00FF4A57" w:rsidRDefault="001E6EB6" w14:paraId="4E204698" w14:textId="77777777">
      <w:pPr>
        <w:spacing w:after="240" w:line="259" w:lineRule="auto"/>
        <w:jc w:val="both"/>
        <w:rPr>
          <w:rStyle w:val="Strong"/>
          <w:rFonts w:cstheme="minorHAnsi"/>
          <w:sz w:val="22"/>
          <w:szCs w:val="22"/>
          <w:bdr w:val="single" w:color="D9D9E3" w:sz="2" w:space="0" w:frame="1"/>
        </w:rPr>
      </w:pPr>
    </w:p>
    <w:p w:rsidRPr="00FF4A57" w:rsidR="00801618" w:rsidP="44B7E274" w:rsidRDefault="00801618" w14:paraId="707B34CD" w14:textId="77777777">
      <w:pPr>
        <w:pStyle w:val="Heading4"/>
        <w:numPr>
          <w:ilvl w:val="2"/>
          <w:numId w:val="8"/>
        </w:numPr>
        <w:spacing w:after="240" w:line="259" w:lineRule="auto"/>
        <w:jc w:val="both"/>
        <w:rPr>
          <w:rFonts w:asciiTheme="minorHAnsi" w:hAnsiTheme="minorHAnsi" w:cstheme="minorBidi"/>
          <w:sz w:val="22"/>
          <w:szCs w:val="22"/>
        </w:rPr>
      </w:pPr>
      <w:bookmarkStart w:name="_Toc1063063054" w:id="189"/>
      <w:r w:rsidRPr="44B7E274">
        <w:rPr>
          <w:rFonts w:asciiTheme="minorHAnsi" w:hAnsiTheme="minorHAnsi" w:cstheme="minorBidi"/>
          <w:sz w:val="22"/>
          <w:szCs w:val="22"/>
        </w:rPr>
        <w:lastRenderedPageBreak/>
        <w:t>Gender Mainstreaming</w:t>
      </w:r>
      <w:bookmarkEnd w:id="189"/>
    </w:p>
    <w:tbl>
      <w:tblPr>
        <w:tblStyle w:val="TableGrid"/>
        <w:tblW w:w="0" w:type="auto"/>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ook w:val="04A0" w:firstRow="1" w:lastRow="0" w:firstColumn="1" w:lastColumn="0" w:noHBand="0" w:noVBand="1"/>
      </w:tblPr>
      <w:tblGrid>
        <w:gridCol w:w="3116"/>
        <w:gridCol w:w="3117"/>
        <w:gridCol w:w="3117"/>
      </w:tblGrid>
      <w:tr w:rsidRPr="009E009E" w:rsidR="00801618" w:rsidTr="4B930FF3" w14:paraId="5F8C9E78" w14:textId="77777777">
        <w:trPr>
          <w:trHeight w:val="2306"/>
        </w:trPr>
        <w:tc>
          <w:tcPr>
            <w:tcW w:w="3116" w:type="dxa"/>
            <w:shd w:val="clear" w:color="auto" w:fill="A8D08D" w:themeFill="accent6" w:themeFillTint="99"/>
          </w:tcPr>
          <w:p w:rsidRPr="009E009E" w:rsidR="00801618" w:rsidP="007223E4" w:rsidRDefault="00801618" w14:paraId="41A59808" w14:textId="77777777">
            <w:pPr>
              <w:spacing w:after="240"/>
              <w:jc w:val="both"/>
              <w:rPr>
                <w:b/>
                <w:sz w:val="22"/>
              </w:rPr>
            </w:pPr>
            <w:r w:rsidRPr="009E009E">
              <w:rPr>
                <w:b/>
                <w:sz w:val="22"/>
              </w:rPr>
              <w:t>What is it?</w:t>
            </w:r>
          </w:p>
          <w:p w:rsidRPr="009E009E" w:rsidR="00801618" w:rsidP="6ED59419" w:rsidRDefault="60F87481" w14:paraId="08C6329E" w14:textId="311FF031">
            <w:pPr>
              <w:spacing w:after="240" w:line="259" w:lineRule="auto"/>
              <w:jc w:val="both"/>
              <w:rPr>
                <w:b/>
                <w:bCs/>
                <w:sz w:val="22"/>
                <w:szCs w:val="22"/>
              </w:rPr>
            </w:pPr>
            <w:r w:rsidRPr="4B930FF3">
              <w:rPr>
                <w:sz w:val="22"/>
                <w:szCs w:val="22"/>
              </w:rPr>
              <w:t xml:space="preserve">An approach that considers gender as an analytical variable, entailing a shift from gender-neutral to gender-responsive initiatives, policies, actions or processes. </w:t>
            </w:r>
          </w:p>
        </w:tc>
        <w:tc>
          <w:tcPr>
            <w:tcW w:w="3117" w:type="dxa"/>
            <w:shd w:val="clear" w:color="auto" w:fill="C5E0B3" w:themeFill="accent6" w:themeFillTint="66"/>
          </w:tcPr>
          <w:p w:rsidR="00801618" w:rsidP="007223E4" w:rsidRDefault="00801618" w14:paraId="3690845B" w14:textId="482E0740">
            <w:pPr>
              <w:spacing w:after="240" w:line="259" w:lineRule="auto"/>
              <w:jc w:val="both"/>
              <w:rPr>
                <w:sz w:val="22"/>
              </w:rPr>
            </w:pPr>
            <w:r>
              <w:rPr>
                <w:rFonts w:cstheme="minorHAnsi"/>
                <w:b/>
                <w:bCs/>
                <w:sz w:val="22"/>
                <w:szCs w:val="22"/>
              </w:rPr>
              <w:t>How</w:t>
            </w:r>
            <w:r w:rsidR="007710EB">
              <w:rPr>
                <w:rFonts w:cstheme="minorHAnsi"/>
                <w:b/>
                <w:bCs/>
                <w:sz w:val="22"/>
                <w:szCs w:val="22"/>
              </w:rPr>
              <w:t xml:space="preserve"> does</w:t>
            </w:r>
            <w:r>
              <w:rPr>
                <w:rFonts w:cstheme="minorHAnsi"/>
                <w:b/>
                <w:bCs/>
                <w:sz w:val="22"/>
                <w:szCs w:val="22"/>
              </w:rPr>
              <w:t xml:space="preserve"> it work?</w:t>
            </w:r>
            <w:r w:rsidRPr="009E009E">
              <w:rPr>
                <w:sz w:val="22"/>
              </w:rPr>
              <w:t xml:space="preserve"> </w:t>
            </w:r>
          </w:p>
          <w:p w:rsidRPr="00AD255D" w:rsidR="00801618" w:rsidP="007223E4" w:rsidRDefault="00801618" w14:paraId="6132704C" w14:textId="77777777">
            <w:pPr>
              <w:spacing w:after="240" w:line="259" w:lineRule="auto"/>
              <w:rPr>
                <w:sz w:val="22"/>
              </w:rPr>
            </w:pPr>
            <w:r w:rsidRPr="009E009E">
              <w:rPr>
                <w:rFonts w:cstheme="minorHAnsi"/>
                <w:bCs/>
                <w:sz w:val="22"/>
                <w:szCs w:val="22"/>
              </w:rPr>
              <w:t>Gender mainstreaming embodies the integration of a gender perspective across the entire spectrum of planning, implementation, monitoring, and evaluation within policies, programs, and actions spanning all sectors and levels</w:t>
            </w:r>
          </w:p>
        </w:tc>
        <w:tc>
          <w:tcPr>
            <w:tcW w:w="3117" w:type="dxa"/>
            <w:shd w:val="clear" w:color="auto" w:fill="E2EFD9" w:themeFill="accent6" w:themeFillTint="33"/>
          </w:tcPr>
          <w:p w:rsidRPr="009E009E" w:rsidR="00801618" w:rsidP="007223E4" w:rsidRDefault="00801618" w14:paraId="670AFA42" w14:textId="76CE27EC">
            <w:pPr>
              <w:spacing w:after="240" w:line="259" w:lineRule="auto"/>
              <w:jc w:val="both"/>
              <w:rPr>
                <w:b/>
                <w:sz w:val="22"/>
              </w:rPr>
            </w:pPr>
            <w:r w:rsidRPr="009E009E">
              <w:rPr>
                <w:b/>
                <w:sz w:val="22"/>
              </w:rPr>
              <w:t>Why apply it?</w:t>
            </w:r>
          </w:p>
          <w:p w:rsidRPr="009E009E" w:rsidR="00801618" w:rsidP="007223E4" w:rsidRDefault="00801618" w14:paraId="2B2FB056" w14:textId="77777777">
            <w:pPr>
              <w:spacing w:after="240" w:line="259" w:lineRule="auto"/>
              <w:jc w:val="both"/>
              <w:rPr>
                <w:sz w:val="22"/>
              </w:rPr>
            </w:pPr>
            <w:r w:rsidRPr="002D192D">
              <w:rPr>
                <w:sz w:val="22"/>
              </w:rPr>
              <w:t xml:space="preserve">It </w:t>
            </w:r>
            <w:r>
              <w:rPr>
                <w:sz w:val="22"/>
              </w:rPr>
              <w:t>p</w:t>
            </w:r>
            <w:r w:rsidRPr="002D192D">
              <w:rPr>
                <w:sz w:val="22"/>
              </w:rPr>
              <w:t xml:space="preserve">romotes </w:t>
            </w:r>
            <w:r w:rsidRPr="009E009E">
              <w:rPr>
                <w:sz w:val="22"/>
              </w:rPr>
              <w:t>gender equality by identifying and addressing disparities, ensuring equal benefits from policies and programs, and promoting inclusivity.</w:t>
            </w:r>
          </w:p>
        </w:tc>
      </w:tr>
    </w:tbl>
    <w:p w:rsidRPr="00E46683" w:rsidR="00801618" w:rsidP="00801618" w:rsidRDefault="00801618" w14:paraId="30A84985" w14:textId="77777777">
      <w:pPr>
        <w:spacing w:after="240" w:line="259" w:lineRule="auto"/>
        <w:jc w:val="center"/>
        <w:rPr>
          <w:rFonts w:cstheme="minorHAnsi"/>
          <w:b/>
          <w:sz w:val="20"/>
          <w:szCs w:val="20"/>
        </w:rPr>
      </w:pPr>
      <w:r w:rsidRPr="00E46683">
        <w:rPr>
          <w:rFonts w:cstheme="minorHAnsi"/>
          <w:noProof/>
          <w:sz w:val="20"/>
          <w:szCs w:val="20"/>
        </w:rPr>
        <w:drawing>
          <wp:inline distT="0" distB="0" distL="0" distR="0" wp14:anchorId="54732346" wp14:editId="1E94EB38">
            <wp:extent cx="4344219" cy="3263462"/>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9725" cy="3275111"/>
                    </a:xfrm>
                    <a:prstGeom prst="rect">
                      <a:avLst/>
                    </a:prstGeom>
                  </pic:spPr>
                </pic:pic>
              </a:graphicData>
            </a:graphic>
          </wp:inline>
        </w:drawing>
      </w:r>
    </w:p>
    <w:p w:rsidRPr="00E46683" w:rsidR="00801618" w:rsidP="00801618" w:rsidRDefault="00801618" w14:paraId="43194AAF" w14:textId="5B83360A">
      <w:pPr>
        <w:spacing w:after="240" w:line="259" w:lineRule="auto"/>
        <w:jc w:val="center"/>
        <w:rPr>
          <w:rFonts w:cstheme="minorHAnsi"/>
          <w:i/>
          <w:iCs/>
          <w:sz w:val="20"/>
          <w:szCs w:val="20"/>
        </w:rPr>
      </w:pPr>
      <w:r w:rsidRPr="00E46683">
        <w:rPr>
          <w:rFonts w:cstheme="minorHAnsi"/>
          <w:i/>
          <w:iCs/>
          <w:sz w:val="20"/>
          <w:szCs w:val="20"/>
        </w:rPr>
        <w:t xml:space="preserve">Figure </w:t>
      </w:r>
      <w:r w:rsidR="00E46683">
        <w:rPr>
          <w:rFonts w:cstheme="minorHAnsi"/>
          <w:i/>
          <w:iCs/>
          <w:sz w:val="20"/>
          <w:szCs w:val="20"/>
        </w:rPr>
        <w:t>5</w:t>
      </w:r>
      <w:r w:rsidRPr="00E46683">
        <w:rPr>
          <w:rFonts w:cstheme="minorHAnsi"/>
          <w:i/>
          <w:iCs/>
          <w:sz w:val="20"/>
          <w:szCs w:val="20"/>
        </w:rPr>
        <w:t>: UNIDO’s guide for Gender Mainstreaming at the different project cycle stages (</w:t>
      </w:r>
      <w:commentRangeStart w:id="190"/>
      <w:r w:rsidRPr="00E46683">
        <w:rPr>
          <w:rFonts w:cstheme="minorHAnsi"/>
          <w:i/>
          <w:iCs/>
          <w:sz w:val="20"/>
          <w:szCs w:val="20"/>
        </w:rPr>
        <w:t>UNIDO, 2021</w:t>
      </w:r>
      <w:commentRangeEnd w:id="190"/>
      <w:r w:rsidRPr="00E46683">
        <w:rPr>
          <w:i/>
          <w:iCs/>
          <w:sz w:val="20"/>
          <w:szCs w:val="20"/>
        </w:rPr>
        <w:commentReference w:id="190"/>
      </w:r>
      <w:r w:rsidRPr="00E46683">
        <w:rPr>
          <w:rFonts w:cstheme="minorHAnsi"/>
          <w:i/>
          <w:iCs/>
          <w:sz w:val="20"/>
          <w:szCs w:val="20"/>
        </w:rPr>
        <w:t>)</w:t>
      </w:r>
    </w:p>
    <w:p w:rsidRPr="00833500" w:rsidR="00801618" w:rsidP="4B930FF3" w:rsidRDefault="60F87481" w14:paraId="3C52ED79" w14:textId="3E60BC63">
      <w:pPr>
        <w:spacing w:after="240" w:line="259" w:lineRule="auto"/>
        <w:jc w:val="both"/>
        <w:rPr>
          <w:sz w:val="22"/>
          <w:szCs w:val="22"/>
        </w:rPr>
      </w:pPr>
      <w:r w:rsidRPr="4B930FF3">
        <w:rPr>
          <w:sz w:val="22"/>
          <w:szCs w:val="22"/>
        </w:rPr>
        <w:t xml:space="preserve">Gender mainstreaming integrates a gender perspective into planning, implementation, monitoring, and evaluation across sectors and levels, ensuring women's and men's concerns become integral in initiatives to foster equality. Its core aim is </w:t>
      </w:r>
      <w:ins w:author="Ana Rojas" w:date="2024-02-13T16:42:00Z" w:id="191">
        <w:r w:rsidRPr="4B930FF3" w:rsidR="52D25581">
          <w:rPr>
            <w:sz w:val="22"/>
            <w:szCs w:val="22"/>
          </w:rPr>
          <w:t xml:space="preserve">to advance </w:t>
        </w:r>
      </w:ins>
      <w:r w:rsidRPr="4B930FF3">
        <w:rPr>
          <w:sz w:val="22"/>
          <w:szCs w:val="22"/>
        </w:rPr>
        <w:t xml:space="preserve">gender equality by identifying disparities and ensuring policies equally benefit both genders, eradicating discrimination. This methodical approach analyzes policies for gender implications, addresses gaps using data, implements gender-responsive actions, and monitors progress </w:t>
      </w:r>
      <w:del w:author="Ana Rojas" w:date="2024-02-13T16:42:00Z" w:id="192">
        <w:r w:rsidRPr="4B930FF3" w:rsidDel="60F87481" w:rsidR="00801618">
          <w:rPr>
            <w:sz w:val="22"/>
            <w:szCs w:val="22"/>
          </w:rPr>
          <w:delText>with</w:delText>
        </w:r>
      </w:del>
      <w:ins w:author="Ana Rojas" w:date="2024-02-13T16:42:00Z" w:id="193">
        <w:r w:rsidRPr="4B930FF3" w:rsidR="1AD230EF">
          <w:rPr>
            <w:sz w:val="22"/>
            <w:szCs w:val="22"/>
          </w:rPr>
          <w:t>through</w:t>
        </w:r>
      </w:ins>
      <w:ins w:author="Ana Rojas" w:date="2024-02-13T16:43:00Z" w:id="194">
        <w:r w:rsidRPr="4B930FF3" w:rsidR="1AD230EF">
          <w:rPr>
            <w:sz w:val="22"/>
            <w:szCs w:val="22"/>
          </w:rPr>
          <w:t xml:space="preserve"> sex-disaggregated and</w:t>
        </w:r>
      </w:ins>
      <w:r w:rsidRPr="4B930FF3">
        <w:rPr>
          <w:sz w:val="22"/>
          <w:szCs w:val="22"/>
        </w:rPr>
        <w:t xml:space="preserve"> gender</w:t>
      </w:r>
      <w:del w:author="Ana Rojas" w:date="2024-02-13T16:43:00Z" w:id="195">
        <w:r w:rsidRPr="4B930FF3" w:rsidDel="60F87481" w:rsidR="00801618">
          <w:rPr>
            <w:sz w:val="22"/>
            <w:szCs w:val="22"/>
          </w:rPr>
          <w:delText>-sensitive</w:delText>
        </w:r>
      </w:del>
      <w:r w:rsidRPr="4B930FF3">
        <w:rPr>
          <w:sz w:val="22"/>
          <w:szCs w:val="22"/>
        </w:rPr>
        <w:t xml:space="preserve"> indicators, incorporating gender perspectives at every stage. Throughout the project cycle, from design to evaluation, gender mainstreaming ensures equitable program benefits, opposes discriminatory practices, amplifies initiative effectiveness through diverse perspectives, and aligns closely with </w:t>
      </w:r>
      <w:r w:rsidRPr="4B930FF3">
        <w:rPr>
          <w:sz w:val="22"/>
          <w:szCs w:val="22"/>
        </w:rPr>
        <w:lastRenderedPageBreak/>
        <w:t>the UN Charter's values of equality and inclusivity. (</w:t>
      </w:r>
      <w:commentRangeStart w:id="196"/>
      <w:r w:rsidRPr="4B930FF3">
        <w:rPr>
          <w:sz w:val="22"/>
          <w:szCs w:val="22"/>
        </w:rPr>
        <w:t>WEF, 2023</w:t>
      </w:r>
      <w:commentRangeEnd w:id="196"/>
      <w:r w:rsidR="00801618">
        <w:commentReference w:id="196"/>
      </w:r>
      <w:r w:rsidRPr="4B930FF3">
        <w:rPr>
          <w:sz w:val="22"/>
          <w:szCs w:val="22"/>
        </w:rPr>
        <w:t>) (</w:t>
      </w:r>
      <w:commentRangeStart w:id="197"/>
      <w:r w:rsidRPr="4B930FF3">
        <w:rPr>
          <w:sz w:val="22"/>
          <w:szCs w:val="22"/>
        </w:rPr>
        <w:t>UN, 2022</w:t>
      </w:r>
      <w:commentRangeEnd w:id="197"/>
      <w:r w:rsidR="00801618">
        <w:commentReference w:id="197"/>
      </w:r>
      <w:r w:rsidRPr="4B930FF3">
        <w:rPr>
          <w:sz w:val="22"/>
          <w:szCs w:val="22"/>
        </w:rPr>
        <w:t>) (</w:t>
      </w:r>
      <w:commentRangeStart w:id="198"/>
      <w:r w:rsidRPr="4B930FF3">
        <w:rPr>
          <w:sz w:val="22"/>
          <w:szCs w:val="22"/>
        </w:rPr>
        <w:t>UNIDO, 2021</w:t>
      </w:r>
      <w:commentRangeEnd w:id="198"/>
      <w:r w:rsidR="00801618">
        <w:commentReference w:id="198"/>
      </w:r>
      <w:r w:rsidRPr="4B930FF3">
        <w:rPr>
          <w:sz w:val="22"/>
          <w:szCs w:val="22"/>
        </w:rPr>
        <w:t>) (</w:t>
      </w:r>
      <w:commentRangeStart w:id="199"/>
      <w:r w:rsidRPr="4B930FF3">
        <w:rPr>
          <w:sz w:val="22"/>
          <w:szCs w:val="22"/>
        </w:rPr>
        <w:t xml:space="preserve">UNEP &amp; </w:t>
      </w:r>
      <w:proofErr w:type="spellStart"/>
      <w:r w:rsidRPr="4B930FF3">
        <w:rPr>
          <w:sz w:val="22"/>
          <w:szCs w:val="22"/>
        </w:rPr>
        <w:t>EmPower</w:t>
      </w:r>
      <w:proofErr w:type="spellEnd"/>
      <w:r w:rsidRPr="4B930FF3">
        <w:rPr>
          <w:sz w:val="22"/>
          <w:szCs w:val="22"/>
        </w:rPr>
        <w:t>, 2020</w:t>
      </w:r>
      <w:commentRangeEnd w:id="199"/>
      <w:r w:rsidR="00801618">
        <w:commentReference w:id="199"/>
      </w:r>
      <w:r w:rsidRPr="4B930FF3">
        <w:rPr>
          <w:sz w:val="22"/>
          <w:szCs w:val="22"/>
        </w:rPr>
        <w:t>) (</w:t>
      </w:r>
      <w:commentRangeStart w:id="200"/>
      <w:r w:rsidRPr="4B930FF3">
        <w:rPr>
          <w:sz w:val="22"/>
          <w:szCs w:val="22"/>
        </w:rPr>
        <w:t>UN Women &amp; UNIDO, 2023</w:t>
      </w:r>
      <w:commentRangeEnd w:id="200"/>
      <w:r w:rsidR="00801618">
        <w:commentReference w:id="200"/>
      </w:r>
      <w:r w:rsidRPr="4B930FF3">
        <w:rPr>
          <w:sz w:val="22"/>
          <w:szCs w:val="22"/>
        </w:rPr>
        <w:t>).</w:t>
      </w:r>
      <w:commentRangeStart w:id="201"/>
      <w:commentRangeEnd w:id="201"/>
      <w:r w:rsidR="00801618">
        <w:commentReference w:id="201"/>
      </w:r>
    </w:p>
    <w:p w:rsidRPr="00FF4A57" w:rsidR="00801618" w:rsidP="4B930FF3" w:rsidRDefault="00801618" w14:paraId="546D02E3" w14:textId="77777777">
      <w:pPr>
        <w:spacing w:after="240" w:line="259" w:lineRule="auto"/>
        <w:jc w:val="both"/>
        <w:rPr>
          <w:sz w:val="22"/>
          <w:szCs w:val="22"/>
        </w:rPr>
      </w:pPr>
      <w:commentRangeStart w:id="202"/>
      <w:r w:rsidRPr="00FF4A57">
        <w:rPr>
          <w:rFonts w:cstheme="minorHAnsi"/>
          <w:noProof/>
          <w:sz w:val="22"/>
          <w:szCs w:val="22"/>
        </w:rPr>
        <mc:AlternateContent>
          <mc:Choice Requires="wps">
            <w:drawing>
              <wp:inline distT="0" distB="0" distL="0" distR="0" wp14:anchorId="555A6301" wp14:editId="07950BA9">
                <wp:extent cx="5902036" cy="1341912"/>
                <wp:effectExtent l="0" t="0" r="3810" b="0"/>
                <wp:docPr id="4" name="Caixa de Texto 30"/>
                <wp:cNvGraphicFramePr/>
                <a:graphic xmlns:a="http://schemas.openxmlformats.org/drawingml/2006/main">
                  <a:graphicData uri="http://schemas.microsoft.com/office/word/2010/wordprocessingShape">
                    <wps:wsp>
                      <wps:cNvSpPr txBox="1"/>
                      <wps:spPr>
                        <a:xfrm>
                          <a:off x="0" y="0"/>
                          <a:ext cx="5902036" cy="1341912"/>
                        </a:xfrm>
                        <a:prstGeom prst="rect">
                          <a:avLst/>
                        </a:prstGeom>
                        <a:solidFill>
                          <a:schemeClr val="accent6">
                            <a:lumMod val="20000"/>
                            <a:lumOff val="80000"/>
                          </a:schemeClr>
                        </a:solidFill>
                        <a:ln w="6350">
                          <a:noFill/>
                        </a:ln>
                      </wps:spPr>
                      <wps:txbx>
                        <w:txbxContent>
                          <w:p w:rsidRPr="003A3478" w:rsidR="008A2E3E" w:rsidP="00801618" w:rsidRDefault="008A2E3E" w14:paraId="11969B5E" w14:textId="77777777">
                            <w:pPr>
                              <w:spacing w:after="240" w:line="259" w:lineRule="auto"/>
                              <w:jc w:val="both"/>
                              <w:rPr>
                                <w:b/>
                                <w:sz w:val="22"/>
                              </w:rPr>
                            </w:pPr>
                            <w:r w:rsidRPr="003A3478">
                              <w:rPr>
                                <w:b/>
                                <w:sz w:val="22"/>
                              </w:rPr>
                              <w:t>Data: The Gender Gap Report – World Economic Forum</w:t>
                            </w:r>
                          </w:p>
                          <w:p w:rsidRPr="003A3478" w:rsidR="008A2E3E" w:rsidP="00801618" w:rsidRDefault="008A2E3E" w14:paraId="59D32C1B" w14:textId="77777777">
                            <w:pPr>
                              <w:spacing w:after="240" w:line="259" w:lineRule="auto"/>
                              <w:jc w:val="both"/>
                              <w:rPr>
                                <w:sz w:val="22"/>
                              </w:rPr>
                            </w:pPr>
                            <w:r w:rsidRPr="003A3478">
                              <w:rPr>
                                <w:sz w:val="22"/>
                              </w:rPr>
                              <w:t>The Global Gender Gap Report, initiated by the World Economic Forum in 2006, benchmarks gender parity in economic opportunities, education, health, and political leadership across 146 countries. It measures parity scores between men and women, with a score of 1 indicating full parity. The report aids strategic planning and policy by identifying disparities and trends, offering a vital tool throughout the project cycle for achieving global gender equality.</w:t>
                            </w:r>
                          </w:p>
                          <w:p w:rsidR="008A2E3E" w:rsidP="00801618" w:rsidRDefault="008A2E3E" w14:paraId="154FE22D" w14:textId="77777777">
                            <w:pPr>
                              <w:spacing w:after="240"/>
                              <w:jc w:val="both"/>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48" style="width:464.75pt;height:105.65pt;visibility:visible;mso-wrap-style:square;mso-left-percent:-10001;mso-top-percent:-10001;mso-position-horizontal:absolute;mso-position-horizontal-relative:char;mso-position-vertical:absolute;mso-position-vertical-relative:line;mso-left-percent:-10001;mso-top-percent:-10001;v-text-anchor:top"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" w14:anchorId="555A6301">
                <v:textbox>
                  <w:txbxContent>
                    <w:p w:rsidRPr="003A3478" w:rsidR="008A2E3E" w:rsidP="00801618" w:rsidRDefault="008A2E3E" w14:paraId="11969B5E" w14:textId="77777777">
                      <w:pPr>
                        <w:spacing w:after="240" w:line="259" w:lineRule="auto"/>
                        <w:jc w:val="both"/>
                        <w:rPr>
                          <w:b/>
                          <w:sz w:val="22"/>
                        </w:rPr>
                      </w:pPr>
                      <w:r w:rsidRPr="003A3478">
                        <w:rPr>
                          <w:b/>
                          <w:sz w:val="22"/>
                        </w:rPr>
                        <w:t>Data: The Gender Gap Report – World Economic Forum</w:t>
                      </w:r>
                    </w:p>
                    <w:p w:rsidRPr="003A3478" w:rsidR="008A2E3E" w:rsidP="00801618" w:rsidRDefault="008A2E3E" w14:paraId="59D32C1B" w14:textId="77777777">
                      <w:pPr>
                        <w:spacing w:after="240" w:line="259" w:lineRule="auto"/>
                        <w:jc w:val="both"/>
                        <w:rPr>
                          <w:sz w:val="22"/>
                        </w:rPr>
                      </w:pPr>
                      <w:r w:rsidRPr="003A3478">
                        <w:rPr>
                          <w:sz w:val="22"/>
                        </w:rPr>
                        <w:t>The Global Gender Gap Report, initiated by the World Economic Forum in 2006, benchmarks gender parity in economic opportunities, education, health, and political leadership across 146 countries. It measures parity scores between men and women, with a score of 1 indicating full parity. The report aids strategic planning and policy by identifying disparities and trends, offering a vital tool throughout the project cycle for achieving global gender equality.</w:t>
                      </w:r>
                    </w:p>
                    <w:p w:rsidR="008A2E3E" w:rsidP="00801618" w:rsidRDefault="008A2E3E" w14:paraId="154FE22D" w14:textId="77777777">
                      <w:pPr>
                        <w:spacing w:after="240"/>
                        <w:jc w:val="both"/>
                        <w:rPr>
                          <w:b/>
                        </w:rPr>
                      </w:pPr>
                    </w:p>
                  </w:txbxContent>
                </v:textbox>
                <w10:anchorlock/>
              </v:shape>
            </w:pict>
          </mc:Fallback>
        </mc:AlternateContent>
      </w:r>
      <w:commentRangeEnd w:id="202"/>
      <w:r>
        <w:commentReference w:id="202"/>
      </w:r>
    </w:p>
    <w:p w:rsidRPr="00FF4A57" w:rsidR="00801618" w:rsidP="00801618" w:rsidRDefault="00801618" w14:paraId="7514A6B0" w14:textId="77777777">
      <w:pPr>
        <w:spacing w:after="240" w:line="259" w:lineRule="auto"/>
        <w:jc w:val="both"/>
        <w:rPr>
          <w:rFonts w:cstheme="minorHAnsi"/>
          <w:sz w:val="22"/>
          <w:szCs w:val="22"/>
        </w:rPr>
      </w:pPr>
      <w:r w:rsidRPr="00FF4A57">
        <w:rPr>
          <w:rFonts w:cstheme="minorHAnsi"/>
          <w:noProof/>
          <w:sz w:val="22"/>
          <w:szCs w:val="22"/>
        </w:rPr>
        <mc:AlternateContent>
          <mc:Choice Requires="wps">
            <w:drawing>
              <wp:inline distT="0" distB="0" distL="0" distR="0" wp14:anchorId="7BED1441" wp14:editId="512EF4DA">
                <wp:extent cx="5902036" cy="1401288"/>
                <wp:effectExtent l="0" t="0" r="3810" b="8890"/>
                <wp:docPr id="31" name="Caixa de Texto 30"/>
                <wp:cNvGraphicFramePr/>
                <a:graphic xmlns:a="http://schemas.openxmlformats.org/drawingml/2006/main">
                  <a:graphicData uri="http://schemas.microsoft.com/office/word/2010/wordprocessingShape">
                    <wps:wsp>
                      <wps:cNvSpPr txBox="1"/>
                      <wps:spPr>
                        <a:xfrm>
                          <a:off x="0" y="0"/>
                          <a:ext cx="5902036" cy="1401288"/>
                        </a:xfrm>
                        <a:prstGeom prst="rect">
                          <a:avLst/>
                        </a:prstGeom>
                        <a:solidFill>
                          <a:schemeClr val="accent6">
                            <a:lumMod val="20000"/>
                            <a:lumOff val="80000"/>
                          </a:schemeClr>
                        </a:solidFill>
                        <a:ln w="6350">
                          <a:noFill/>
                        </a:ln>
                      </wps:spPr>
                      <wps:txbx>
                        <w:txbxContent>
                          <w:p w:rsidRPr="003A3478" w:rsidR="008A2E3E" w:rsidP="00801618" w:rsidRDefault="008A2E3E" w14:paraId="34A48E12" w14:textId="77777777">
                            <w:pPr>
                              <w:spacing w:after="240" w:line="259" w:lineRule="auto"/>
                              <w:jc w:val="both"/>
                              <w:rPr>
                                <w:b/>
                                <w:sz w:val="22"/>
                              </w:rPr>
                            </w:pPr>
                            <w:r w:rsidRPr="003A3478">
                              <w:rPr>
                                <w:b/>
                                <w:sz w:val="22"/>
                              </w:rPr>
                              <w:t>Indicators: Addressing Energy’s Interlinkages with other SDGs</w:t>
                            </w:r>
                          </w:p>
                          <w:p w:rsidRPr="003A3478" w:rsidR="008A2E3E" w:rsidP="00801618" w:rsidRDefault="008A2E3E" w14:paraId="27EB2B72" w14:textId="55D4D3CF">
                            <w:pPr>
                              <w:spacing w:after="240" w:line="259" w:lineRule="auto"/>
                              <w:jc w:val="both"/>
                              <w:rPr>
                                <w:sz w:val="22"/>
                              </w:rPr>
                            </w:pPr>
                            <w:r w:rsidRPr="003A3478">
                              <w:rPr>
                                <w:sz w:val="22"/>
                              </w:rPr>
                              <w:t xml:space="preserve">The SDG 7 Policy Briefs compilation, "Addressing Energy's Interlinkages to Other SDGs" developed by the SDG7 Technical Advisory Group (SDG7 TAG), delves into how energy access intertwines with SDG 5 (gender equality), identifying potential indicators and assessing data availability. This report </w:t>
                            </w:r>
                            <w:proofErr w:type="spellStart"/>
                            <w:r w:rsidRPr="003A3478">
                              <w:rPr>
                                <w:sz w:val="22"/>
                              </w:rPr>
                              <w:t>porposes</w:t>
                            </w:r>
                            <w:proofErr w:type="spellEnd"/>
                            <w:r w:rsidRPr="003A3478">
                              <w:rPr>
                                <w:sz w:val="22"/>
                              </w:rPr>
                              <w:t xml:space="preserve"> a set of indicators to measure the gender gap in term of: access to electricity and clean cooking, employment and leadership, energy entrepreneurship, and the regulatory environment. </w:t>
                            </w:r>
                          </w:p>
                          <w:p w:rsidR="008A2E3E" w:rsidP="00801618" w:rsidRDefault="008A2E3E" w14:paraId="03EE8544" w14:textId="77777777">
                            <w:pPr>
                              <w:spacing w:after="240"/>
                              <w:jc w:val="both"/>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49" style="width:464.75pt;height:110.35pt;visibility:visible;mso-wrap-style:square;mso-left-percent:-10001;mso-top-percent:-10001;mso-position-horizontal:absolute;mso-position-horizontal-relative:char;mso-position-vertical:absolute;mso-position-vertical-relative:line;mso-left-percent:-10001;mso-top-percent:-10001;v-text-anchor:top"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" w14:anchorId="7BED1441">
                <v:textbox>
                  <w:txbxContent>
                    <w:p w:rsidRPr="003A3478" w:rsidR="008A2E3E" w:rsidP="00801618" w:rsidRDefault="008A2E3E" w14:paraId="34A48E12" w14:textId="77777777">
                      <w:pPr>
                        <w:spacing w:after="240" w:line="259" w:lineRule="auto"/>
                        <w:jc w:val="both"/>
                        <w:rPr>
                          <w:b/>
                          <w:sz w:val="22"/>
                        </w:rPr>
                      </w:pPr>
                      <w:r w:rsidRPr="003A3478">
                        <w:rPr>
                          <w:b/>
                          <w:sz w:val="22"/>
                        </w:rPr>
                        <w:t>Indicators: Addressing Energy’s Interlinkages with other SDGs</w:t>
                      </w:r>
                    </w:p>
                    <w:p w:rsidRPr="003A3478" w:rsidR="008A2E3E" w:rsidP="00801618" w:rsidRDefault="008A2E3E" w14:paraId="27EB2B72" w14:textId="55D4D3CF">
                      <w:pPr>
                        <w:spacing w:after="240" w:line="259" w:lineRule="auto"/>
                        <w:jc w:val="both"/>
                        <w:rPr>
                          <w:sz w:val="22"/>
                        </w:rPr>
                      </w:pPr>
                      <w:r w:rsidRPr="003A3478">
                        <w:rPr>
                          <w:sz w:val="22"/>
                        </w:rPr>
                        <w:t xml:space="preserve">The SDG 7 Policy Briefs compilation, "Addressing Energy's Interlinkages to Other SDGs" developed by the SDG7 Technical Advisory Group (SDG7 TAG), delves into how energy access intertwines with SDG 5 (gender equality), identifying potential indicators and assessing data availability. This report </w:t>
                      </w:r>
                      <w:proofErr w:type="spellStart"/>
                      <w:r w:rsidRPr="003A3478">
                        <w:rPr>
                          <w:sz w:val="22"/>
                        </w:rPr>
                        <w:t>porposes</w:t>
                      </w:r>
                      <w:proofErr w:type="spellEnd"/>
                      <w:r w:rsidRPr="003A3478">
                        <w:rPr>
                          <w:sz w:val="22"/>
                        </w:rPr>
                        <w:t xml:space="preserve"> a set of indicators to measure the gender gap in term of: access to electricity and clean cooking, employment and leadership, energy entrepreneurship, and the regulatory environment. </w:t>
                      </w:r>
                    </w:p>
                    <w:p w:rsidR="008A2E3E" w:rsidP="00801618" w:rsidRDefault="008A2E3E" w14:paraId="03EE8544" w14:textId="77777777">
                      <w:pPr>
                        <w:spacing w:after="240"/>
                        <w:jc w:val="both"/>
                        <w:rPr>
                          <w:b/>
                        </w:rPr>
                      </w:pPr>
                    </w:p>
                  </w:txbxContent>
                </v:textbox>
                <w10:anchorlock/>
              </v:shape>
            </w:pict>
          </mc:Fallback>
        </mc:AlternateContent>
      </w:r>
    </w:p>
    <w:p w:rsidRPr="00FF4A57" w:rsidR="00801618" w:rsidP="00801618" w:rsidRDefault="00801618" w14:paraId="344BA12E" w14:textId="77777777">
      <w:pPr>
        <w:spacing w:after="240" w:line="259" w:lineRule="auto"/>
        <w:jc w:val="both"/>
        <w:rPr>
          <w:rFonts w:cstheme="minorHAnsi"/>
          <w:bCs/>
          <w:sz w:val="22"/>
          <w:szCs w:val="22"/>
        </w:rPr>
      </w:pPr>
    </w:p>
    <w:p w:rsidRPr="00FF4A57" w:rsidR="00C80605" w:rsidP="44B7E274" w:rsidRDefault="00CD1C7A" w14:paraId="184A6A2A" w14:textId="43CA8D9C">
      <w:pPr>
        <w:pStyle w:val="Heading4"/>
        <w:numPr>
          <w:ilvl w:val="2"/>
          <w:numId w:val="8"/>
        </w:numPr>
        <w:spacing w:after="240" w:line="259" w:lineRule="auto"/>
        <w:jc w:val="both"/>
        <w:rPr>
          <w:rFonts w:asciiTheme="minorHAnsi" w:hAnsiTheme="minorHAnsi" w:cstheme="minorBidi"/>
          <w:sz w:val="22"/>
          <w:szCs w:val="22"/>
        </w:rPr>
      </w:pPr>
      <w:bookmarkStart w:name="_Toc120882684" w:id="203"/>
      <w:r w:rsidRPr="44B7E274">
        <w:rPr>
          <w:rFonts w:asciiTheme="minorHAnsi" w:hAnsiTheme="minorHAnsi" w:cstheme="minorBidi"/>
          <w:sz w:val="22"/>
          <w:szCs w:val="22"/>
        </w:rPr>
        <w:t xml:space="preserve">Human </w:t>
      </w:r>
      <w:r w:rsidRPr="44B7E274" w:rsidR="00C80605">
        <w:rPr>
          <w:rFonts w:asciiTheme="minorHAnsi" w:hAnsiTheme="minorHAnsi" w:cstheme="minorBidi"/>
          <w:sz w:val="22"/>
          <w:szCs w:val="22"/>
        </w:rPr>
        <w:t>Rights-Based Approach</w:t>
      </w:r>
      <w:bookmarkEnd w:id="203"/>
      <w:r w:rsidRPr="44B7E274" w:rsidR="009669F8">
        <w:rPr>
          <w:rFonts w:asciiTheme="minorHAnsi" w:hAnsiTheme="minorHAnsi" w:cstheme="minorBidi"/>
          <w:sz w:val="22"/>
          <w:szCs w:val="22"/>
        </w:rPr>
        <w:t xml:space="preserve"> </w:t>
      </w:r>
    </w:p>
    <w:tbl>
      <w:tblPr>
        <w:tblStyle w:val="TableGrid"/>
        <w:tblW w:w="0" w:type="auto"/>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ook w:val="04A0" w:firstRow="1" w:lastRow="0" w:firstColumn="1" w:lastColumn="0" w:noHBand="0" w:noVBand="1"/>
      </w:tblPr>
      <w:tblGrid>
        <w:gridCol w:w="2263"/>
        <w:gridCol w:w="3119"/>
        <w:gridCol w:w="3968"/>
      </w:tblGrid>
      <w:tr w:rsidRPr="009E009E" w:rsidR="002D192D" w:rsidTr="000F433B" w14:paraId="07E60C5A" w14:textId="77777777">
        <w:trPr>
          <w:trHeight w:val="2306"/>
        </w:trPr>
        <w:tc>
          <w:tcPr>
            <w:tcW w:w="2263" w:type="dxa"/>
            <w:shd w:val="clear" w:color="auto" w:fill="A8D08D" w:themeFill="accent6" w:themeFillTint="99"/>
          </w:tcPr>
          <w:p w:rsidRPr="009E009E" w:rsidR="002D192D" w:rsidP="007223E4" w:rsidRDefault="002D192D" w14:paraId="424F0D99" w14:textId="77777777">
            <w:pPr>
              <w:spacing w:after="240"/>
              <w:jc w:val="both"/>
              <w:rPr>
                <w:b/>
                <w:sz w:val="22"/>
              </w:rPr>
            </w:pPr>
            <w:r w:rsidRPr="009E009E">
              <w:rPr>
                <w:b/>
                <w:sz w:val="22"/>
              </w:rPr>
              <w:t>What is it?</w:t>
            </w:r>
          </w:p>
          <w:p w:rsidRPr="009E009E" w:rsidR="002D192D" w:rsidP="007223E4" w:rsidRDefault="000F433B" w14:paraId="6DC975C7" w14:textId="13B348EB">
            <w:pPr>
              <w:spacing w:after="240" w:line="259" w:lineRule="auto"/>
              <w:jc w:val="both"/>
              <w:rPr>
                <w:rFonts w:cstheme="minorHAnsi"/>
                <w:b/>
                <w:bCs/>
                <w:sz w:val="22"/>
                <w:szCs w:val="22"/>
              </w:rPr>
            </w:pPr>
            <w:r>
              <w:rPr>
                <w:sz w:val="22"/>
              </w:rPr>
              <w:t xml:space="preserve">An approach </w:t>
            </w:r>
            <w:r w:rsidRPr="009E009E" w:rsidR="002D192D">
              <w:rPr>
                <w:sz w:val="22"/>
              </w:rPr>
              <w:t xml:space="preserve">emphasizing the fulfillment of human rights, shifting </w:t>
            </w:r>
            <w:r w:rsidR="007710EB">
              <w:rPr>
                <w:sz w:val="22"/>
              </w:rPr>
              <w:t xml:space="preserve">the </w:t>
            </w:r>
            <w:r w:rsidRPr="009E009E" w:rsidR="002D192D">
              <w:rPr>
                <w:sz w:val="22"/>
              </w:rPr>
              <w:t>focus from basic needs to rights</w:t>
            </w:r>
            <w:r w:rsidR="002D192D">
              <w:rPr>
                <w:sz w:val="22"/>
              </w:rPr>
              <w:t>.</w:t>
            </w:r>
          </w:p>
        </w:tc>
        <w:tc>
          <w:tcPr>
            <w:tcW w:w="3119" w:type="dxa"/>
            <w:shd w:val="clear" w:color="auto" w:fill="C5E0B3" w:themeFill="accent6" w:themeFillTint="66"/>
          </w:tcPr>
          <w:p w:rsidR="002D192D" w:rsidP="007223E4" w:rsidRDefault="002D192D" w14:paraId="64B85345" w14:textId="2C848E5B">
            <w:pPr>
              <w:spacing w:after="240" w:line="259" w:lineRule="auto"/>
              <w:jc w:val="both"/>
              <w:rPr>
                <w:sz w:val="22"/>
              </w:rPr>
            </w:pPr>
            <w:r>
              <w:rPr>
                <w:rFonts w:cstheme="minorHAnsi"/>
                <w:b/>
                <w:bCs/>
                <w:sz w:val="22"/>
                <w:szCs w:val="22"/>
              </w:rPr>
              <w:t>How</w:t>
            </w:r>
            <w:r w:rsidR="003A7061">
              <w:rPr>
                <w:rFonts w:cstheme="minorHAnsi"/>
                <w:b/>
                <w:bCs/>
                <w:sz w:val="22"/>
                <w:szCs w:val="22"/>
              </w:rPr>
              <w:t xml:space="preserve"> does</w:t>
            </w:r>
            <w:r>
              <w:rPr>
                <w:rFonts w:cstheme="minorHAnsi"/>
                <w:b/>
                <w:bCs/>
                <w:sz w:val="22"/>
                <w:szCs w:val="22"/>
              </w:rPr>
              <w:t xml:space="preserve"> it work?</w:t>
            </w:r>
            <w:r w:rsidRPr="009E009E">
              <w:rPr>
                <w:sz w:val="22"/>
              </w:rPr>
              <w:t xml:space="preserve"> </w:t>
            </w:r>
          </w:p>
          <w:p w:rsidRPr="009E009E" w:rsidR="002D192D" w:rsidP="007223E4" w:rsidRDefault="003A7061" w14:paraId="0E5F6133" w14:textId="27C4D08D">
            <w:pPr>
              <w:spacing w:after="240" w:line="259" w:lineRule="auto"/>
              <w:jc w:val="both"/>
              <w:rPr>
                <w:sz w:val="22"/>
              </w:rPr>
            </w:pPr>
            <w:r>
              <w:rPr>
                <w:sz w:val="22"/>
              </w:rPr>
              <w:t>It i</w:t>
            </w:r>
            <w:r w:rsidRPr="009E009E" w:rsidR="000F433B">
              <w:rPr>
                <w:sz w:val="22"/>
              </w:rPr>
              <w:t>ntegrate</w:t>
            </w:r>
            <w:r>
              <w:rPr>
                <w:sz w:val="22"/>
              </w:rPr>
              <w:t>d</w:t>
            </w:r>
            <w:r w:rsidRPr="009E009E" w:rsidR="000F433B">
              <w:rPr>
                <w:sz w:val="22"/>
              </w:rPr>
              <w:t xml:space="preserve"> human rights principles across all phases of development cooperation, align</w:t>
            </w:r>
            <w:r>
              <w:rPr>
                <w:sz w:val="22"/>
              </w:rPr>
              <w:t>s</w:t>
            </w:r>
            <w:r w:rsidRPr="009E009E" w:rsidR="000F433B">
              <w:rPr>
                <w:sz w:val="22"/>
              </w:rPr>
              <w:t xml:space="preserve"> programming with international standards, and focus</w:t>
            </w:r>
            <w:r>
              <w:rPr>
                <w:sz w:val="22"/>
              </w:rPr>
              <w:t>es</w:t>
            </w:r>
            <w:r w:rsidRPr="009E009E" w:rsidR="000F433B">
              <w:rPr>
                <w:sz w:val="22"/>
              </w:rPr>
              <w:t xml:space="preserve"> on capacity building for both duty bearers and rights holders.</w:t>
            </w:r>
          </w:p>
        </w:tc>
        <w:tc>
          <w:tcPr>
            <w:tcW w:w="3968" w:type="dxa"/>
            <w:shd w:val="clear" w:color="auto" w:fill="E2EFD9" w:themeFill="accent6" w:themeFillTint="33"/>
          </w:tcPr>
          <w:p w:rsidRPr="009E009E" w:rsidR="002D192D" w:rsidP="007223E4" w:rsidRDefault="002D192D" w14:paraId="7C20A0EA" w14:textId="045C2CFC">
            <w:pPr>
              <w:spacing w:after="240" w:line="259" w:lineRule="auto"/>
              <w:jc w:val="both"/>
              <w:rPr>
                <w:b/>
                <w:sz w:val="22"/>
              </w:rPr>
            </w:pPr>
            <w:r w:rsidRPr="009E009E">
              <w:rPr>
                <w:b/>
                <w:sz w:val="22"/>
              </w:rPr>
              <w:t>Why apply it?</w:t>
            </w:r>
          </w:p>
          <w:p w:rsidRPr="002D192D" w:rsidR="002D192D" w:rsidP="000F433B" w:rsidRDefault="002D192D" w14:paraId="0ACA247A" w14:textId="637ECF60">
            <w:pPr>
              <w:spacing w:after="240" w:line="259" w:lineRule="auto"/>
              <w:rPr>
                <w:sz w:val="22"/>
              </w:rPr>
            </w:pPr>
            <w:r w:rsidRPr="002D192D">
              <w:rPr>
                <w:sz w:val="22"/>
              </w:rPr>
              <w:t xml:space="preserve">It </w:t>
            </w:r>
            <w:r>
              <w:rPr>
                <w:sz w:val="22"/>
              </w:rPr>
              <w:t>p</w:t>
            </w:r>
            <w:r w:rsidRPr="002D192D">
              <w:rPr>
                <w:sz w:val="22"/>
              </w:rPr>
              <w:t>romotes equality, justice, and dignity for all, by address</w:t>
            </w:r>
            <w:r w:rsidR="003A7061">
              <w:rPr>
                <w:sz w:val="22"/>
              </w:rPr>
              <w:t>ing</w:t>
            </w:r>
            <w:r w:rsidRPr="002D192D">
              <w:rPr>
                <w:sz w:val="22"/>
              </w:rPr>
              <w:t xml:space="preserve"> inequalities and discrimination at the root level. It empowers individuals and communities to claim their rights and enhances accountability and transparency in governance</w:t>
            </w:r>
            <w:r w:rsidR="000F433B">
              <w:rPr>
                <w:sz w:val="22"/>
              </w:rPr>
              <w:t>.</w:t>
            </w:r>
          </w:p>
        </w:tc>
      </w:tr>
    </w:tbl>
    <w:p w:rsidR="006670D2" w:rsidP="000F433B" w:rsidRDefault="006670D2" w14:paraId="567EF0F4" w14:textId="77777777">
      <w:pPr>
        <w:spacing w:after="240" w:line="259" w:lineRule="auto"/>
        <w:jc w:val="center"/>
        <w:rPr>
          <w:rFonts w:cstheme="minorHAnsi"/>
          <w:bCs/>
          <w:sz w:val="22"/>
          <w:szCs w:val="22"/>
        </w:rPr>
      </w:pPr>
      <w:r>
        <w:rPr>
          <w:noProof/>
        </w:rPr>
        <w:lastRenderedPageBreak/>
        <w:drawing>
          <wp:inline distT="0" distB="0" distL="0" distR="0" wp14:anchorId="4EB0EF0A" wp14:editId="6CA218CD">
            <wp:extent cx="4840536" cy="3396343"/>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898" b="3082"/>
                    <a:stretch/>
                  </pic:blipFill>
                  <pic:spPr bwMode="auto">
                    <a:xfrm>
                      <a:off x="0" y="0"/>
                      <a:ext cx="4863476" cy="3412439"/>
                    </a:xfrm>
                    <a:prstGeom prst="rect">
                      <a:avLst/>
                    </a:prstGeom>
                    <a:ln>
                      <a:noFill/>
                    </a:ln>
                    <a:extLst>
                      <a:ext uri="{53640926-AAD7-44D8-BBD7-CCE9431645EC}">
                        <a14:shadowObscured xmlns:a14="http://schemas.microsoft.com/office/drawing/2010/main"/>
                      </a:ext>
                    </a:extLst>
                  </pic:spPr>
                </pic:pic>
              </a:graphicData>
            </a:graphic>
          </wp:inline>
        </w:drawing>
      </w:r>
    </w:p>
    <w:p w:rsidRPr="00AD255D" w:rsidR="006670D2" w:rsidP="009E009E" w:rsidRDefault="00AD255D" w14:paraId="052195E8" w14:textId="17AA5DE0">
      <w:pPr>
        <w:spacing w:after="240" w:line="259" w:lineRule="auto"/>
        <w:jc w:val="center"/>
        <w:rPr>
          <w:rFonts w:cstheme="minorHAnsi"/>
          <w:i/>
          <w:iCs/>
          <w:sz w:val="20"/>
          <w:szCs w:val="22"/>
        </w:rPr>
      </w:pPr>
      <w:r w:rsidRPr="003A3478">
        <w:rPr>
          <w:rFonts w:cstheme="minorHAnsi"/>
          <w:i/>
          <w:iCs/>
          <w:sz w:val="20"/>
          <w:szCs w:val="22"/>
        </w:rPr>
        <w:t xml:space="preserve">Figure </w:t>
      </w:r>
      <w:r w:rsidR="00E46683">
        <w:rPr>
          <w:rFonts w:cstheme="minorHAnsi"/>
          <w:i/>
          <w:iCs/>
          <w:sz w:val="20"/>
          <w:szCs w:val="22"/>
        </w:rPr>
        <w:t>6</w:t>
      </w:r>
      <w:r>
        <w:rPr>
          <w:rFonts w:cstheme="minorHAnsi"/>
          <w:i/>
          <w:iCs/>
          <w:sz w:val="20"/>
          <w:szCs w:val="22"/>
        </w:rPr>
        <w:t xml:space="preserve">: </w:t>
      </w:r>
      <w:r w:rsidRPr="00AD255D" w:rsidR="006670D2">
        <w:rPr>
          <w:rFonts w:cstheme="minorHAnsi"/>
          <w:i/>
          <w:iCs/>
          <w:sz w:val="20"/>
          <w:szCs w:val="22"/>
        </w:rPr>
        <w:t xml:space="preserve">Example of </w:t>
      </w:r>
      <w:r w:rsidRPr="00AD255D">
        <w:rPr>
          <w:rFonts w:cstheme="minorHAnsi"/>
          <w:i/>
          <w:iCs/>
          <w:sz w:val="20"/>
          <w:szCs w:val="22"/>
        </w:rPr>
        <w:t>H</w:t>
      </w:r>
      <w:r w:rsidRPr="00AD255D" w:rsidR="006670D2">
        <w:rPr>
          <w:rFonts w:cstheme="minorHAnsi"/>
          <w:i/>
          <w:iCs/>
          <w:sz w:val="20"/>
          <w:szCs w:val="22"/>
        </w:rPr>
        <w:t xml:space="preserve">uman </w:t>
      </w:r>
      <w:r w:rsidRPr="00AD255D">
        <w:rPr>
          <w:rFonts w:cstheme="minorHAnsi"/>
          <w:i/>
          <w:iCs/>
          <w:sz w:val="20"/>
          <w:szCs w:val="22"/>
        </w:rPr>
        <w:t>R</w:t>
      </w:r>
      <w:r w:rsidRPr="00AD255D" w:rsidR="006670D2">
        <w:rPr>
          <w:rFonts w:cstheme="minorHAnsi"/>
          <w:i/>
          <w:iCs/>
          <w:sz w:val="20"/>
          <w:szCs w:val="22"/>
        </w:rPr>
        <w:t>ights-</w:t>
      </w:r>
      <w:r w:rsidRPr="00AD255D">
        <w:rPr>
          <w:rFonts w:cstheme="minorHAnsi"/>
          <w:i/>
          <w:iCs/>
          <w:sz w:val="20"/>
          <w:szCs w:val="22"/>
        </w:rPr>
        <w:t>B</w:t>
      </w:r>
      <w:r w:rsidRPr="00AD255D" w:rsidR="006670D2">
        <w:rPr>
          <w:rFonts w:cstheme="minorHAnsi"/>
          <w:i/>
          <w:iCs/>
          <w:sz w:val="20"/>
          <w:szCs w:val="22"/>
        </w:rPr>
        <w:t xml:space="preserve">ased </w:t>
      </w:r>
      <w:r w:rsidRPr="00AD255D">
        <w:rPr>
          <w:rFonts w:cstheme="minorHAnsi"/>
          <w:i/>
          <w:iCs/>
          <w:sz w:val="20"/>
          <w:szCs w:val="22"/>
        </w:rPr>
        <w:t>A</w:t>
      </w:r>
      <w:r w:rsidRPr="00AD255D" w:rsidR="006670D2">
        <w:rPr>
          <w:rFonts w:cstheme="minorHAnsi"/>
          <w:i/>
          <w:iCs/>
          <w:sz w:val="20"/>
          <w:szCs w:val="22"/>
        </w:rPr>
        <w:t xml:space="preserve">pproach applied in </w:t>
      </w:r>
      <w:r w:rsidRPr="00AD255D" w:rsidR="009E009E">
        <w:rPr>
          <w:rFonts w:cstheme="minorHAnsi"/>
          <w:i/>
          <w:iCs/>
          <w:sz w:val="20"/>
          <w:szCs w:val="22"/>
        </w:rPr>
        <w:t>Ecosystem-based Adaptation</w:t>
      </w:r>
      <w:r w:rsidRPr="00AD255D" w:rsidR="000F433B">
        <w:rPr>
          <w:rFonts w:cstheme="minorHAnsi"/>
          <w:i/>
          <w:iCs/>
          <w:sz w:val="20"/>
          <w:szCs w:val="22"/>
        </w:rPr>
        <w:t xml:space="preserve"> (EbA)</w:t>
      </w:r>
      <w:r w:rsidRPr="00AD255D" w:rsidR="009E009E">
        <w:rPr>
          <w:rFonts w:cstheme="minorHAnsi"/>
          <w:i/>
          <w:iCs/>
          <w:sz w:val="20"/>
          <w:szCs w:val="22"/>
        </w:rPr>
        <w:t xml:space="preserve"> (</w:t>
      </w:r>
      <w:commentRangeStart w:id="204"/>
      <w:r w:rsidRPr="00AD255D" w:rsidR="009E009E">
        <w:rPr>
          <w:rFonts w:cstheme="minorHAnsi"/>
          <w:i/>
          <w:iCs/>
          <w:sz w:val="20"/>
          <w:szCs w:val="22"/>
        </w:rPr>
        <w:t>UNEP, 2022</w:t>
      </w:r>
      <w:commentRangeEnd w:id="204"/>
      <w:r w:rsidRPr="00AD255D" w:rsidR="009E009E">
        <w:rPr>
          <w:rFonts w:cstheme="minorHAnsi"/>
          <w:i/>
          <w:iCs/>
          <w:szCs w:val="22"/>
        </w:rPr>
        <w:commentReference w:id="204"/>
      </w:r>
      <w:r w:rsidRPr="00AD255D" w:rsidR="009E009E">
        <w:rPr>
          <w:rFonts w:cstheme="minorHAnsi"/>
          <w:i/>
          <w:iCs/>
          <w:sz w:val="20"/>
          <w:szCs w:val="22"/>
        </w:rPr>
        <w:t>)</w:t>
      </w:r>
    </w:p>
    <w:p w:rsidR="00E03098" w:rsidP="006670D2" w:rsidRDefault="00AD255D" w14:paraId="3F1B9870" w14:textId="61D276F6">
      <w:pPr>
        <w:spacing w:after="240" w:line="259" w:lineRule="auto"/>
        <w:jc w:val="both"/>
        <w:rPr>
          <w:rFonts w:cstheme="minorHAnsi"/>
          <w:bCs/>
          <w:sz w:val="22"/>
          <w:szCs w:val="22"/>
        </w:rPr>
      </w:pPr>
      <w:r w:rsidRPr="00AD255D">
        <w:rPr>
          <w:rFonts w:cstheme="minorHAnsi"/>
          <w:bCs/>
          <w:sz w:val="22"/>
          <w:szCs w:val="22"/>
        </w:rPr>
        <w:t xml:space="preserve">Human Rights-Based Approaches (HRBA) are deeply rooted in international human rights standards, aimed at safeguarding human rights within developmental landscapes. It emphasizes realizing human rights outlined in international agreements to rectify discriminatory practices and rebalance power dynamics hindering comprehensive development. HRBA aims to foster equality, justice, and dignity beyond basic needs, transforming the narrative towards holistic rights fulfillment. It strengthens government capacities to honor rights obligations and empowers communities and individuals to claim their rights. Implementing HRBA entails integrating human rights principles across development stages, aligning programs with international standards, and capacity-building for duty bearers and rights holders. Integrated throughout the project cycle, HRBA ensures program alignment with human rights principles from planning to monitoring, enabling redress for violations and fostering engagement. Its advantages encompass shifting focus from needs to rights, empowering stakeholders, enhancing governance transparency, addressing inequalities, and averting adverse human rights impacts, culminating in a framework prioritizing rights fulfillment and fostering equality, justice, and dignity for </w:t>
      </w:r>
      <w:r>
        <w:rPr>
          <w:rFonts w:cstheme="minorHAnsi"/>
          <w:bCs/>
          <w:sz w:val="22"/>
          <w:szCs w:val="22"/>
        </w:rPr>
        <w:t>all</w:t>
      </w:r>
      <w:r w:rsidRPr="00FF4A57">
        <w:rPr>
          <w:rFonts w:cstheme="minorHAnsi"/>
          <w:bCs/>
          <w:sz w:val="22"/>
          <w:szCs w:val="22"/>
        </w:rPr>
        <w:t xml:space="preserve"> </w:t>
      </w:r>
      <w:r w:rsidRPr="00FF4A57" w:rsidR="00AD6620">
        <w:rPr>
          <w:rFonts w:cstheme="minorHAnsi"/>
          <w:bCs/>
          <w:sz w:val="22"/>
          <w:szCs w:val="22"/>
        </w:rPr>
        <w:t>(</w:t>
      </w:r>
      <w:commentRangeStart w:id="205"/>
      <w:r w:rsidRPr="00FF4A57" w:rsidR="00AD6620">
        <w:rPr>
          <w:rFonts w:cstheme="minorHAnsi"/>
          <w:bCs/>
          <w:sz w:val="22"/>
          <w:szCs w:val="22"/>
        </w:rPr>
        <w:t>UNFPA, 2023</w:t>
      </w:r>
      <w:commentRangeEnd w:id="205"/>
      <w:r w:rsidRPr="00FF4A57" w:rsidR="00AD6620">
        <w:rPr>
          <w:rStyle w:val="CommentReference"/>
          <w:rFonts w:cstheme="minorHAnsi"/>
          <w:bCs/>
          <w:sz w:val="22"/>
          <w:szCs w:val="22"/>
        </w:rPr>
        <w:commentReference w:id="205"/>
      </w:r>
      <w:r w:rsidRPr="00FF4A57" w:rsidR="00AD6620">
        <w:rPr>
          <w:rFonts w:cstheme="minorHAnsi"/>
          <w:bCs/>
          <w:sz w:val="22"/>
          <w:szCs w:val="22"/>
        </w:rPr>
        <w:t>) (</w:t>
      </w:r>
      <w:commentRangeStart w:id="206"/>
      <w:r w:rsidRPr="00FF4A57" w:rsidR="00AD6620">
        <w:rPr>
          <w:rFonts w:cstheme="minorHAnsi"/>
          <w:bCs/>
          <w:sz w:val="22"/>
          <w:szCs w:val="22"/>
        </w:rPr>
        <w:t>UNSDG, 2023</w:t>
      </w:r>
      <w:commentRangeEnd w:id="206"/>
      <w:r w:rsidRPr="00FF4A57" w:rsidR="00AD6620">
        <w:rPr>
          <w:rStyle w:val="CommentReference"/>
          <w:rFonts w:cstheme="minorHAnsi"/>
          <w:bCs/>
          <w:sz w:val="22"/>
          <w:szCs w:val="22"/>
        </w:rPr>
        <w:commentReference w:id="206"/>
      </w:r>
      <w:r w:rsidRPr="00FF4A57" w:rsidR="00AD6620">
        <w:rPr>
          <w:rFonts w:cstheme="minorHAnsi"/>
          <w:bCs/>
          <w:sz w:val="22"/>
          <w:szCs w:val="22"/>
        </w:rPr>
        <w:t>) (</w:t>
      </w:r>
      <w:commentRangeStart w:id="207"/>
      <w:r w:rsidRPr="00FF4A57" w:rsidR="00AD6620">
        <w:rPr>
          <w:rFonts w:cstheme="minorHAnsi"/>
          <w:bCs/>
          <w:sz w:val="22"/>
          <w:szCs w:val="22"/>
        </w:rPr>
        <w:t>UNSDG, 2003</w:t>
      </w:r>
      <w:commentRangeEnd w:id="207"/>
      <w:r w:rsidRPr="00FF4A57" w:rsidR="00AD6620">
        <w:rPr>
          <w:rStyle w:val="CommentReference"/>
          <w:rFonts w:cstheme="minorHAnsi"/>
          <w:bCs/>
          <w:sz w:val="22"/>
          <w:szCs w:val="22"/>
        </w:rPr>
        <w:commentReference w:id="207"/>
      </w:r>
      <w:r w:rsidRPr="00FF4A57" w:rsidR="00AD6620">
        <w:rPr>
          <w:rFonts w:cstheme="minorHAnsi"/>
          <w:bCs/>
          <w:sz w:val="22"/>
          <w:szCs w:val="22"/>
        </w:rPr>
        <w:t>)</w:t>
      </w:r>
      <w:r w:rsidR="006670D2">
        <w:rPr>
          <w:rFonts w:cstheme="minorHAnsi"/>
          <w:bCs/>
          <w:sz w:val="22"/>
          <w:szCs w:val="22"/>
        </w:rPr>
        <w:t>.</w:t>
      </w:r>
    </w:p>
    <w:p w:rsidRPr="00FF4A57" w:rsidR="00801618" w:rsidP="00801618" w:rsidRDefault="00801618" w14:paraId="2722A046" w14:textId="77777777">
      <w:pPr>
        <w:spacing w:after="240" w:line="259" w:lineRule="auto"/>
        <w:jc w:val="both"/>
        <w:rPr>
          <w:rFonts w:cstheme="minorHAnsi"/>
          <w:sz w:val="22"/>
          <w:szCs w:val="22"/>
        </w:rPr>
      </w:pPr>
      <w:r w:rsidRPr="00FF4A57">
        <w:rPr>
          <w:rFonts w:cstheme="minorHAnsi"/>
          <w:noProof/>
          <w:sz w:val="22"/>
          <w:szCs w:val="22"/>
        </w:rPr>
        <w:lastRenderedPageBreak/>
        <mc:AlternateContent>
          <mc:Choice Requires="wps">
            <w:drawing>
              <wp:inline distT="0" distB="0" distL="0" distR="0" wp14:anchorId="109268DC" wp14:editId="5BCD6C81">
                <wp:extent cx="5902036" cy="1935678"/>
                <wp:effectExtent l="0" t="0" r="3810" b="7620"/>
                <wp:docPr id="39" name="Caixa de Texto 30"/>
                <wp:cNvGraphicFramePr/>
                <a:graphic xmlns:a="http://schemas.openxmlformats.org/drawingml/2006/main">
                  <a:graphicData uri="http://schemas.microsoft.com/office/word/2010/wordprocessingShape">
                    <wps:wsp>
                      <wps:cNvSpPr txBox="1"/>
                      <wps:spPr>
                        <a:xfrm>
                          <a:off x="0" y="0"/>
                          <a:ext cx="5902036" cy="1935678"/>
                        </a:xfrm>
                        <a:prstGeom prst="rect">
                          <a:avLst/>
                        </a:prstGeom>
                        <a:solidFill>
                          <a:schemeClr val="accent6">
                            <a:lumMod val="20000"/>
                            <a:lumOff val="80000"/>
                          </a:schemeClr>
                        </a:solidFill>
                        <a:ln w="6350">
                          <a:noFill/>
                        </a:ln>
                      </wps:spPr>
                      <wps:txbx>
                        <w:txbxContent>
                          <w:p w:rsidRPr="00801618" w:rsidR="008A2E3E" w:rsidP="00801618" w:rsidRDefault="008A2E3E" w14:paraId="16D0423F" w14:textId="0A3E0C20">
                            <w:pPr>
                              <w:spacing w:after="240" w:line="259" w:lineRule="auto"/>
                              <w:jc w:val="both"/>
                              <w:rPr>
                                <w:rFonts w:cstheme="minorHAnsi"/>
                                <w:b/>
                                <w:sz w:val="22"/>
                                <w:szCs w:val="22"/>
                              </w:rPr>
                            </w:pPr>
                            <w:r>
                              <w:rPr>
                                <w:rFonts w:cstheme="minorHAnsi"/>
                                <w:b/>
                                <w:sz w:val="22"/>
                                <w:szCs w:val="22"/>
                              </w:rPr>
                              <w:t xml:space="preserve">Frameworks: </w:t>
                            </w:r>
                            <w:r w:rsidRPr="00801618">
                              <w:rPr>
                                <w:rFonts w:cstheme="minorHAnsi"/>
                                <w:b/>
                                <w:sz w:val="22"/>
                                <w:szCs w:val="22"/>
                              </w:rPr>
                              <w:t>The "Leave No One Behind" (LNOB)</w:t>
                            </w:r>
                          </w:p>
                          <w:p w:rsidRPr="00801618" w:rsidR="008A2E3E" w:rsidP="00801618" w:rsidRDefault="008A2E3E" w14:paraId="4E8A3511" w14:textId="77777777">
                            <w:pPr>
                              <w:spacing w:after="240" w:line="259" w:lineRule="auto"/>
                              <w:jc w:val="both"/>
                              <w:rPr>
                                <w:rFonts w:cstheme="minorHAnsi"/>
                                <w:sz w:val="22"/>
                                <w:szCs w:val="22"/>
                              </w:rPr>
                            </w:pPr>
                            <w:r w:rsidRPr="00801618">
                              <w:rPr>
                                <w:rFonts w:cstheme="minorHAnsi"/>
                                <w:sz w:val="22"/>
                                <w:szCs w:val="22"/>
                              </w:rPr>
                              <w:t>The "Leave No One Behind" (LNOB) framework prioritizes marginalized communities in development, fostering their participation and addressing discrimination and exclusion. It integrates Human Rights-based and Gender Mainstreaming strategies, targeting inequalities at intersections of various criteria. Its methodology involves identifying excluded groups, prioritizing actions, designing indicators, and ensuring accountability. Outcomes include identifying vulnerabilities, crafting targeted policies, selecting monitoring indicators, and establishing accountability mechanisms. The framework champions rights, exposes inequalities, promotes inclusive processes, and ensures intervention accountability for marginalized groups in development initiatives</w:t>
                            </w:r>
                            <w:r>
                              <w:rPr>
                                <w:rFonts w:cstheme="minorHAnsi"/>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50" style="width:464.75pt;height:152.4pt;visibility:visible;mso-wrap-style:square;mso-left-percent:-10001;mso-top-percent:-10001;mso-position-horizontal:absolute;mso-position-horizontal-relative:char;mso-position-vertical:absolute;mso-position-vertical-relative:line;mso-left-percent:-10001;mso-top-percent:-10001;v-text-anchor:top"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" w14:anchorId="109268DC">
                <v:textbox>
                  <w:txbxContent>
                    <w:p w:rsidRPr="00801618" w:rsidR="008A2E3E" w:rsidP="00801618" w:rsidRDefault="008A2E3E" w14:paraId="16D0423F" w14:textId="0A3E0C20">
                      <w:pPr>
                        <w:spacing w:after="240" w:line="259" w:lineRule="auto"/>
                        <w:jc w:val="both"/>
                        <w:rPr>
                          <w:rFonts w:cstheme="minorHAnsi"/>
                          <w:b/>
                          <w:sz w:val="22"/>
                          <w:szCs w:val="22"/>
                        </w:rPr>
                      </w:pPr>
                      <w:r>
                        <w:rPr>
                          <w:rFonts w:cstheme="minorHAnsi"/>
                          <w:b/>
                          <w:sz w:val="22"/>
                          <w:szCs w:val="22"/>
                        </w:rPr>
                        <w:t xml:space="preserve">Frameworks: </w:t>
                      </w:r>
                      <w:r w:rsidRPr="00801618">
                        <w:rPr>
                          <w:rFonts w:cstheme="minorHAnsi"/>
                          <w:b/>
                          <w:sz w:val="22"/>
                          <w:szCs w:val="22"/>
                        </w:rPr>
                        <w:t>The "Leave No One Behind" (LNOB)</w:t>
                      </w:r>
                    </w:p>
                    <w:p w:rsidRPr="00801618" w:rsidR="008A2E3E" w:rsidP="00801618" w:rsidRDefault="008A2E3E" w14:paraId="4E8A3511" w14:textId="77777777">
                      <w:pPr>
                        <w:spacing w:after="240" w:line="259" w:lineRule="auto"/>
                        <w:jc w:val="both"/>
                        <w:rPr>
                          <w:rFonts w:cstheme="minorHAnsi"/>
                          <w:sz w:val="22"/>
                          <w:szCs w:val="22"/>
                        </w:rPr>
                      </w:pPr>
                      <w:r w:rsidRPr="00801618">
                        <w:rPr>
                          <w:rFonts w:cstheme="minorHAnsi"/>
                          <w:sz w:val="22"/>
                          <w:szCs w:val="22"/>
                        </w:rPr>
                        <w:t>The "Leave No One Behind" (LNOB) framework prioritizes marginalized communities in development, fostering their participation and addressing discrimination and exclusion. It integrates Human Rights-based and Gender Mainstreaming strategies, targeting inequalities at intersections of various criteria. Its methodology involves identifying excluded groups, prioritizing actions, designing indicators, and ensuring accountability. Outcomes include identifying vulnerabilities, crafting targeted policies, selecting monitoring indicators, and establishing accountability mechanisms. The framework champions rights, exposes inequalities, promotes inclusive processes, and ensures intervention accountability for marginalized groups in development initiatives</w:t>
                      </w:r>
                      <w:r>
                        <w:rPr>
                          <w:rFonts w:cstheme="minorHAnsi"/>
                          <w:sz w:val="22"/>
                          <w:szCs w:val="22"/>
                        </w:rPr>
                        <w:t>.</w:t>
                      </w:r>
                    </w:p>
                  </w:txbxContent>
                </v:textbox>
                <w10:anchorlock/>
              </v:shape>
            </w:pict>
          </mc:Fallback>
        </mc:AlternateContent>
      </w:r>
    </w:p>
    <w:p w:rsidRPr="00FF4A57" w:rsidR="00801618" w:rsidP="00801618" w:rsidRDefault="00801618" w14:paraId="766B61C3" w14:textId="77777777">
      <w:pPr>
        <w:spacing w:after="240" w:line="259" w:lineRule="auto"/>
        <w:jc w:val="both"/>
        <w:rPr>
          <w:rFonts w:cstheme="minorHAnsi"/>
          <w:sz w:val="22"/>
          <w:szCs w:val="22"/>
        </w:rPr>
      </w:pPr>
      <w:r w:rsidRPr="00FF4A57">
        <w:rPr>
          <w:rFonts w:cstheme="minorHAnsi"/>
          <w:b/>
          <w:bCs/>
          <w:sz w:val="22"/>
          <w:szCs w:val="22"/>
        </w:rPr>
        <w:t>References:</w:t>
      </w:r>
      <w:r w:rsidRPr="00FF4A57">
        <w:rPr>
          <w:rFonts w:cstheme="minorHAnsi"/>
          <w:sz w:val="22"/>
          <w:szCs w:val="22"/>
        </w:rPr>
        <w:t xml:space="preserve"> (</w:t>
      </w:r>
      <w:commentRangeStart w:id="208"/>
      <w:r w:rsidRPr="00FF4A57">
        <w:rPr>
          <w:rFonts w:cstheme="minorHAnsi"/>
          <w:sz w:val="22"/>
          <w:szCs w:val="22"/>
        </w:rPr>
        <w:t>UNDP SES Toolkit, 2023</w:t>
      </w:r>
      <w:commentRangeEnd w:id="208"/>
      <w:r w:rsidRPr="00FF4A57">
        <w:rPr>
          <w:rStyle w:val="CommentReference"/>
          <w:rFonts w:cstheme="minorHAnsi"/>
          <w:sz w:val="22"/>
          <w:szCs w:val="22"/>
        </w:rPr>
        <w:commentReference w:id="208"/>
      </w:r>
      <w:r w:rsidRPr="00FF4A57">
        <w:rPr>
          <w:rFonts w:cstheme="minorHAnsi"/>
          <w:sz w:val="22"/>
          <w:szCs w:val="22"/>
        </w:rPr>
        <w:t>) (</w:t>
      </w:r>
      <w:commentRangeStart w:id="209"/>
      <w:r w:rsidRPr="00FF4A57">
        <w:rPr>
          <w:rFonts w:cstheme="minorHAnsi"/>
          <w:sz w:val="22"/>
          <w:szCs w:val="22"/>
        </w:rPr>
        <w:t>UN, 2017</w:t>
      </w:r>
      <w:commentRangeEnd w:id="209"/>
      <w:r w:rsidRPr="00FF4A57">
        <w:rPr>
          <w:rStyle w:val="CommentReference"/>
          <w:rFonts w:cstheme="minorHAnsi"/>
          <w:sz w:val="22"/>
          <w:szCs w:val="22"/>
        </w:rPr>
        <w:commentReference w:id="209"/>
      </w:r>
      <w:r w:rsidRPr="00FF4A57">
        <w:rPr>
          <w:rFonts w:cstheme="minorHAnsi"/>
          <w:sz w:val="22"/>
          <w:szCs w:val="22"/>
        </w:rPr>
        <w:t>) (</w:t>
      </w:r>
      <w:commentRangeStart w:id="210"/>
      <w:commentRangeStart w:id="211"/>
      <w:r w:rsidRPr="00FF4A57">
        <w:rPr>
          <w:rFonts w:cstheme="minorHAnsi"/>
          <w:sz w:val="22"/>
          <w:szCs w:val="22"/>
        </w:rPr>
        <w:t>UNSDG, 2022</w:t>
      </w:r>
      <w:commentRangeEnd w:id="210"/>
      <w:r w:rsidRPr="00FF4A57">
        <w:rPr>
          <w:rStyle w:val="CommentReference"/>
          <w:rFonts w:cstheme="minorHAnsi"/>
          <w:sz w:val="22"/>
          <w:szCs w:val="22"/>
        </w:rPr>
        <w:commentReference w:id="210"/>
      </w:r>
      <w:commentRangeEnd w:id="211"/>
      <w:r w:rsidRPr="00FF4A57">
        <w:rPr>
          <w:rStyle w:val="CommentReference"/>
          <w:rFonts w:cstheme="minorHAnsi"/>
          <w:sz w:val="22"/>
          <w:szCs w:val="22"/>
        </w:rPr>
        <w:commentReference w:id="211"/>
      </w:r>
      <w:r w:rsidRPr="00FF4A57">
        <w:rPr>
          <w:rFonts w:cstheme="minorHAnsi"/>
          <w:sz w:val="22"/>
          <w:szCs w:val="22"/>
        </w:rPr>
        <w:t>) (</w:t>
      </w:r>
      <w:commentRangeStart w:id="212"/>
      <w:r w:rsidRPr="00FF4A57">
        <w:rPr>
          <w:rFonts w:cstheme="minorHAnsi"/>
          <w:sz w:val="22"/>
          <w:szCs w:val="22"/>
        </w:rPr>
        <w:t>FAO, 2023</w:t>
      </w:r>
      <w:commentRangeEnd w:id="212"/>
      <w:r w:rsidRPr="00FF4A57">
        <w:rPr>
          <w:rStyle w:val="CommentReference"/>
          <w:rFonts w:cstheme="minorHAnsi"/>
          <w:sz w:val="22"/>
          <w:szCs w:val="22"/>
        </w:rPr>
        <w:commentReference w:id="212"/>
      </w:r>
      <w:r w:rsidRPr="00FF4A57">
        <w:rPr>
          <w:rFonts w:cstheme="minorHAnsi"/>
          <w:sz w:val="22"/>
          <w:szCs w:val="22"/>
        </w:rPr>
        <w:t>)</w:t>
      </w:r>
    </w:p>
    <w:p w:rsidRPr="00FF4A57" w:rsidR="00AD6620" w:rsidP="00FF4A57" w:rsidRDefault="00AD6620" w14:paraId="5176672E" w14:textId="00519BDB">
      <w:pPr>
        <w:spacing w:after="240" w:line="259" w:lineRule="auto"/>
        <w:jc w:val="both"/>
        <w:rPr>
          <w:rFonts w:cstheme="minorHAnsi"/>
          <w:sz w:val="22"/>
          <w:szCs w:val="22"/>
          <w:u w:val="single"/>
        </w:rPr>
      </w:pPr>
    </w:p>
    <w:p w:rsidR="00FC19E3" w:rsidP="44B7E274" w:rsidRDefault="00FC19E3" w14:paraId="2D7BAB29" w14:textId="45FFAEA9">
      <w:pPr>
        <w:pStyle w:val="Heading4"/>
        <w:numPr>
          <w:ilvl w:val="2"/>
          <w:numId w:val="8"/>
        </w:numPr>
        <w:spacing w:after="240" w:line="259" w:lineRule="auto"/>
        <w:jc w:val="both"/>
        <w:rPr>
          <w:rFonts w:asciiTheme="minorHAnsi" w:hAnsiTheme="minorHAnsi" w:cstheme="minorBidi"/>
          <w:sz w:val="22"/>
          <w:szCs w:val="22"/>
        </w:rPr>
      </w:pPr>
      <w:bookmarkStart w:name="_Toc489293566" w:id="213"/>
      <w:r w:rsidRPr="44B7E274">
        <w:rPr>
          <w:rFonts w:asciiTheme="minorHAnsi" w:hAnsiTheme="minorHAnsi" w:cstheme="minorBidi"/>
          <w:sz w:val="22"/>
          <w:szCs w:val="22"/>
        </w:rPr>
        <w:t xml:space="preserve">Portfolio </w:t>
      </w:r>
      <w:r w:rsidRPr="44B7E274" w:rsidR="00D504DE">
        <w:rPr>
          <w:rFonts w:asciiTheme="minorHAnsi" w:hAnsiTheme="minorHAnsi" w:cstheme="minorBidi"/>
          <w:sz w:val="22"/>
          <w:szCs w:val="22"/>
        </w:rPr>
        <w:t>A</w:t>
      </w:r>
      <w:r w:rsidRPr="44B7E274">
        <w:rPr>
          <w:rFonts w:asciiTheme="minorHAnsi" w:hAnsiTheme="minorHAnsi" w:cstheme="minorBidi"/>
          <w:sz w:val="22"/>
          <w:szCs w:val="22"/>
        </w:rPr>
        <w:t>pproach</w:t>
      </w:r>
      <w:bookmarkEnd w:id="213"/>
    </w:p>
    <w:tbl>
      <w:tblPr>
        <w:tblStyle w:val="TableGrid"/>
        <w:tblW w:w="0" w:type="auto"/>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ook w:val="04A0" w:firstRow="1" w:lastRow="0" w:firstColumn="1" w:lastColumn="0" w:noHBand="0" w:noVBand="1"/>
      </w:tblPr>
      <w:tblGrid>
        <w:gridCol w:w="2830"/>
        <w:gridCol w:w="3261"/>
        <w:gridCol w:w="3259"/>
      </w:tblGrid>
      <w:tr w:rsidRPr="009E009E" w:rsidR="0009026F" w:rsidTr="00E74524" w14:paraId="051E97DD" w14:textId="77777777">
        <w:trPr>
          <w:trHeight w:val="2306"/>
        </w:trPr>
        <w:tc>
          <w:tcPr>
            <w:tcW w:w="2830" w:type="dxa"/>
            <w:shd w:val="clear" w:color="auto" w:fill="A8D08D" w:themeFill="accent6" w:themeFillTint="99"/>
          </w:tcPr>
          <w:p w:rsidRPr="00E74524" w:rsidR="0009026F" w:rsidP="007223E4" w:rsidRDefault="0009026F" w14:paraId="748672CB" w14:textId="77777777">
            <w:pPr>
              <w:spacing w:after="240"/>
              <w:jc w:val="both"/>
              <w:rPr>
                <w:b/>
                <w:sz w:val="22"/>
              </w:rPr>
            </w:pPr>
            <w:r w:rsidRPr="00E74524">
              <w:rPr>
                <w:b/>
                <w:sz w:val="22"/>
              </w:rPr>
              <w:t>What is it?</w:t>
            </w:r>
          </w:p>
          <w:p w:rsidRPr="00E74524" w:rsidR="00DF42A3" w:rsidP="00E74524" w:rsidRDefault="00E74524" w14:paraId="64EEDE57" w14:textId="6DE05C56">
            <w:pPr>
              <w:spacing w:after="240"/>
              <w:rPr>
                <w:sz w:val="22"/>
              </w:rPr>
            </w:pPr>
            <w:r w:rsidRPr="00E74524">
              <w:rPr>
                <w:sz w:val="22"/>
              </w:rPr>
              <w:t>This systemic approach involves transitioning from isolated projects to an interconnected network of interventions fostering self-transformation and resilience, promoting adaptability amid uncertainties and risks through experiential learning</w:t>
            </w:r>
          </w:p>
        </w:tc>
        <w:tc>
          <w:tcPr>
            <w:tcW w:w="3261" w:type="dxa"/>
            <w:shd w:val="clear" w:color="auto" w:fill="C5E0B3" w:themeFill="accent6" w:themeFillTint="66"/>
          </w:tcPr>
          <w:p w:rsidRPr="00E74524" w:rsidR="0009026F" w:rsidP="00EF7932" w:rsidRDefault="0009026F" w14:paraId="3AD48E8A" w14:textId="193E87FB">
            <w:pPr>
              <w:spacing w:after="240"/>
              <w:jc w:val="both"/>
              <w:rPr>
                <w:b/>
                <w:sz w:val="22"/>
              </w:rPr>
            </w:pPr>
            <w:r w:rsidRPr="00E74524">
              <w:rPr>
                <w:b/>
                <w:sz w:val="22"/>
              </w:rPr>
              <w:t xml:space="preserve">How </w:t>
            </w:r>
            <w:r w:rsidR="003A7061">
              <w:rPr>
                <w:b/>
                <w:sz w:val="22"/>
              </w:rPr>
              <w:t xml:space="preserve">does </w:t>
            </w:r>
            <w:r w:rsidRPr="00E74524">
              <w:rPr>
                <w:b/>
                <w:sz w:val="22"/>
              </w:rPr>
              <w:t xml:space="preserve">it work? </w:t>
            </w:r>
          </w:p>
          <w:p w:rsidRPr="00AD255D" w:rsidR="00E74524" w:rsidP="00E74524" w:rsidRDefault="00EF7932" w14:paraId="076D234C" w14:textId="3789DFA9">
            <w:pPr>
              <w:spacing w:after="240"/>
              <w:rPr>
                <w:sz w:val="22"/>
              </w:rPr>
            </w:pPr>
            <w:r w:rsidRPr="00EF7932">
              <w:rPr>
                <w:sz w:val="22"/>
              </w:rPr>
              <w:t xml:space="preserve">This approach creates interconnected interventions </w:t>
            </w:r>
            <w:r w:rsidR="00E74524">
              <w:rPr>
                <w:sz w:val="22"/>
              </w:rPr>
              <w:t xml:space="preserve">targeting </w:t>
            </w:r>
            <w:r w:rsidRPr="00EF7932">
              <w:rPr>
                <w:sz w:val="22"/>
              </w:rPr>
              <w:t>systemic change</w:t>
            </w:r>
            <w:r w:rsidR="00E74524">
              <w:rPr>
                <w:sz w:val="22"/>
              </w:rPr>
              <w:t xml:space="preserve">. It </w:t>
            </w:r>
            <w:r w:rsidRPr="00E74524" w:rsidR="00E74524">
              <w:rPr>
                <w:sz w:val="22"/>
              </w:rPr>
              <w:t>navigates uncertainty by engaging in iterative experimentation with complex issues. It begins without defined outcomes, employs discussions with stakeholders to embrace uncertainty, and relies on teamwork for rapid adaptation and management of unpredictable risks</w:t>
            </w:r>
          </w:p>
        </w:tc>
        <w:tc>
          <w:tcPr>
            <w:tcW w:w="3259" w:type="dxa"/>
            <w:shd w:val="clear" w:color="auto" w:fill="E2EFD9" w:themeFill="accent6" w:themeFillTint="33"/>
          </w:tcPr>
          <w:p w:rsidRPr="00E74524" w:rsidR="0009026F" w:rsidP="007223E4" w:rsidRDefault="0009026F" w14:paraId="00EFC1F3" w14:textId="671BD1A0">
            <w:pPr>
              <w:spacing w:after="240" w:line="259" w:lineRule="auto"/>
              <w:jc w:val="both"/>
              <w:rPr>
                <w:b/>
                <w:sz w:val="22"/>
              </w:rPr>
            </w:pPr>
            <w:r w:rsidRPr="00E74524">
              <w:rPr>
                <w:b/>
                <w:sz w:val="22"/>
              </w:rPr>
              <w:t>Why apply it?</w:t>
            </w:r>
          </w:p>
          <w:p w:rsidRPr="009E009E" w:rsidR="00E74524" w:rsidP="00E74524" w:rsidRDefault="00E74524" w14:paraId="08F0489E" w14:textId="4C6BF43E">
            <w:pPr>
              <w:spacing w:after="240"/>
              <w:rPr>
                <w:sz w:val="22"/>
              </w:rPr>
            </w:pPr>
            <w:r w:rsidRPr="00E74524">
              <w:rPr>
                <w:sz w:val="22"/>
              </w:rPr>
              <w:t>This approach facilitates evidence-based planning and decision-making in systems with dense interactions and relationships, especially for addressing dynamic issues. It aims to bolster community resilience, champion justice, and empower societies to confidently confront uncertainty, utilizing flexible interventions to effectively tackle complex issues</w:t>
            </w:r>
            <w:r>
              <w:rPr>
                <w:sz w:val="22"/>
              </w:rPr>
              <w:t xml:space="preserve">. </w:t>
            </w:r>
          </w:p>
        </w:tc>
      </w:tr>
    </w:tbl>
    <w:p w:rsidR="00E74524" w:rsidP="00D504DE" w:rsidRDefault="00E74524" w14:paraId="1E5D0817" w14:textId="77777777">
      <w:pPr>
        <w:jc w:val="center"/>
      </w:pPr>
    </w:p>
    <w:p w:rsidR="00AF182A" w:rsidP="001708D0" w:rsidRDefault="00AF182A" w14:paraId="298FBF27" w14:textId="77777777">
      <w:pPr>
        <w:spacing w:after="240" w:line="259" w:lineRule="auto"/>
        <w:jc w:val="center"/>
        <w:rPr>
          <w:rFonts w:cstheme="minorHAnsi"/>
          <w:bCs/>
          <w:sz w:val="22"/>
          <w:szCs w:val="22"/>
        </w:rPr>
      </w:pPr>
      <w:r>
        <w:rPr>
          <w:noProof/>
        </w:rPr>
        <w:lastRenderedPageBreak/>
        <w:drawing>
          <wp:inline distT="0" distB="0" distL="0" distR="0" wp14:anchorId="79825E8C" wp14:editId="00884EA9">
            <wp:extent cx="4493172" cy="2958005"/>
            <wp:effectExtent l="0" t="0" r="3175" b="0"/>
            <wp:docPr id="656227846" name="Imagem 656227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7276" cy="2960707"/>
                    </a:xfrm>
                    <a:prstGeom prst="rect">
                      <a:avLst/>
                    </a:prstGeom>
                  </pic:spPr>
                </pic:pic>
              </a:graphicData>
            </a:graphic>
          </wp:inline>
        </w:drawing>
      </w:r>
    </w:p>
    <w:p w:rsidR="00AF182A" w:rsidP="00AF182A" w:rsidRDefault="00AF182A" w14:paraId="0AA4F534" w14:textId="1A51B569">
      <w:pPr>
        <w:spacing w:after="240" w:line="259" w:lineRule="auto"/>
        <w:jc w:val="center"/>
        <w:rPr>
          <w:rFonts w:cstheme="minorHAnsi"/>
          <w:i/>
          <w:iCs/>
          <w:sz w:val="20"/>
          <w:szCs w:val="22"/>
        </w:rPr>
      </w:pPr>
      <w:r w:rsidRPr="003A3478">
        <w:rPr>
          <w:rFonts w:cstheme="minorHAnsi"/>
          <w:i/>
          <w:iCs/>
          <w:sz w:val="20"/>
          <w:szCs w:val="22"/>
        </w:rPr>
        <w:t xml:space="preserve">Figure </w:t>
      </w:r>
      <w:r w:rsidR="00E46683">
        <w:rPr>
          <w:rFonts w:cstheme="minorHAnsi"/>
          <w:i/>
          <w:iCs/>
          <w:sz w:val="20"/>
          <w:szCs w:val="22"/>
        </w:rPr>
        <w:t>7</w:t>
      </w:r>
      <w:r>
        <w:rPr>
          <w:rFonts w:cstheme="minorHAnsi"/>
          <w:i/>
          <w:iCs/>
          <w:sz w:val="20"/>
          <w:szCs w:val="22"/>
        </w:rPr>
        <w:t xml:space="preserve">: “How to </w:t>
      </w:r>
      <w:r w:rsidR="00E46683">
        <w:rPr>
          <w:rFonts w:cstheme="minorHAnsi"/>
          <w:i/>
          <w:iCs/>
          <w:sz w:val="20"/>
          <w:szCs w:val="22"/>
        </w:rPr>
        <w:t>design</w:t>
      </w:r>
      <w:r>
        <w:rPr>
          <w:rFonts w:cstheme="minorHAnsi"/>
          <w:i/>
          <w:iCs/>
          <w:sz w:val="20"/>
          <w:szCs w:val="22"/>
        </w:rPr>
        <w:t xml:space="preserve"> a Portfolio through Practice?” Structure of a </w:t>
      </w:r>
      <w:r w:rsidR="00E46683">
        <w:rPr>
          <w:rFonts w:cstheme="minorHAnsi"/>
          <w:i/>
          <w:iCs/>
          <w:sz w:val="20"/>
          <w:szCs w:val="22"/>
        </w:rPr>
        <w:t>S</w:t>
      </w:r>
      <w:r>
        <w:rPr>
          <w:rFonts w:cstheme="minorHAnsi"/>
          <w:i/>
          <w:iCs/>
          <w:sz w:val="20"/>
          <w:szCs w:val="22"/>
        </w:rPr>
        <w:t xml:space="preserve">ystem </w:t>
      </w:r>
      <w:r w:rsidR="00E46683">
        <w:rPr>
          <w:rFonts w:cstheme="minorHAnsi"/>
          <w:i/>
          <w:iCs/>
          <w:sz w:val="20"/>
          <w:szCs w:val="22"/>
        </w:rPr>
        <w:t>C</w:t>
      </w:r>
      <w:r>
        <w:rPr>
          <w:rFonts w:cstheme="minorHAnsi"/>
          <w:i/>
          <w:iCs/>
          <w:sz w:val="20"/>
          <w:szCs w:val="22"/>
        </w:rPr>
        <w:t>hange (</w:t>
      </w:r>
      <w:commentRangeStart w:id="214"/>
      <w:r>
        <w:rPr>
          <w:rFonts w:cstheme="minorHAnsi"/>
          <w:i/>
          <w:iCs/>
          <w:sz w:val="20"/>
          <w:szCs w:val="22"/>
        </w:rPr>
        <w:t>UNDP Unstuck website</w:t>
      </w:r>
      <w:commentRangeEnd w:id="214"/>
      <w:r>
        <w:rPr>
          <w:rStyle w:val="CommentReference"/>
        </w:rPr>
        <w:commentReference w:id="214"/>
      </w:r>
      <w:r>
        <w:rPr>
          <w:rFonts w:cstheme="minorHAnsi"/>
          <w:i/>
          <w:iCs/>
          <w:sz w:val="20"/>
          <w:szCs w:val="22"/>
        </w:rPr>
        <w:t>)</w:t>
      </w:r>
    </w:p>
    <w:p w:rsidRPr="00D377E6" w:rsidR="00D377E6" w:rsidP="00D377E6" w:rsidRDefault="00AF182A" w14:paraId="5BE9FF77" w14:textId="77777777">
      <w:pPr>
        <w:spacing w:after="240" w:line="259" w:lineRule="auto"/>
        <w:jc w:val="both"/>
        <w:rPr>
          <w:rFonts w:cstheme="minorHAnsi"/>
          <w:bCs/>
          <w:sz w:val="22"/>
          <w:szCs w:val="22"/>
        </w:rPr>
      </w:pPr>
      <w:r w:rsidRPr="00D377E6">
        <w:rPr>
          <w:rFonts w:cstheme="minorHAnsi"/>
          <w:bCs/>
          <w:sz w:val="22"/>
          <w:szCs w:val="22"/>
        </w:rPr>
        <w:t>The portfolio approach is a dynamic process fostering learning within human systems. It involves creating interconnected interventions that actively build community capabilities, relationships, and narratives through experiential learning. These portfolios enhance adaptive capacity, fostering systemic change known as self-transformation, empowering communities and societies to navigate uncertainties confidently. Exploration involves engaging stakeholders, uncovering connections, and building a shared vision within the context. Development of Options creates interventions stimulating different aspects of human systems and adapts outcomes to new learnings, aiming for self-transformation within the system. Ignition for Self-Transformation uses interventions as active learning experiences, building confidence and turning learning into policies and cooperation, ultimately building adaptive capabilities within human systems</w:t>
      </w:r>
      <w:r w:rsidRPr="00D377E6" w:rsidR="00D377E6">
        <w:rPr>
          <w:rFonts w:cstheme="minorHAnsi"/>
          <w:bCs/>
          <w:sz w:val="22"/>
          <w:szCs w:val="22"/>
        </w:rPr>
        <w:t xml:space="preserve"> </w:t>
      </w:r>
      <w:r w:rsidRPr="009E009E" w:rsidR="00FC19E3">
        <w:rPr>
          <w:rFonts w:cstheme="minorHAnsi"/>
          <w:bCs/>
          <w:sz w:val="22"/>
          <w:szCs w:val="22"/>
        </w:rPr>
        <w:t>(</w:t>
      </w:r>
      <w:commentRangeStart w:id="215"/>
      <w:r w:rsidRPr="009E009E" w:rsidR="00FC19E3">
        <w:rPr>
          <w:rFonts w:cstheme="minorHAnsi"/>
          <w:bCs/>
          <w:sz w:val="22"/>
          <w:szCs w:val="22"/>
        </w:rPr>
        <w:t>UNDP, 2023</w:t>
      </w:r>
      <w:commentRangeEnd w:id="215"/>
      <w:r w:rsidRPr="00D377E6" w:rsidR="00FC19E3">
        <w:rPr>
          <w:rFonts w:cstheme="minorHAnsi"/>
          <w:bCs/>
          <w:sz w:val="22"/>
          <w:szCs w:val="22"/>
        </w:rPr>
        <w:commentReference w:id="215"/>
      </w:r>
      <w:r w:rsidRPr="009E009E" w:rsidR="00FC19E3">
        <w:rPr>
          <w:rFonts w:cstheme="minorHAnsi"/>
          <w:bCs/>
          <w:sz w:val="22"/>
          <w:szCs w:val="22"/>
        </w:rPr>
        <w:t>) (</w:t>
      </w:r>
      <w:commentRangeStart w:id="216"/>
      <w:r w:rsidRPr="009E009E" w:rsidR="00FC19E3">
        <w:rPr>
          <w:rFonts w:cstheme="minorHAnsi"/>
          <w:bCs/>
          <w:sz w:val="22"/>
          <w:szCs w:val="22"/>
        </w:rPr>
        <w:t>UNDP, 2022</w:t>
      </w:r>
      <w:commentRangeEnd w:id="216"/>
      <w:r w:rsidRPr="00D377E6" w:rsidR="00FC19E3">
        <w:rPr>
          <w:rFonts w:cstheme="minorHAnsi"/>
          <w:bCs/>
          <w:sz w:val="22"/>
          <w:szCs w:val="22"/>
        </w:rPr>
        <w:commentReference w:id="216"/>
      </w:r>
      <w:r w:rsidR="00D377E6">
        <w:rPr>
          <w:rFonts w:cstheme="minorHAnsi"/>
          <w:bCs/>
          <w:sz w:val="22"/>
          <w:szCs w:val="22"/>
        </w:rPr>
        <w:t xml:space="preserve">) </w:t>
      </w:r>
      <w:r w:rsidRPr="00D377E6" w:rsidR="00D377E6">
        <w:rPr>
          <w:rFonts w:cstheme="minorHAnsi"/>
          <w:bCs/>
          <w:sz w:val="22"/>
          <w:szCs w:val="22"/>
        </w:rPr>
        <w:t>(</w:t>
      </w:r>
      <w:commentRangeStart w:id="217"/>
      <w:r w:rsidRPr="00D377E6" w:rsidR="00D377E6">
        <w:rPr>
          <w:rFonts w:cstheme="minorHAnsi"/>
          <w:bCs/>
          <w:sz w:val="22"/>
          <w:szCs w:val="22"/>
        </w:rPr>
        <w:t>UNDP Unstuck website</w:t>
      </w:r>
      <w:commentRangeEnd w:id="217"/>
      <w:r w:rsidRPr="00D377E6" w:rsidR="00D377E6">
        <w:rPr>
          <w:rFonts w:cstheme="minorHAnsi"/>
          <w:bCs/>
          <w:sz w:val="22"/>
          <w:szCs w:val="22"/>
        </w:rPr>
        <w:commentReference w:id="217"/>
      </w:r>
      <w:r w:rsidRPr="00D377E6" w:rsidR="00D377E6">
        <w:rPr>
          <w:rFonts w:cstheme="minorHAnsi"/>
          <w:bCs/>
          <w:sz w:val="22"/>
          <w:szCs w:val="22"/>
        </w:rPr>
        <w:t>)</w:t>
      </w:r>
    </w:p>
    <w:p w:rsidR="00FC19E3" w:rsidP="00FF4A57" w:rsidRDefault="00FC19E3" w14:paraId="1A570E7E" w14:textId="4FD5FA53">
      <w:pPr>
        <w:spacing w:after="240" w:line="259" w:lineRule="auto"/>
        <w:jc w:val="both"/>
        <w:rPr>
          <w:rFonts w:cstheme="minorHAnsi"/>
          <w:sz w:val="22"/>
          <w:szCs w:val="22"/>
        </w:rPr>
      </w:pPr>
      <w:commentRangeStart w:id="218"/>
      <w:r w:rsidRPr="00FF4A57">
        <w:rPr>
          <w:rFonts w:cstheme="minorHAnsi"/>
          <w:noProof/>
          <w:sz w:val="22"/>
          <w:szCs w:val="22"/>
        </w:rPr>
        <w:lastRenderedPageBreak/>
        <mc:AlternateContent>
          <mc:Choice Requires="wps">
            <w:drawing>
              <wp:inline distT="0" distB="0" distL="0" distR="0" wp14:anchorId="5B068BC6" wp14:editId="2B9F5877">
                <wp:extent cx="5902036" cy="2317897"/>
                <wp:effectExtent l="0" t="0" r="3810" b="6350"/>
                <wp:docPr id="37" name="Caixa de Texto 37"/>
                <wp:cNvGraphicFramePr/>
                <a:graphic xmlns:a="http://schemas.openxmlformats.org/drawingml/2006/main">
                  <a:graphicData uri="http://schemas.microsoft.com/office/word/2010/wordprocessingShape">
                    <wps:wsp>
                      <wps:cNvSpPr txBox="1"/>
                      <wps:spPr>
                        <a:xfrm>
                          <a:off x="0" y="0"/>
                          <a:ext cx="5902036" cy="2317897"/>
                        </a:xfrm>
                        <a:prstGeom prst="rect">
                          <a:avLst/>
                        </a:prstGeom>
                        <a:solidFill>
                          <a:schemeClr val="accent6">
                            <a:lumMod val="20000"/>
                            <a:lumOff val="80000"/>
                          </a:schemeClr>
                        </a:solidFill>
                        <a:ln w="6350">
                          <a:noFill/>
                        </a:ln>
                      </wps:spPr>
                      <wps:txbx>
                        <w:txbxContent>
                          <w:p w:rsidRPr="003A3478" w:rsidR="008A2E3E" w:rsidP="003A3478" w:rsidRDefault="008A2E3E" w14:paraId="7E501C8D" w14:textId="625C7CE6">
                            <w:pPr>
                              <w:spacing w:after="240" w:line="22" w:lineRule="atLeast"/>
                              <w:jc w:val="both"/>
                              <w:rPr>
                                <w:sz w:val="22"/>
                                <w:szCs w:val="22"/>
                              </w:rPr>
                            </w:pPr>
                            <w:r w:rsidRPr="00D377E6">
                              <w:rPr>
                                <w:b/>
                                <w:color w:val="000000" w:themeColor="text1"/>
                                <w:sz w:val="22"/>
                                <w:szCs w:val="22"/>
                              </w:rPr>
                              <w:t>Sustainable Energy Hub</w:t>
                            </w:r>
                            <w:r w:rsidRPr="00D377E6">
                              <w:rPr>
                                <w:b/>
                                <w:sz w:val="22"/>
                                <w:szCs w:val="22"/>
                              </w:rPr>
                              <w:t>’s portfolio</w:t>
                            </w:r>
                            <w:r>
                              <w:rPr>
                                <w:b/>
                                <w:sz w:val="22"/>
                                <w:szCs w:val="22"/>
                              </w:rPr>
                              <w:t xml:space="preserve"> approach for </w:t>
                            </w:r>
                            <w:r w:rsidRPr="003A3478">
                              <w:rPr>
                                <w:b/>
                                <w:sz w:val="22"/>
                                <w:szCs w:val="22"/>
                              </w:rPr>
                              <w:t>UNDP Energy Moonshot</w:t>
                            </w:r>
                            <w:r w:rsidRPr="003A3478">
                              <w:rPr>
                                <w:sz w:val="22"/>
                                <w:szCs w:val="22"/>
                              </w:rPr>
                              <w:t xml:space="preserve">: </w:t>
                            </w:r>
                          </w:p>
                          <w:p w:rsidRPr="001708D0" w:rsidR="008A2E3E" w:rsidP="001708D0" w:rsidRDefault="008A2E3E" w14:paraId="17A89F34" w14:textId="4D932D8F">
                            <w:pPr>
                              <w:spacing w:after="240" w:line="259" w:lineRule="auto"/>
                              <w:jc w:val="both"/>
                              <w:rPr>
                                <w:rFonts w:cstheme="minorHAnsi"/>
                                <w:bCs/>
                                <w:sz w:val="22"/>
                                <w:szCs w:val="22"/>
                              </w:rPr>
                            </w:pPr>
                            <w:r w:rsidRPr="001708D0">
                              <w:rPr>
                                <w:rFonts w:cstheme="minorHAnsi"/>
                                <w:bCs/>
                                <w:sz w:val="22"/>
                                <w:szCs w:val="22"/>
                              </w:rPr>
                              <w:t>UNDP has established internal monitoring systems to track collective progress toward achieving the Energy Moonshot. The Tracker analysis aims to identify direct and indirect beneficiaries across all active UNDP energy projects aligned with the 2022-2025 Strategic Plan. Led by the Sustainable Energy Hub, efforts are underway to monitor and map the UNDP's portfolio of 320 energy-related projects. These projects encompass a diverse range, including on-grid and off-grid renewable electricity, solar home systems, clean cooking, and support for e-mobility. A devised methodology converts project outputs into quantifiable measures for direct and indirect beneficiaries. This initiative aims to monitor the UNDP's progress, provide global energy-related data to UNDP Country Offices and the organization as a whole, foster collaboration with partners for collective efforts, and integrate the Energy Moonshot with other initiatives for a cohesive approach</w:t>
                            </w:r>
                            <w:r>
                              <w:rPr>
                                <w:rFonts w:cstheme="minorHAnsi"/>
                                <w:bCs/>
                                <w:sz w:val="22"/>
                                <w:szCs w:val="22"/>
                              </w:rPr>
                              <w:t>.</w:t>
                            </w:r>
                          </w:p>
                          <w:p w:rsidR="008A2E3E" w:rsidP="00FC19E3" w:rsidRDefault="008A2E3E" w14:paraId="3AF03DB2" w14:textId="77777777">
                            <w:pPr>
                              <w:spacing w:after="240"/>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ixa de Texto 37" style="width:464.75pt;height:182.5pt;visibility:visible;mso-wrap-style:square;mso-left-percent:-10001;mso-top-percent:-10001;mso-position-horizontal:absolute;mso-position-horizontal-relative:char;mso-position-vertical:absolute;mso-position-vertical-relative:line;mso-left-percent:-10001;mso-top-percent:-10001;v-text-anchor:top" o:spid="_x0000_s1051"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" w14:anchorId="5B068BC6">
                <v:textbox>
                  <w:txbxContent>
                    <w:p w:rsidRPr="003A3478" w:rsidR="008A2E3E" w:rsidP="003A3478" w:rsidRDefault="008A2E3E" w14:paraId="7E501C8D" w14:textId="625C7CE6">
                      <w:pPr>
                        <w:spacing w:after="240" w:line="22" w:lineRule="atLeast"/>
                        <w:jc w:val="both"/>
                        <w:rPr>
                          <w:sz w:val="22"/>
                          <w:szCs w:val="22"/>
                        </w:rPr>
                      </w:pPr>
                      <w:r w:rsidRPr="00D377E6">
                        <w:rPr>
                          <w:b/>
                          <w:color w:val="000000" w:themeColor="text1"/>
                          <w:sz w:val="22"/>
                          <w:szCs w:val="22"/>
                        </w:rPr>
                        <w:t>Sustainable Energy Hub</w:t>
                      </w:r>
                      <w:r w:rsidRPr="00D377E6">
                        <w:rPr>
                          <w:b/>
                          <w:sz w:val="22"/>
                          <w:szCs w:val="22"/>
                        </w:rPr>
                        <w:t>’s portfolio</w:t>
                      </w:r>
                      <w:r>
                        <w:rPr>
                          <w:b/>
                          <w:sz w:val="22"/>
                          <w:szCs w:val="22"/>
                        </w:rPr>
                        <w:t xml:space="preserve"> approach for </w:t>
                      </w:r>
                      <w:r w:rsidRPr="003A3478">
                        <w:rPr>
                          <w:b/>
                          <w:sz w:val="22"/>
                          <w:szCs w:val="22"/>
                        </w:rPr>
                        <w:t>UNDP Energy Moonshot</w:t>
                      </w:r>
                      <w:r w:rsidRPr="003A3478">
                        <w:rPr>
                          <w:sz w:val="22"/>
                          <w:szCs w:val="22"/>
                        </w:rPr>
                        <w:t xml:space="preserve">: </w:t>
                      </w:r>
                    </w:p>
                    <w:p w:rsidRPr="001708D0" w:rsidR="008A2E3E" w:rsidP="001708D0" w:rsidRDefault="008A2E3E" w14:paraId="17A89F34" w14:textId="4D932D8F">
                      <w:pPr>
                        <w:spacing w:after="240" w:line="259" w:lineRule="auto"/>
                        <w:jc w:val="both"/>
                        <w:rPr>
                          <w:rFonts w:cstheme="minorHAnsi"/>
                          <w:bCs/>
                          <w:sz w:val="22"/>
                          <w:szCs w:val="22"/>
                        </w:rPr>
                      </w:pPr>
                      <w:r w:rsidRPr="001708D0">
                        <w:rPr>
                          <w:rFonts w:cstheme="minorHAnsi"/>
                          <w:bCs/>
                          <w:sz w:val="22"/>
                          <w:szCs w:val="22"/>
                        </w:rPr>
                        <w:t>UNDP has established internal monitoring systems to track collective progress toward achieving the Energy Moonshot. The Tracker analysis aims to identify direct and indirect beneficiaries across all active UNDP energy projects aligned with the 2022-2025 Strategic Plan. Led by the Sustainable Energy Hub, efforts are underway to monitor and map the UNDP's portfolio of 320 energy-related projects. These projects encompass a diverse range, including on-grid and off-grid renewable electricity, solar home systems, clean cooking, and support for e-mobility. A devised methodology converts project outputs into quantifiable measures for direct and indirect beneficiaries. This initiative aims to monitor the UNDP's progress, provide global energy-related data to UNDP Country Offices and the organization as a whole, foster collaboration with partners for collective efforts, and integrate the Energy Moonshot with other initiatives for a cohesive approach</w:t>
                      </w:r>
                      <w:r>
                        <w:rPr>
                          <w:rFonts w:cstheme="minorHAnsi"/>
                          <w:bCs/>
                          <w:sz w:val="22"/>
                          <w:szCs w:val="22"/>
                        </w:rPr>
                        <w:t>.</w:t>
                      </w:r>
                    </w:p>
                    <w:p w:rsidR="008A2E3E" w:rsidP="00FC19E3" w:rsidRDefault="008A2E3E" w14:paraId="3AF03DB2" w14:textId="77777777">
                      <w:pPr>
                        <w:spacing w:after="240"/>
                        <w:jc w:val="both"/>
                      </w:pPr>
                    </w:p>
                  </w:txbxContent>
                </v:textbox>
                <w10:anchorlock/>
              </v:shape>
            </w:pict>
          </mc:Fallback>
        </mc:AlternateContent>
      </w:r>
      <w:commentRangeEnd w:id="218"/>
      <w:r w:rsidR="001708D0">
        <w:rPr>
          <w:rStyle w:val="CommentReference"/>
        </w:rPr>
        <w:commentReference w:id="218"/>
      </w:r>
    </w:p>
    <w:p w:rsidRPr="00FF4A57" w:rsidR="00FC19E3" w:rsidP="00FF4A57" w:rsidRDefault="00FC19E3" w14:paraId="18D3B418" w14:textId="77777777">
      <w:pPr>
        <w:spacing w:after="240" w:line="259" w:lineRule="auto"/>
        <w:jc w:val="both"/>
        <w:rPr>
          <w:rFonts w:cstheme="minorHAnsi"/>
          <w:sz w:val="22"/>
          <w:szCs w:val="22"/>
        </w:rPr>
      </w:pPr>
    </w:p>
    <w:p w:rsidR="00881911" w:rsidP="44B7E274" w:rsidRDefault="00881911" w14:paraId="43F7B3AD" w14:textId="3C4DD70F">
      <w:pPr>
        <w:pStyle w:val="Heading3"/>
        <w:numPr>
          <w:ilvl w:val="1"/>
          <w:numId w:val="8"/>
        </w:numPr>
        <w:spacing w:after="240" w:line="259" w:lineRule="auto"/>
        <w:jc w:val="both"/>
        <w:rPr>
          <w:rFonts w:asciiTheme="minorHAnsi" w:hAnsiTheme="minorHAnsi" w:cstheme="minorBidi"/>
          <w:color w:val="2F5496" w:themeColor="accent1" w:themeShade="BF"/>
        </w:rPr>
      </w:pPr>
      <w:bookmarkStart w:name="_Toc1120139324" w:id="219"/>
      <w:r w:rsidRPr="44B7E274">
        <w:rPr>
          <w:rFonts w:asciiTheme="minorHAnsi" w:hAnsiTheme="minorHAnsi" w:cstheme="minorBidi"/>
          <w:color w:val="2F5496" w:themeColor="accent1" w:themeShade="BF"/>
        </w:rPr>
        <w:t xml:space="preserve">Methods </w:t>
      </w:r>
      <w:r w:rsidRPr="44B7E274" w:rsidR="00056A74">
        <w:rPr>
          <w:rFonts w:asciiTheme="minorHAnsi" w:hAnsiTheme="minorHAnsi" w:cstheme="minorBidi"/>
          <w:color w:val="2F5496" w:themeColor="accent1" w:themeShade="BF"/>
        </w:rPr>
        <w:t>and Tools</w:t>
      </w:r>
      <w:bookmarkEnd w:id="219"/>
    </w:p>
    <w:p w:rsidRPr="00DF4871" w:rsidR="00E46683" w:rsidP="005A40D9" w:rsidRDefault="005A40D9" w14:paraId="114027C7" w14:textId="7A25361B">
      <w:pPr>
        <w:spacing w:after="240" w:line="259" w:lineRule="auto"/>
        <w:jc w:val="both"/>
        <w:rPr>
          <w:rFonts w:cstheme="minorHAnsi"/>
          <w:sz w:val="22"/>
          <w:szCs w:val="22"/>
        </w:rPr>
      </w:pPr>
      <w:r w:rsidRPr="00DF4871">
        <w:rPr>
          <w:rFonts w:cstheme="minorHAnsi"/>
          <w:sz w:val="22"/>
          <w:szCs w:val="22"/>
        </w:rPr>
        <w:t xml:space="preserve">This section explores key methodologies and tools that drive integrated actions for addressing interlinked SDG challenges. Methods offer structured procedures to achieve specific outcomes, while tools are the tangible resources facilitating method execution within an approach. </w:t>
      </w:r>
      <w:r w:rsidRPr="00DF4871" w:rsidR="0080325D">
        <w:rPr>
          <w:rFonts w:cstheme="minorHAnsi"/>
          <w:sz w:val="22"/>
          <w:szCs w:val="22"/>
        </w:rPr>
        <w:t>A</w:t>
      </w:r>
      <w:r w:rsidRPr="00DF4871">
        <w:rPr>
          <w:rFonts w:cstheme="minorHAnsi"/>
          <w:sz w:val="22"/>
          <w:szCs w:val="22"/>
        </w:rPr>
        <w:t xml:space="preserve"> comprehensive overview</w:t>
      </w:r>
      <w:r w:rsidRPr="00DF4871" w:rsidR="0080325D">
        <w:rPr>
          <w:rFonts w:cstheme="minorHAnsi"/>
          <w:sz w:val="22"/>
          <w:szCs w:val="22"/>
        </w:rPr>
        <w:t xml:space="preserve"> of integrated mechanisms </w:t>
      </w:r>
      <w:r w:rsidRPr="00DF4871" w:rsidR="00DF4871">
        <w:rPr>
          <w:rFonts w:cstheme="minorHAnsi"/>
          <w:sz w:val="22"/>
          <w:szCs w:val="22"/>
        </w:rPr>
        <w:t xml:space="preserve">is </w:t>
      </w:r>
      <w:r w:rsidRPr="00DF4871" w:rsidR="0080325D">
        <w:rPr>
          <w:rFonts w:cstheme="minorHAnsi"/>
          <w:sz w:val="22"/>
          <w:szCs w:val="22"/>
        </w:rPr>
        <w:t xml:space="preserve">provided to support </w:t>
      </w:r>
      <w:r w:rsidRPr="00DF4871">
        <w:rPr>
          <w:rFonts w:cstheme="minorHAnsi"/>
          <w:sz w:val="22"/>
          <w:szCs w:val="22"/>
        </w:rPr>
        <w:t>Strategic Innovation</w:t>
      </w:r>
      <w:r w:rsidRPr="00DF4871" w:rsidR="0080325D">
        <w:rPr>
          <w:rFonts w:cstheme="minorHAnsi"/>
          <w:sz w:val="22"/>
          <w:szCs w:val="22"/>
        </w:rPr>
        <w:t>.</w:t>
      </w:r>
      <w:r w:rsidRPr="00DF4871" w:rsidR="00DF4871">
        <w:rPr>
          <w:rFonts w:cstheme="minorHAnsi"/>
          <w:sz w:val="22"/>
          <w:szCs w:val="22"/>
        </w:rPr>
        <w:t xml:space="preserve"> </w:t>
      </w:r>
      <w:r w:rsidRPr="00DF4871" w:rsidR="0080325D">
        <w:rPr>
          <w:rFonts w:cstheme="minorHAnsi"/>
          <w:sz w:val="22"/>
          <w:szCs w:val="22"/>
        </w:rPr>
        <w:t>The Water-Food-Energy-Ecosystem Nexus</w:t>
      </w:r>
      <w:r w:rsidRPr="00DF4871" w:rsidR="00DF4871">
        <w:rPr>
          <w:rFonts w:cstheme="minorHAnsi"/>
          <w:sz w:val="22"/>
          <w:szCs w:val="22"/>
        </w:rPr>
        <w:t xml:space="preserve">, </w:t>
      </w:r>
      <w:r w:rsidRPr="00DF4871" w:rsidR="0080325D">
        <w:rPr>
          <w:rFonts w:cstheme="minorHAnsi"/>
          <w:sz w:val="22"/>
          <w:szCs w:val="22"/>
        </w:rPr>
        <w:t>present</w:t>
      </w:r>
      <w:r w:rsidRPr="00DF4871" w:rsidR="00DF4871">
        <w:rPr>
          <w:rFonts w:cstheme="minorHAnsi"/>
          <w:sz w:val="22"/>
          <w:szCs w:val="22"/>
        </w:rPr>
        <w:t>ed</w:t>
      </w:r>
      <w:r w:rsidRPr="00DF4871" w:rsidR="0080325D">
        <w:rPr>
          <w:rFonts w:cstheme="minorHAnsi"/>
          <w:sz w:val="22"/>
          <w:szCs w:val="22"/>
        </w:rPr>
        <w:t xml:space="preserve"> to exemplify the Nexus method</w:t>
      </w:r>
      <w:r w:rsidRPr="00DF4871" w:rsidR="00DF4871">
        <w:rPr>
          <w:rFonts w:cstheme="minorHAnsi"/>
          <w:sz w:val="22"/>
          <w:szCs w:val="22"/>
        </w:rPr>
        <w:t>, enhance a systemic analysis of specific SDGs interlinkages</w:t>
      </w:r>
      <w:r w:rsidRPr="00DF4871" w:rsidR="0080325D">
        <w:rPr>
          <w:rFonts w:cstheme="minorHAnsi"/>
          <w:sz w:val="22"/>
          <w:szCs w:val="22"/>
        </w:rPr>
        <w:t xml:space="preserve">. </w:t>
      </w:r>
      <w:r w:rsidRPr="00DF4871" w:rsidR="00DF4871">
        <w:rPr>
          <w:rFonts w:cstheme="minorHAnsi"/>
          <w:sz w:val="22"/>
          <w:szCs w:val="22"/>
        </w:rPr>
        <w:t>Life Cycle Assessment provides a systemic perspective, accounting for socio-environmental impacts throughout initiatives' cycles. Multi-Criteria Decision Analysis methods aid in strategic multi-objective decision-making amid conflicting outcomes. Scenario Thinking visualizes outcomes from integrated strategies, while the Theory of Change operationalizes expected changes considering systemic interactions. These methodologies cover various aspects, from envisioning future scenarios to evaluating interventions and fostering ongoing learning and partnerships. The section also explores the landscape of opportunities within digital intelligence, leveraging Artificial Intelligence mechanisms and introducing key tools.</w:t>
      </w:r>
    </w:p>
    <w:p w:rsidRPr="00E46683" w:rsidR="005A40D9" w:rsidP="00E46683" w:rsidRDefault="005A40D9" w14:paraId="0136E56A" w14:textId="77777777"/>
    <w:p w:rsidRPr="00FF4A57" w:rsidR="00A778AB" w:rsidP="44B7E274" w:rsidRDefault="00A778AB" w14:paraId="0D1E31F4" w14:textId="4CA77529">
      <w:pPr>
        <w:pStyle w:val="Heading4"/>
        <w:numPr>
          <w:ilvl w:val="2"/>
          <w:numId w:val="8"/>
        </w:numPr>
        <w:spacing w:after="240" w:line="259" w:lineRule="auto"/>
        <w:jc w:val="both"/>
        <w:rPr>
          <w:rFonts w:asciiTheme="minorHAnsi" w:hAnsiTheme="minorHAnsi" w:cstheme="minorBidi"/>
          <w:sz w:val="22"/>
          <w:szCs w:val="22"/>
        </w:rPr>
      </w:pPr>
      <w:bookmarkStart w:name="_Toc884028868" w:id="220"/>
      <w:r w:rsidRPr="44B7E274">
        <w:rPr>
          <w:rFonts w:asciiTheme="minorHAnsi" w:hAnsiTheme="minorHAnsi" w:cstheme="minorBidi"/>
          <w:sz w:val="22"/>
          <w:szCs w:val="22"/>
        </w:rPr>
        <w:t>The Water-Energy-Food</w:t>
      </w:r>
      <w:r w:rsidRPr="44B7E274" w:rsidR="008901DD">
        <w:rPr>
          <w:rFonts w:asciiTheme="minorHAnsi" w:hAnsiTheme="minorHAnsi" w:cstheme="minorBidi"/>
          <w:sz w:val="22"/>
          <w:szCs w:val="22"/>
        </w:rPr>
        <w:t>-Ecosystem</w:t>
      </w:r>
      <w:r w:rsidRPr="44B7E274">
        <w:rPr>
          <w:rFonts w:asciiTheme="minorHAnsi" w:hAnsiTheme="minorHAnsi" w:cstheme="minorBidi"/>
          <w:sz w:val="22"/>
          <w:szCs w:val="22"/>
        </w:rPr>
        <w:t xml:space="preserve"> Nexus</w:t>
      </w:r>
      <w:bookmarkEnd w:id="220"/>
      <w:r w:rsidRPr="44B7E274">
        <w:rPr>
          <w:rFonts w:asciiTheme="minorHAnsi" w:hAnsiTheme="minorHAnsi" w:cstheme="minorBidi"/>
          <w:sz w:val="22"/>
          <w:szCs w:val="22"/>
        </w:rPr>
        <w:t xml:space="preserve"> </w:t>
      </w:r>
    </w:p>
    <w:p w:rsidRPr="008901DD" w:rsidR="008901DD" w:rsidP="00FF4A57" w:rsidRDefault="008901DD" w14:paraId="7BA55C37" w14:textId="4660A3BC">
      <w:pPr>
        <w:spacing w:after="240" w:line="259" w:lineRule="auto"/>
        <w:jc w:val="both"/>
        <w:rPr>
          <w:rFonts w:cstheme="minorHAnsi"/>
          <w:sz w:val="22"/>
          <w:szCs w:val="22"/>
        </w:rPr>
      </w:pPr>
      <w:r w:rsidRPr="008901DD">
        <w:rPr>
          <w:rFonts w:cstheme="minorHAnsi"/>
          <w:sz w:val="22"/>
          <w:szCs w:val="22"/>
        </w:rPr>
        <w:t xml:space="preserve">The WEFE Nexus, integrating water, energy, food, and ecosystems, fosters sustainable development by acknowledging their global and local interdependence and their impact on quantity, quality, and access. This approach promotes integrated solutions aligned with sustainable development goals, emphasizing efficient resource use and stakeholder dialogue for policy coherence across sectors and governments. Employing a decision-making framework grounded in systems thinking, it identifies cross-sectorial impacts, explores trade-offs, and guides development pathways towards resource efficiency, equity, and sustainability at various governance levels. Its versatility spans the project cycle, aiding in planning, design, implementation, monitoring, and evaluation. Stakeholder dialogues, scenarios, and response options drive this approach, facilitating integrated </w:t>
      </w:r>
      <w:r w:rsidRPr="008901DD">
        <w:rPr>
          <w:rFonts w:cstheme="minorHAnsi"/>
          <w:sz w:val="22"/>
          <w:szCs w:val="22"/>
        </w:rPr>
        <w:lastRenderedPageBreak/>
        <w:t>planning, decision-making, and cost-effective implementation. Methods range from qualitative indicators-based approaches to operational systems, chosen based on data availability, scale of impacts, stakeholder involvement, and communication needs. This assessment process enhances understanding of sector interactions, leading to optimal solutions feeding into policy dialogues, contingent on contextual factors, capacities, and constructive dialogues. Advantages include its ability to address interconnected challenges, develop comprehensive policy responses, and create integrated policies and practices addressing crosscutting challenges for both immediate needs and long-term goals. This approach leverages co-benefits, enhances resource productivity, resilience, and policy coherence, stimulating investments in sustainable infrastructure and ecosystem preservation</w:t>
      </w:r>
      <w:r>
        <w:rPr>
          <w:rFonts w:cstheme="minorHAnsi"/>
          <w:sz w:val="22"/>
          <w:szCs w:val="22"/>
        </w:rPr>
        <w:t xml:space="preserve"> </w:t>
      </w:r>
      <w:r w:rsidRPr="00FF4A57">
        <w:rPr>
          <w:rFonts w:cstheme="minorHAnsi"/>
          <w:sz w:val="22"/>
          <w:szCs w:val="22"/>
        </w:rPr>
        <w:t>(UNSGAB</w:t>
      </w:r>
      <w:commentRangeStart w:id="221"/>
      <w:r w:rsidRPr="00FF4A57">
        <w:rPr>
          <w:rFonts w:cstheme="minorHAnsi"/>
          <w:sz w:val="22"/>
          <w:szCs w:val="22"/>
        </w:rPr>
        <w:t>, 2014</w:t>
      </w:r>
      <w:commentRangeEnd w:id="221"/>
      <w:r w:rsidRPr="00FF4A57">
        <w:rPr>
          <w:rStyle w:val="CommentReference"/>
          <w:rFonts w:cstheme="minorHAnsi"/>
          <w:sz w:val="22"/>
          <w:szCs w:val="22"/>
        </w:rPr>
        <w:commentReference w:id="221"/>
      </w:r>
      <w:r w:rsidRPr="00FF4A57">
        <w:rPr>
          <w:rFonts w:cstheme="minorHAnsi"/>
          <w:sz w:val="22"/>
          <w:szCs w:val="22"/>
        </w:rPr>
        <w:t>) (</w:t>
      </w:r>
      <w:commentRangeStart w:id="222"/>
      <w:r w:rsidRPr="00FF4A57">
        <w:rPr>
          <w:rFonts w:cstheme="minorHAnsi"/>
          <w:sz w:val="22"/>
          <w:szCs w:val="22"/>
        </w:rPr>
        <w:t>UNFCCC, 2015</w:t>
      </w:r>
      <w:commentRangeEnd w:id="222"/>
      <w:r w:rsidRPr="00FF4A57">
        <w:rPr>
          <w:rStyle w:val="CommentReference"/>
          <w:rFonts w:cstheme="minorHAnsi"/>
          <w:sz w:val="22"/>
          <w:szCs w:val="22"/>
        </w:rPr>
        <w:commentReference w:id="222"/>
      </w:r>
      <w:r w:rsidRPr="00FF4A57">
        <w:rPr>
          <w:rFonts w:cstheme="minorHAnsi"/>
          <w:sz w:val="22"/>
          <w:szCs w:val="22"/>
        </w:rPr>
        <w:t>) (</w:t>
      </w:r>
      <w:commentRangeStart w:id="223"/>
      <w:r w:rsidRPr="00FF4A57">
        <w:rPr>
          <w:rFonts w:cstheme="minorHAnsi"/>
          <w:sz w:val="22"/>
          <w:szCs w:val="22"/>
        </w:rPr>
        <w:t>UNESCO, 2021</w:t>
      </w:r>
      <w:commentRangeEnd w:id="223"/>
      <w:r w:rsidRPr="00FF4A57">
        <w:rPr>
          <w:rStyle w:val="CommentReference"/>
          <w:rFonts w:cstheme="minorHAnsi"/>
          <w:sz w:val="22"/>
          <w:szCs w:val="22"/>
        </w:rPr>
        <w:commentReference w:id="223"/>
      </w:r>
      <w:r w:rsidRPr="00FF4A57">
        <w:rPr>
          <w:rFonts w:cstheme="minorHAnsi"/>
          <w:sz w:val="22"/>
          <w:szCs w:val="22"/>
        </w:rPr>
        <w:t>)</w:t>
      </w:r>
      <w:r w:rsidRPr="00FF4A57">
        <w:rPr>
          <w:rFonts w:eastAsia="Times New Roman" w:cstheme="minorHAnsi"/>
          <w:spacing w:val="5"/>
          <w:kern w:val="0"/>
          <w:sz w:val="22"/>
          <w:szCs w:val="22"/>
          <w:lang w:eastAsia="es-ES"/>
          <w14:ligatures w14:val="none"/>
        </w:rPr>
        <w:t xml:space="preserve"> (</w:t>
      </w:r>
      <w:commentRangeStart w:id="224"/>
      <w:r w:rsidRPr="00FF4A57">
        <w:rPr>
          <w:rFonts w:eastAsia="Times New Roman" w:cstheme="minorHAnsi"/>
          <w:spacing w:val="5"/>
          <w:kern w:val="0"/>
          <w:sz w:val="22"/>
          <w:szCs w:val="22"/>
          <w:lang w:eastAsia="es-ES"/>
          <w14:ligatures w14:val="none"/>
        </w:rPr>
        <w:t>SDG Asia Pacific, 2023</w:t>
      </w:r>
      <w:commentRangeEnd w:id="224"/>
      <w:r w:rsidRPr="00FF4A57">
        <w:rPr>
          <w:rStyle w:val="CommentReference"/>
          <w:rFonts w:cstheme="minorHAnsi"/>
          <w:sz w:val="22"/>
          <w:szCs w:val="22"/>
        </w:rPr>
        <w:commentReference w:id="224"/>
      </w:r>
      <w:r w:rsidRPr="00FF4A57">
        <w:rPr>
          <w:rFonts w:eastAsia="Times New Roman" w:cstheme="minorHAnsi"/>
          <w:spacing w:val="5"/>
          <w:kern w:val="0"/>
          <w:sz w:val="22"/>
          <w:szCs w:val="22"/>
          <w:lang w:eastAsia="es-ES"/>
          <w14:ligatures w14:val="none"/>
        </w:rPr>
        <w:t>)</w:t>
      </w:r>
      <w:r w:rsidRPr="00FF4A57">
        <w:rPr>
          <w:rFonts w:cstheme="minorHAnsi"/>
          <w:bCs/>
          <w:sz w:val="22"/>
          <w:szCs w:val="22"/>
        </w:rPr>
        <w:t xml:space="preserve"> (</w:t>
      </w:r>
      <w:commentRangeStart w:id="225"/>
      <w:r w:rsidRPr="00FF4A57">
        <w:rPr>
          <w:rFonts w:cstheme="minorHAnsi"/>
          <w:bCs/>
          <w:sz w:val="22"/>
          <w:szCs w:val="22"/>
        </w:rPr>
        <w:t>UN et al., 2023</w:t>
      </w:r>
      <w:commentRangeEnd w:id="225"/>
      <w:r w:rsidRPr="00FF4A57">
        <w:rPr>
          <w:rStyle w:val="CommentReference"/>
          <w:rFonts w:cstheme="minorHAnsi"/>
          <w:sz w:val="22"/>
          <w:szCs w:val="22"/>
        </w:rPr>
        <w:commentReference w:id="225"/>
      </w:r>
      <w:r w:rsidRPr="00FF4A57">
        <w:rPr>
          <w:rFonts w:cstheme="minorHAnsi"/>
          <w:bCs/>
          <w:sz w:val="22"/>
          <w:szCs w:val="22"/>
        </w:rPr>
        <w:t>) (</w:t>
      </w:r>
      <w:commentRangeStart w:id="226"/>
      <w:r w:rsidRPr="00FF4A57">
        <w:rPr>
          <w:rFonts w:cstheme="minorHAnsi"/>
          <w:bCs/>
          <w:sz w:val="22"/>
          <w:szCs w:val="22"/>
        </w:rPr>
        <w:t>Nexus, 2020</w:t>
      </w:r>
      <w:commentRangeEnd w:id="226"/>
      <w:r w:rsidRPr="00FF4A57">
        <w:rPr>
          <w:rStyle w:val="CommentReference"/>
          <w:rFonts w:cstheme="minorHAnsi"/>
          <w:sz w:val="22"/>
          <w:szCs w:val="22"/>
        </w:rPr>
        <w:commentReference w:id="226"/>
      </w:r>
      <w:r w:rsidRPr="00FF4A57">
        <w:rPr>
          <w:rFonts w:cstheme="minorHAnsi"/>
          <w:bCs/>
          <w:sz w:val="22"/>
          <w:szCs w:val="22"/>
        </w:rPr>
        <w:t>)</w:t>
      </w:r>
      <w:r>
        <w:rPr>
          <w:rFonts w:cstheme="minorHAnsi"/>
          <w:bCs/>
          <w:sz w:val="22"/>
          <w:szCs w:val="22"/>
        </w:rPr>
        <w:t>.</w:t>
      </w:r>
    </w:p>
    <w:p w:rsidR="008901DD" w:rsidP="00FF4A57" w:rsidRDefault="008901DD" w14:paraId="6F657819" w14:textId="60E597D3">
      <w:pPr>
        <w:spacing w:after="240" w:line="259" w:lineRule="auto"/>
        <w:jc w:val="both"/>
        <w:rPr>
          <w:rFonts w:cstheme="minorHAnsi"/>
          <w:sz w:val="22"/>
          <w:szCs w:val="22"/>
        </w:rPr>
      </w:pPr>
      <w:r w:rsidRPr="00FF4A57">
        <w:rPr>
          <w:rFonts w:cstheme="minorHAnsi"/>
          <w:noProof/>
          <w:sz w:val="22"/>
          <w:szCs w:val="22"/>
        </w:rPr>
        <mc:AlternateContent>
          <mc:Choice Requires="wps">
            <w:drawing>
              <wp:inline distT="0" distB="0" distL="0" distR="0" wp14:anchorId="62FE519E" wp14:editId="7153554B">
                <wp:extent cx="5902036" cy="1092530"/>
                <wp:effectExtent l="0" t="0" r="3810" b="0"/>
                <wp:docPr id="656227847" name="Caixa de Texto 656227847"/>
                <wp:cNvGraphicFramePr/>
                <a:graphic xmlns:a="http://schemas.openxmlformats.org/drawingml/2006/main">
                  <a:graphicData uri="http://schemas.microsoft.com/office/word/2010/wordprocessingShape">
                    <wps:wsp>
                      <wps:cNvSpPr txBox="1"/>
                      <wps:spPr>
                        <a:xfrm>
                          <a:off x="0" y="0"/>
                          <a:ext cx="5902036" cy="1092530"/>
                        </a:xfrm>
                        <a:prstGeom prst="rect">
                          <a:avLst/>
                        </a:prstGeom>
                        <a:solidFill>
                          <a:schemeClr val="accent6">
                            <a:lumMod val="20000"/>
                            <a:lumOff val="80000"/>
                          </a:schemeClr>
                        </a:solidFill>
                        <a:ln w="6350">
                          <a:noFill/>
                        </a:ln>
                      </wps:spPr>
                      <wps:txbx>
                        <w:txbxContent>
                          <w:p w:rsidRPr="003A3478" w:rsidR="008A2E3E" w:rsidP="008901DD" w:rsidRDefault="008A2E3E" w14:paraId="51556DCC" w14:textId="23768040">
                            <w:pPr>
                              <w:spacing w:after="240" w:line="22" w:lineRule="atLeast"/>
                              <w:jc w:val="both"/>
                              <w:rPr>
                                <w:sz w:val="22"/>
                                <w:szCs w:val="22"/>
                              </w:rPr>
                            </w:pPr>
                            <w:r>
                              <w:rPr>
                                <w:b/>
                                <w:color w:val="000000" w:themeColor="text1"/>
                                <w:sz w:val="22"/>
                                <w:szCs w:val="22"/>
                              </w:rPr>
                              <w:t xml:space="preserve">Framework: </w:t>
                            </w:r>
                            <w:r w:rsidRPr="008901DD">
                              <w:rPr>
                                <w:b/>
                                <w:color w:val="000000" w:themeColor="text1"/>
                                <w:sz w:val="22"/>
                                <w:szCs w:val="22"/>
                              </w:rPr>
                              <w:t xml:space="preserve">JRC &amp; UNESCO’s </w:t>
                            </w:r>
                            <w:r w:rsidRPr="008901DD">
                              <w:rPr>
                                <w:b/>
                                <w:sz w:val="22"/>
                                <w:szCs w:val="22"/>
                              </w:rPr>
                              <w:t>WEFE Nexus Framework</w:t>
                            </w:r>
                          </w:p>
                          <w:p w:rsidR="008A2E3E" w:rsidP="008901DD" w:rsidRDefault="008A2E3E" w14:paraId="2CAF6C97" w14:textId="0D0905AB">
                            <w:pPr>
                              <w:spacing w:after="240" w:line="259" w:lineRule="auto"/>
                              <w:jc w:val="both"/>
                            </w:pPr>
                            <w:r w:rsidRPr="00FF4A57">
                              <w:rPr>
                                <w:rFonts w:cstheme="minorHAnsi"/>
                                <w:sz w:val="22"/>
                                <w:szCs w:val="22"/>
                              </w:rPr>
                              <w:t xml:space="preserve">In 2018, the European Commission’s Joint Research Centre (JRC) and UNESCO’s Intergovernmental Hydrological </w:t>
                            </w:r>
                            <w:proofErr w:type="spellStart"/>
                            <w:r w:rsidRPr="00FF4A57">
                              <w:rPr>
                                <w:rFonts w:cstheme="minorHAnsi"/>
                                <w:sz w:val="22"/>
                                <w:szCs w:val="22"/>
                              </w:rPr>
                              <w:t>Programme</w:t>
                            </w:r>
                            <w:proofErr w:type="spellEnd"/>
                            <w:r w:rsidRPr="00FF4A57">
                              <w:rPr>
                                <w:rFonts w:cstheme="minorHAnsi"/>
                                <w:sz w:val="22"/>
                                <w:szCs w:val="22"/>
                              </w:rPr>
                              <w:t xml:space="preserve"> (IHP) initiated the "Water–Energy–Food–Ecosystems (WEFE) Nexus: Analyzing solutions for security supply" project amid water, energy, and food constraints.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ixa de Texto 656227847" style="width:464.75pt;height:86.05pt;visibility:visible;mso-wrap-style:square;mso-left-percent:-10001;mso-top-percent:-10001;mso-position-horizontal:absolute;mso-position-horizontal-relative:char;mso-position-vertical:absolute;mso-position-vertical-relative:line;mso-left-percent:-10001;mso-top-percent:-10001;v-text-anchor:top" o:spid="_x0000_s1052"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" w14:anchorId="62FE519E">
                <v:textbox>
                  <w:txbxContent>
                    <w:p w:rsidRPr="003A3478" w:rsidR="008A2E3E" w:rsidP="008901DD" w:rsidRDefault="008A2E3E" w14:paraId="51556DCC" w14:textId="23768040">
                      <w:pPr>
                        <w:spacing w:after="240" w:line="22" w:lineRule="atLeast"/>
                        <w:jc w:val="both"/>
                        <w:rPr>
                          <w:sz w:val="22"/>
                          <w:szCs w:val="22"/>
                        </w:rPr>
                      </w:pPr>
                      <w:r>
                        <w:rPr>
                          <w:b/>
                          <w:color w:val="000000" w:themeColor="text1"/>
                          <w:sz w:val="22"/>
                          <w:szCs w:val="22"/>
                        </w:rPr>
                        <w:t xml:space="preserve">Framework: </w:t>
                      </w:r>
                      <w:r w:rsidRPr="008901DD">
                        <w:rPr>
                          <w:b/>
                          <w:color w:val="000000" w:themeColor="text1"/>
                          <w:sz w:val="22"/>
                          <w:szCs w:val="22"/>
                        </w:rPr>
                        <w:t xml:space="preserve">JRC &amp; UNESCO’s </w:t>
                      </w:r>
                      <w:r w:rsidRPr="008901DD">
                        <w:rPr>
                          <w:b/>
                          <w:sz w:val="22"/>
                          <w:szCs w:val="22"/>
                        </w:rPr>
                        <w:t>WEFE Nexus Framework</w:t>
                      </w:r>
                    </w:p>
                    <w:p w:rsidR="008A2E3E" w:rsidP="008901DD" w:rsidRDefault="008A2E3E" w14:paraId="2CAF6C97" w14:textId="0D0905AB">
                      <w:pPr>
                        <w:spacing w:after="240" w:line="259" w:lineRule="auto"/>
                        <w:jc w:val="both"/>
                      </w:pPr>
                      <w:r w:rsidRPr="00FF4A57">
                        <w:rPr>
                          <w:rFonts w:cstheme="minorHAnsi"/>
                          <w:sz w:val="22"/>
                          <w:szCs w:val="22"/>
                        </w:rPr>
                        <w:t xml:space="preserve">In 2018, the European Commission’s Joint Research Centre (JRC) and UNESCO’s Intergovernmental Hydrological </w:t>
                      </w:r>
                      <w:proofErr w:type="spellStart"/>
                      <w:r w:rsidRPr="00FF4A57">
                        <w:rPr>
                          <w:rFonts w:cstheme="minorHAnsi"/>
                          <w:sz w:val="22"/>
                          <w:szCs w:val="22"/>
                        </w:rPr>
                        <w:t>Programme</w:t>
                      </w:r>
                      <w:proofErr w:type="spellEnd"/>
                      <w:r w:rsidRPr="00FF4A57">
                        <w:rPr>
                          <w:rFonts w:cstheme="minorHAnsi"/>
                          <w:sz w:val="22"/>
                          <w:szCs w:val="22"/>
                        </w:rPr>
                        <w:t xml:space="preserve"> (IHP) initiated the "Water–Energy–Food–Ecosystems (WEFE) Nexus: Analyzing solutions for security supply" project amid water, energy, and food constraints. </w:t>
                      </w:r>
                    </w:p>
                  </w:txbxContent>
                </v:textbox>
                <w10:anchorlock/>
              </v:shape>
            </w:pict>
          </mc:Fallback>
        </mc:AlternateContent>
      </w:r>
    </w:p>
    <w:p w:rsidRPr="00FF4A57" w:rsidR="00A778AB" w:rsidP="003A3478" w:rsidRDefault="00A778AB" w14:paraId="0F1B7C7A" w14:textId="77777777">
      <w:pPr>
        <w:spacing w:after="240" w:line="259" w:lineRule="auto"/>
        <w:jc w:val="center"/>
        <w:rPr>
          <w:rFonts w:cstheme="minorHAnsi"/>
          <w:b/>
          <w:bCs/>
          <w:sz w:val="22"/>
          <w:szCs w:val="22"/>
        </w:rPr>
      </w:pPr>
      <w:r w:rsidRPr="00FF4A57">
        <w:rPr>
          <w:rFonts w:cstheme="minorHAnsi"/>
          <w:noProof/>
          <w:sz w:val="22"/>
          <w:szCs w:val="22"/>
        </w:rPr>
        <w:drawing>
          <wp:inline distT="0" distB="0" distL="0" distR="0" wp14:anchorId="7E0E81FF" wp14:editId="4F887924">
            <wp:extent cx="4221502" cy="3800104"/>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8324" cy="3833250"/>
                    </a:xfrm>
                    <a:prstGeom prst="rect">
                      <a:avLst/>
                    </a:prstGeom>
                  </pic:spPr>
                </pic:pic>
              </a:graphicData>
            </a:graphic>
          </wp:inline>
        </w:drawing>
      </w:r>
    </w:p>
    <w:p w:rsidRPr="00FF4A57" w:rsidR="00A778AB" w:rsidP="003A3478" w:rsidRDefault="00CF2CCD" w14:paraId="2C830E64" w14:textId="065DE53F">
      <w:pPr>
        <w:spacing w:after="240" w:line="259" w:lineRule="auto"/>
        <w:jc w:val="center"/>
        <w:rPr>
          <w:rFonts w:cstheme="minorHAnsi"/>
          <w:b/>
          <w:bCs/>
          <w:sz w:val="22"/>
          <w:szCs w:val="22"/>
        </w:rPr>
      </w:pPr>
      <w:r w:rsidRPr="00E46683">
        <w:rPr>
          <w:rFonts w:cstheme="minorHAnsi"/>
          <w:i/>
          <w:iCs/>
          <w:sz w:val="20"/>
          <w:szCs w:val="20"/>
        </w:rPr>
        <w:t xml:space="preserve">Figure </w:t>
      </w:r>
      <w:r>
        <w:rPr>
          <w:rFonts w:cstheme="minorHAnsi"/>
          <w:i/>
          <w:iCs/>
          <w:sz w:val="20"/>
          <w:szCs w:val="20"/>
        </w:rPr>
        <w:t>8</w:t>
      </w:r>
      <w:r w:rsidRPr="00E46683">
        <w:rPr>
          <w:rFonts w:cstheme="minorHAnsi"/>
          <w:i/>
          <w:iCs/>
          <w:sz w:val="20"/>
          <w:szCs w:val="20"/>
        </w:rPr>
        <w:t xml:space="preserve">: </w:t>
      </w:r>
      <w:r>
        <w:rPr>
          <w:rFonts w:cstheme="minorHAnsi"/>
          <w:i/>
          <w:iCs/>
          <w:sz w:val="20"/>
          <w:szCs w:val="20"/>
        </w:rPr>
        <w:t xml:space="preserve">UNESCO’s WEFE Nexus Framework </w:t>
      </w:r>
      <w:r w:rsidRPr="00CF2CCD" w:rsidR="00A778AB">
        <w:rPr>
          <w:rFonts w:cstheme="minorHAnsi"/>
          <w:i/>
          <w:iCs/>
          <w:sz w:val="20"/>
          <w:szCs w:val="20"/>
        </w:rPr>
        <w:t>(</w:t>
      </w:r>
      <w:commentRangeStart w:id="227"/>
      <w:r w:rsidRPr="00CF2CCD" w:rsidR="00A778AB">
        <w:rPr>
          <w:rFonts w:cstheme="minorHAnsi"/>
          <w:i/>
          <w:iCs/>
          <w:sz w:val="20"/>
          <w:szCs w:val="20"/>
        </w:rPr>
        <w:t>UNESCO, 2021</w:t>
      </w:r>
      <w:commentRangeEnd w:id="227"/>
      <w:r w:rsidRPr="00CF2CCD" w:rsidR="00A778AB">
        <w:rPr>
          <w:i/>
          <w:iCs/>
          <w:sz w:val="20"/>
          <w:szCs w:val="20"/>
        </w:rPr>
        <w:commentReference w:id="227"/>
      </w:r>
      <w:r w:rsidRPr="00CF2CCD" w:rsidR="00A778AB">
        <w:rPr>
          <w:rFonts w:cstheme="minorHAnsi"/>
          <w:i/>
          <w:iCs/>
          <w:sz w:val="20"/>
          <w:szCs w:val="20"/>
        </w:rPr>
        <w:t>)</w:t>
      </w:r>
    </w:p>
    <w:p w:rsidRPr="00FF4A57" w:rsidR="00A778AB" w:rsidP="00FF4A57" w:rsidRDefault="00A778AB" w14:paraId="2BA52D87" w14:textId="77777777">
      <w:pPr>
        <w:spacing w:after="240" w:line="259" w:lineRule="auto"/>
        <w:jc w:val="both"/>
        <w:rPr>
          <w:rFonts w:cstheme="minorHAnsi"/>
          <w:bCs/>
          <w:sz w:val="22"/>
          <w:szCs w:val="22"/>
        </w:rPr>
      </w:pPr>
    </w:p>
    <w:p w:rsidRPr="00FF4A57" w:rsidR="00A778AB" w:rsidP="00FF4A57" w:rsidRDefault="00A778AB" w14:paraId="7AD068C9" w14:textId="77777777">
      <w:pPr>
        <w:spacing w:after="240" w:line="259" w:lineRule="auto"/>
        <w:jc w:val="both"/>
        <w:rPr>
          <w:rFonts w:cstheme="minorHAnsi"/>
          <w:bCs/>
          <w:sz w:val="22"/>
          <w:szCs w:val="22"/>
        </w:rPr>
      </w:pPr>
      <w:commentRangeStart w:id="228"/>
      <w:r w:rsidRPr="00FF4A57">
        <w:rPr>
          <w:rFonts w:cstheme="minorHAnsi"/>
          <w:noProof/>
          <w:sz w:val="22"/>
          <w:szCs w:val="22"/>
        </w:rPr>
        <w:lastRenderedPageBreak/>
        <mc:AlternateContent>
          <mc:Choice Requires="wps">
            <w:drawing>
              <wp:inline distT="0" distB="0" distL="0" distR="0" wp14:anchorId="595B9F70" wp14:editId="00EF9F76">
                <wp:extent cx="5902036" cy="688769"/>
                <wp:effectExtent l="0" t="0" r="3810" b="0"/>
                <wp:docPr id="34" name="Caixa de Texto 30"/>
                <wp:cNvGraphicFramePr/>
                <a:graphic xmlns:a="http://schemas.openxmlformats.org/drawingml/2006/main">
                  <a:graphicData uri="http://schemas.microsoft.com/office/word/2010/wordprocessingShape">
                    <wps:wsp>
                      <wps:cNvSpPr txBox="1"/>
                      <wps:spPr>
                        <a:xfrm>
                          <a:off x="0" y="0"/>
                          <a:ext cx="5902036" cy="688769"/>
                        </a:xfrm>
                        <a:prstGeom prst="rect">
                          <a:avLst/>
                        </a:prstGeom>
                        <a:solidFill>
                          <a:schemeClr val="accent6">
                            <a:lumMod val="20000"/>
                            <a:lumOff val="80000"/>
                          </a:schemeClr>
                        </a:solidFill>
                        <a:ln w="6350">
                          <a:noFill/>
                        </a:ln>
                      </wps:spPr>
                      <wps:txbx>
                        <w:txbxContent>
                          <w:p w:rsidRPr="001A53C7" w:rsidR="008A2E3E" w:rsidP="001A53C7" w:rsidRDefault="008A2E3E" w14:paraId="0EAFE62E" w14:textId="745C272C">
                            <w:pPr>
                              <w:spacing w:after="240"/>
                              <w:jc w:val="both"/>
                              <w:rPr>
                                <w:rFonts w:cstheme="minorHAnsi"/>
                                <w:b/>
                                <w:sz w:val="22"/>
                                <w:szCs w:val="22"/>
                              </w:rPr>
                            </w:pPr>
                            <w:r>
                              <w:rPr>
                                <w:b/>
                              </w:rPr>
                              <w:t xml:space="preserve">Tools: </w:t>
                            </w:r>
                            <w:r w:rsidRPr="001A53C7">
                              <w:rPr>
                                <w:rFonts w:cstheme="minorHAnsi"/>
                                <w:sz w:val="22"/>
                                <w:szCs w:val="22"/>
                              </w:rPr>
                              <w:t>SDG Climate Action Nexus Tool</w:t>
                            </w:r>
                            <w:r>
                              <w:rPr>
                                <w:rFonts w:cstheme="minorHAnsi"/>
                                <w:sz w:val="22"/>
                                <w:szCs w:val="22"/>
                              </w:rPr>
                              <w:t>; UNESCWA WEF Regional Policy Toolkit</w:t>
                            </w:r>
                          </w:p>
                          <w:p w:rsidR="008A2E3E" w:rsidP="00A778AB" w:rsidRDefault="008A2E3E" w14:paraId="53EA999F" w14:textId="23AF0151">
                            <w:pPr>
                              <w:spacing w:after="240"/>
                              <w:jc w:val="both"/>
                              <w:rPr>
                                <w:rFonts w:cstheme="minorHAnsi"/>
                                <w:b/>
                                <w:sz w:val="22"/>
                                <w:szCs w:val="22"/>
                              </w:rPr>
                            </w:pPr>
                            <w:r>
                              <w:rPr>
                                <w:rFonts w:cstheme="minorHAnsi"/>
                                <w:b/>
                                <w:sz w:val="22"/>
                                <w:szCs w:val="22"/>
                              </w:rPr>
                              <w:t xml:space="preserve">Indicators: </w:t>
                            </w:r>
                            <w:r w:rsidRPr="002128C0">
                              <w:t>Water-Energy-and-Food-Security-Nexus</w:t>
                            </w:r>
                            <w:r>
                              <w:t xml:space="preserve"> </w:t>
                            </w:r>
                            <w:r w:rsidRPr="002128C0">
                              <w:t>Indicator</w:t>
                            </w:r>
                          </w:p>
                          <w:p w:rsidR="008A2E3E" w:rsidP="00A778AB" w:rsidRDefault="008A2E3E" w14:paraId="26AABB5A" w14:textId="77777777">
                            <w:pPr>
                              <w:spacing w:after="240"/>
                              <w:jc w:val="both"/>
                              <w:rPr>
                                <w:rFonts w:cstheme="minorHAnsi"/>
                                <w:b/>
                                <w:sz w:val="22"/>
                                <w:szCs w:val="22"/>
                              </w:rPr>
                            </w:pPr>
                          </w:p>
                          <w:p w:rsidR="008A2E3E" w:rsidP="00A778AB" w:rsidRDefault="008A2E3E" w14:paraId="19ADFD1C" w14:textId="77777777">
                            <w:pPr>
                              <w:spacing w:after="240"/>
                              <w:jc w:val="both"/>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53" style="width:464.75pt;height:54.25pt;visibility:visible;mso-wrap-style:square;mso-left-percent:-10001;mso-top-percent:-10001;mso-position-horizontal:absolute;mso-position-horizontal-relative:char;mso-position-vertical:absolute;mso-position-vertical-relative:line;mso-left-percent:-10001;mso-top-percent:-10001;v-text-anchor:top"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" w14:anchorId="595B9F70">
                <v:textbox>
                  <w:txbxContent>
                    <w:p w:rsidRPr="001A53C7" w:rsidR="008A2E3E" w:rsidP="001A53C7" w:rsidRDefault="008A2E3E" w14:paraId="0EAFE62E" w14:textId="745C272C">
                      <w:pPr>
                        <w:spacing w:after="240"/>
                        <w:jc w:val="both"/>
                        <w:rPr>
                          <w:rFonts w:cstheme="minorHAnsi"/>
                          <w:b/>
                          <w:sz w:val="22"/>
                          <w:szCs w:val="22"/>
                        </w:rPr>
                      </w:pPr>
                      <w:r>
                        <w:rPr>
                          <w:b/>
                        </w:rPr>
                        <w:t xml:space="preserve">Tools: </w:t>
                      </w:r>
                      <w:r w:rsidRPr="001A53C7">
                        <w:rPr>
                          <w:rFonts w:cstheme="minorHAnsi"/>
                          <w:sz w:val="22"/>
                          <w:szCs w:val="22"/>
                        </w:rPr>
                        <w:t>SDG Climate Action Nexus Tool</w:t>
                      </w:r>
                      <w:r>
                        <w:rPr>
                          <w:rFonts w:cstheme="minorHAnsi"/>
                          <w:sz w:val="22"/>
                          <w:szCs w:val="22"/>
                        </w:rPr>
                        <w:t>; UNESCWA WEF Regional Policy Toolkit</w:t>
                      </w:r>
                    </w:p>
                    <w:p w:rsidR="008A2E3E" w:rsidP="00A778AB" w:rsidRDefault="008A2E3E" w14:paraId="53EA999F" w14:textId="23AF0151">
                      <w:pPr>
                        <w:spacing w:after="240"/>
                        <w:jc w:val="both"/>
                        <w:rPr>
                          <w:rFonts w:cstheme="minorHAnsi"/>
                          <w:b/>
                          <w:sz w:val="22"/>
                          <w:szCs w:val="22"/>
                        </w:rPr>
                      </w:pPr>
                      <w:r>
                        <w:rPr>
                          <w:rFonts w:cstheme="minorHAnsi"/>
                          <w:b/>
                          <w:sz w:val="22"/>
                          <w:szCs w:val="22"/>
                        </w:rPr>
                        <w:t xml:space="preserve">Indicators: </w:t>
                      </w:r>
                      <w:r w:rsidRPr="002128C0">
                        <w:t>Water-Energy-and-Food-Security-Nexus</w:t>
                      </w:r>
                      <w:r>
                        <w:t xml:space="preserve"> </w:t>
                      </w:r>
                      <w:r w:rsidRPr="002128C0">
                        <w:t>Indicator</w:t>
                      </w:r>
                    </w:p>
                    <w:p w:rsidR="008A2E3E" w:rsidP="00A778AB" w:rsidRDefault="008A2E3E" w14:paraId="26AABB5A" w14:textId="77777777">
                      <w:pPr>
                        <w:spacing w:after="240"/>
                        <w:jc w:val="both"/>
                        <w:rPr>
                          <w:rFonts w:cstheme="minorHAnsi"/>
                          <w:b/>
                          <w:sz w:val="22"/>
                          <w:szCs w:val="22"/>
                        </w:rPr>
                      </w:pPr>
                    </w:p>
                    <w:p w:rsidR="008A2E3E" w:rsidP="00A778AB" w:rsidRDefault="008A2E3E" w14:paraId="19ADFD1C" w14:textId="77777777">
                      <w:pPr>
                        <w:spacing w:after="240"/>
                        <w:jc w:val="both"/>
                        <w:rPr>
                          <w:b/>
                        </w:rPr>
                      </w:pPr>
                    </w:p>
                  </w:txbxContent>
                </v:textbox>
                <w10:anchorlock/>
              </v:shape>
            </w:pict>
          </mc:Fallback>
        </mc:AlternateContent>
      </w:r>
      <w:commentRangeEnd w:id="228"/>
      <w:r w:rsidR="008901DD">
        <w:rPr>
          <w:rStyle w:val="CommentReference"/>
        </w:rPr>
        <w:commentReference w:id="228"/>
      </w:r>
    </w:p>
    <w:p w:rsidRPr="00FF4A57" w:rsidR="00FC19E3" w:rsidP="00FF4A57" w:rsidRDefault="001A53C7" w14:paraId="2E9CA974" w14:textId="372B53CD">
      <w:pPr>
        <w:spacing w:line="259" w:lineRule="auto"/>
        <w:jc w:val="both"/>
        <w:rPr>
          <w:rFonts w:cstheme="minorHAnsi"/>
          <w:sz w:val="22"/>
          <w:szCs w:val="22"/>
        </w:rPr>
      </w:pPr>
      <w:commentRangeStart w:id="229"/>
      <w:r w:rsidRPr="00FF4A57">
        <w:rPr>
          <w:rFonts w:cstheme="minorHAnsi"/>
          <w:noProof/>
          <w:sz w:val="22"/>
          <w:szCs w:val="22"/>
        </w:rPr>
        <mc:AlternateContent>
          <mc:Choice Requires="wps">
            <w:drawing>
              <wp:inline distT="0" distB="0" distL="0" distR="0" wp14:anchorId="143AAB3A" wp14:editId="59CD2F2F">
                <wp:extent cx="5902036" cy="1828800"/>
                <wp:effectExtent l="0" t="0" r="3810" b="0"/>
                <wp:docPr id="656227848" name="Caixa de Texto 30"/>
                <wp:cNvGraphicFramePr/>
                <a:graphic xmlns:a="http://schemas.openxmlformats.org/drawingml/2006/main">
                  <a:graphicData uri="http://schemas.microsoft.com/office/word/2010/wordprocessingShape">
                    <wps:wsp>
                      <wps:cNvSpPr txBox="1"/>
                      <wps:spPr>
                        <a:xfrm>
                          <a:off x="0" y="0"/>
                          <a:ext cx="5902036" cy="1828800"/>
                        </a:xfrm>
                        <a:prstGeom prst="rect">
                          <a:avLst/>
                        </a:prstGeom>
                        <a:solidFill>
                          <a:schemeClr val="accent6">
                            <a:lumMod val="20000"/>
                            <a:lumOff val="80000"/>
                          </a:schemeClr>
                        </a:solidFill>
                        <a:ln w="6350">
                          <a:noFill/>
                        </a:ln>
                      </wps:spPr>
                      <wps:txbx>
                        <w:txbxContent>
                          <w:p w:rsidRPr="00924FC6" w:rsidR="008A2E3E" w:rsidP="00924FC6" w:rsidRDefault="008A2E3E" w14:paraId="6BEC0DBE" w14:textId="018E7EB4">
                            <w:pPr>
                              <w:spacing w:after="240"/>
                              <w:jc w:val="both"/>
                              <w:rPr>
                                <w:b/>
                              </w:rPr>
                            </w:pPr>
                            <w:r w:rsidRPr="00924FC6">
                              <w:rPr>
                                <w:b/>
                              </w:rPr>
                              <w:t xml:space="preserve">Tool: UNESCWA Input-Output </w:t>
                            </w:r>
                            <w:r w:rsidRPr="00924FC6">
                              <w:rPr>
                                <w:b/>
                              </w:rPr>
                              <w:annotationRef/>
                            </w:r>
                            <w:r w:rsidRPr="00924FC6">
                              <w:rPr>
                                <w:b/>
                              </w:rPr>
                              <w:t>Analysis for Nexus Assessment</w:t>
                            </w:r>
                          </w:p>
                          <w:p w:rsidRPr="001A53C7" w:rsidR="008A2E3E" w:rsidP="001A53C7" w:rsidRDefault="008A2E3E" w14:paraId="2EF36CD7" w14:textId="0ED9F4EB">
                            <w:pPr>
                              <w:spacing w:after="240"/>
                              <w:jc w:val="both"/>
                            </w:pPr>
                            <w:r w:rsidRPr="001A53C7">
                              <w:t>Input-output analysis links economic, social, and environmental aspects of trade and investment, revealing resource usage impacts across production chains to final consumers. UNESCWA employs a modelling approach to estimate interlinkages among sustainable development goals, using a production function akin to input-output systems. The method yields interlinkage matrices, aiding the assessment of external variables' impact. Its advantages include the swift development of econometric models encompassing numerous indicators and data.</w:t>
                            </w:r>
                          </w:p>
                          <w:p w:rsidR="008A2E3E" w:rsidP="001A53C7" w:rsidRDefault="008A2E3E" w14:paraId="4BA345C7" w14:textId="77777777">
                            <w:pPr>
                              <w:spacing w:after="240"/>
                              <w:jc w:val="both"/>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54" style="width:464.75pt;height:2in;visibility:visible;mso-wrap-style:square;mso-left-percent:-10001;mso-top-percent:-10001;mso-position-horizontal:absolute;mso-position-horizontal-relative:char;mso-position-vertical:absolute;mso-position-vertical-relative:line;mso-left-percent:-10001;mso-top-percent:-10001;v-text-anchor:top"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" w14:anchorId="143AAB3A">
                <v:textbox>
                  <w:txbxContent>
                    <w:p w:rsidRPr="00924FC6" w:rsidR="008A2E3E" w:rsidP="00924FC6" w:rsidRDefault="008A2E3E" w14:paraId="6BEC0DBE" w14:textId="018E7EB4">
                      <w:pPr>
                        <w:spacing w:after="240"/>
                        <w:jc w:val="both"/>
                        <w:rPr>
                          <w:b/>
                        </w:rPr>
                      </w:pPr>
                      <w:r w:rsidRPr="00924FC6">
                        <w:rPr>
                          <w:b/>
                        </w:rPr>
                        <w:t xml:space="preserve">Tool: UNESCWA Input-Output </w:t>
                      </w:r>
                      <w:r w:rsidRPr="00924FC6">
                        <w:rPr>
                          <w:b/>
                        </w:rPr>
                        <w:annotationRef/>
                      </w:r>
                      <w:r w:rsidRPr="00924FC6">
                        <w:rPr>
                          <w:b/>
                        </w:rPr>
                        <w:t>Analysis for Nexus Assessment</w:t>
                      </w:r>
                    </w:p>
                    <w:p w:rsidRPr="001A53C7" w:rsidR="008A2E3E" w:rsidP="001A53C7" w:rsidRDefault="008A2E3E" w14:paraId="2EF36CD7" w14:textId="0ED9F4EB">
                      <w:pPr>
                        <w:spacing w:after="240"/>
                        <w:jc w:val="both"/>
                      </w:pPr>
                      <w:r w:rsidRPr="001A53C7">
                        <w:t>Input-output analysis links economic, social, and environmental aspects of trade and investment, revealing resource usage impacts across production chains to final consumers. UNESCWA employs a modelling approach to estimate interlinkages among sustainable development goals, using a production function akin to input-output systems. The method yields interlinkage matrices, aiding the assessment of external variables' impact. Its advantages include the swift development of econometric models encompassing numerous indicators and data.</w:t>
                      </w:r>
                    </w:p>
                    <w:p w:rsidR="008A2E3E" w:rsidP="001A53C7" w:rsidRDefault="008A2E3E" w14:paraId="4BA345C7" w14:textId="77777777">
                      <w:pPr>
                        <w:spacing w:after="240"/>
                        <w:jc w:val="both"/>
                        <w:rPr>
                          <w:b/>
                        </w:rPr>
                      </w:pPr>
                    </w:p>
                  </w:txbxContent>
                </v:textbox>
                <w10:anchorlock/>
              </v:shape>
            </w:pict>
          </mc:Fallback>
        </mc:AlternateContent>
      </w:r>
      <w:commentRangeEnd w:id="229"/>
      <w:r>
        <w:rPr>
          <w:rStyle w:val="CommentReference"/>
        </w:rPr>
        <w:commentReference w:id="229"/>
      </w:r>
    </w:p>
    <w:p w:rsidRPr="00FF4A57" w:rsidR="00FC19E3" w:rsidP="00FF4A57" w:rsidRDefault="00FC19E3" w14:paraId="16EFB5BF" w14:textId="77777777">
      <w:pPr>
        <w:spacing w:line="259" w:lineRule="auto"/>
        <w:jc w:val="both"/>
        <w:rPr>
          <w:rFonts w:cstheme="minorHAnsi"/>
          <w:sz w:val="22"/>
          <w:szCs w:val="22"/>
        </w:rPr>
      </w:pPr>
    </w:p>
    <w:p w:rsidRPr="00FF4A57" w:rsidR="00FC19E3" w:rsidP="00FF4A57" w:rsidRDefault="001A53C7" w14:paraId="051C1C2F" w14:textId="77831CB0">
      <w:pPr>
        <w:spacing w:line="259" w:lineRule="auto"/>
        <w:jc w:val="both"/>
        <w:rPr>
          <w:rFonts w:cstheme="minorHAnsi"/>
          <w:sz w:val="22"/>
          <w:szCs w:val="22"/>
        </w:rPr>
      </w:pPr>
      <w:commentRangeStart w:id="230"/>
      <w:r w:rsidRPr="00FF4A57">
        <w:rPr>
          <w:rFonts w:cstheme="minorHAnsi"/>
          <w:noProof/>
          <w:sz w:val="22"/>
          <w:szCs w:val="22"/>
        </w:rPr>
        <mc:AlternateContent>
          <mc:Choice Requires="wps">
            <w:drawing>
              <wp:inline distT="0" distB="0" distL="0" distR="0" wp14:anchorId="7BF07476" wp14:editId="0CDB6749">
                <wp:extent cx="5902036" cy="1591293"/>
                <wp:effectExtent l="0" t="0" r="3810" b="9525"/>
                <wp:docPr id="656227849" name="Caixa de Texto 30"/>
                <wp:cNvGraphicFramePr/>
                <a:graphic xmlns:a="http://schemas.openxmlformats.org/drawingml/2006/main">
                  <a:graphicData uri="http://schemas.microsoft.com/office/word/2010/wordprocessingShape">
                    <wps:wsp>
                      <wps:cNvSpPr txBox="1"/>
                      <wps:spPr>
                        <a:xfrm>
                          <a:off x="0" y="0"/>
                          <a:ext cx="5902036" cy="1591293"/>
                        </a:xfrm>
                        <a:prstGeom prst="rect">
                          <a:avLst/>
                        </a:prstGeom>
                        <a:solidFill>
                          <a:schemeClr val="accent6">
                            <a:lumMod val="20000"/>
                            <a:lumOff val="80000"/>
                          </a:schemeClr>
                        </a:solidFill>
                        <a:ln w="6350">
                          <a:noFill/>
                        </a:ln>
                      </wps:spPr>
                      <wps:txbx>
                        <w:txbxContent>
                          <w:p w:rsidRPr="00924FC6" w:rsidR="008A2E3E" w:rsidP="00924FC6" w:rsidRDefault="008A2E3E" w14:paraId="615A7257" w14:textId="48F7671B">
                            <w:pPr>
                              <w:spacing w:after="240"/>
                              <w:jc w:val="both"/>
                              <w:rPr>
                                <w:b/>
                              </w:rPr>
                            </w:pPr>
                            <w:r w:rsidRPr="00924FC6">
                              <w:rPr>
                                <w:b/>
                              </w:rPr>
                              <w:t>Tool: International Science Council’s Tool for Mapping Nexus</w:t>
                            </w:r>
                          </w:p>
                          <w:p w:rsidRPr="001A53C7" w:rsidR="008A2E3E" w:rsidP="001A53C7" w:rsidRDefault="008A2E3E" w14:paraId="13B4AE6E" w14:textId="59EA66F6">
                            <w:pPr>
                              <w:spacing w:after="240"/>
                              <w:jc w:val="both"/>
                            </w:pPr>
                            <w:r w:rsidRPr="001A53C7">
                              <w:t>This guide visually analyzes SDG interactions, using a seven-point scale to quantify synergies and conflicts among goals and targets. Scores range from +3 (strong reinforcement) to -3 (conflict). Key dimensions like time, geography, governance, technology, and directionality define these interactions. The method generates an interaction matrix, visualized to assess how goals like Zero Hunger, Good Health, Affordable Clean Energy, and Life Below Water interact with others.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55" style="width:464.75pt;height:125.3pt;visibility:visible;mso-wrap-style:square;mso-left-percent:-10001;mso-top-percent:-10001;mso-position-horizontal:absolute;mso-position-horizontal-relative:char;mso-position-vertical:absolute;mso-position-vertical-relative:line;mso-left-percent:-10001;mso-top-percent:-10001;v-text-anchor:top"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" w14:anchorId="7BF07476">
                <v:textbox>
                  <w:txbxContent>
                    <w:p w:rsidRPr="00924FC6" w:rsidR="008A2E3E" w:rsidP="00924FC6" w:rsidRDefault="008A2E3E" w14:paraId="615A7257" w14:textId="48F7671B">
                      <w:pPr>
                        <w:spacing w:after="240"/>
                        <w:jc w:val="both"/>
                        <w:rPr>
                          <w:b/>
                        </w:rPr>
                      </w:pPr>
                      <w:r w:rsidRPr="00924FC6">
                        <w:rPr>
                          <w:b/>
                        </w:rPr>
                        <w:t>Tool: International Science Council’s Tool for Mapping Nexus</w:t>
                      </w:r>
                    </w:p>
                    <w:p w:rsidRPr="001A53C7" w:rsidR="008A2E3E" w:rsidP="001A53C7" w:rsidRDefault="008A2E3E" w14:paraId="13B4AE6E" w14:textId="59EA66F6">
                      <w:pPr>
                        <w:spacing w:after="240"/>
                        <w:jc w:val="both"/>
                      </w:pPr>
                      <w:r w:rsidRPr="001A53C7">
                        <w:t>This guide visually analyzes SDG interactions, using a seven-point scale to quantify synergies and conflicts among goals and targets. Scores range from +3 (strong reinforcement) to -3 (conflict). Key dimensions like time, geography, governance, technology, and directionality define these interactions. The method generates an interaction matrix, visualized to assess how goals like Zero Hunger, Good Health, Affordable Clean Energy, and Life Below Water interact with others.</w:t>
                      </w:r>
                    </w:p>
                  </w:txbxContent>
                </v:textbox>
                <w10:anchorlock/>
              </v:shape>
            </w:pict>
          </mc:Fallback>
        </mc:AlternateContent>
      </w:r>
      <w:commentRangeEnd w:id="230"/>
      <w:r>
        <w:rPr>
          <w:rStyle w:val="CommentReference"/>
        </w:rPr>
        <w:commentReference w:id="230"/>
      </w:r>
    </w:p>
    <w:p w:rsidRPr="00FF4A57" w:rsidR="00FC19E3" w:rsidP="00FF4A57" w:rsidRDefault="00FC19E3" w14:paraId="2271E89B" w14:textId="77777777">
      <w:pPr>
        <w:spacing w:line="259" w:lineRule="auto"/>
        <w:jc w:val="both"/>
        <w:rPr>
          <w:rFonts w:cstheme="minorHAnsi"/>
          <w:sz w:val="22"/>
          <w:szCs w:val="22"/>
        </w:rPr>
      </w:pPr>
    </w:p>
    <w:p w:rsidRPr="00FF4A57" w:rsidR="005A1BB9" w:rsidP="44B7E274" w:rsidRDefault="005A1BB9" w14:paraId="021A0ADE" w14:textId="14CE719C">
      <w:pPr>
        <w:pStyle w:val="Heading4"/>
        <w:numPr>
          <w:ilvl w:val="2"/>
          <w:numId w:val="8"/>
        </w:numPr>
        <w:spacing w:after="240" w:line="259" w:lineRule="auto"/>
        <w:jc w:val="both"/>
        <w:rPr>
          <w:rFonts w:asciiTheme="minorHAnsi" w:hAnsiTheme="minorHAnsi" w:cstheme="minorBidi"/>
          <w:sz w:val="22"/>
          <w:szCs w:val="22"/>
        </w:rPr>
      </w:pPr>
      <w:bookmarkStart w:name="_Toc1737127116" w:id="231"/>
      <w:r w:rsidRPr="44B7E274">
        <w:rPr>
          <w:rFonts w:asciiTheme="minorHAnsi" w:hAnsiTheme="minorHAnsi" w:cstheme="minorBidi"/>
          <w:sz w:val="22"/>
          <w:szCs w:val="22"/>
        </w:rPr>
        <w:t>Life Cycle Assessment</w:t>
      </w:r>
      <w:bookmarkEnd w:id="231"/>
    </w:p>
    <w:p w:rsidR="00880E06" w:rsidP="00880E06" w:rsidRDefault="00880E06" w14:paraId="0D055086" w14:textId="0094D49E">
      <w:pPr>
        <w:spacing w:after="240" w:line="259" w:lineRule="auto"/>
        <w:jc w:val="both"/>
        <w:rPr>
          <w:rFonts w:cstheme="minorHAnsi"/>
          <w:sz w:val="22"/>
          <w:szCs w:val="22"/>
        </w:rPr>
      </w:pPr>
      <w:r w:rsidRPr="00880E06">
        <w:rPr>
          <w:rFonts w:cstheme="minorHAnsi"/>
          <w:sz w:val="22"/>
          <w:szCs w:val="22"/>
        </w:rPr>
        <w:t>Life Cycle Assessment (LCA) is a systematic method assessing the environmental impacts of a product or service throughout its life cycle, considering stages from extraction to disposal. It evaluates resource use, emissions, and social implications, aiding sustainability across SDGs. LCA informs decision-making, identifies improvement areas, and promotes sustainable practices. Its implementation involves defining goals, conducting inventory, assessing impacts, and interpreting results using specific tools. Integrated in early project stages, LCA guides design and development, ensuring environmental considerations from the start. The advantages include providing a holistic view, enabling informed decisions, identifying improvement areas, promoting sustainability, and allowing comparative analysis between options</w:t>
      </w:r>
      <w:r>
        <w:rPr>
          <w:rFonts w:cstheme="minorHAnsi"/>
          <w:sz w:val="22"/>
          <w:szCs w:val="22"/>
        </w:rPr>
        <w:t xml:space="preserve"> </w:t>
      </w:r>
      <w:r w:rsidRPr="00FF4A57">
        <w:rPr>
          <w:rFonts w:cstheme="minorHAnsi"/>
          <w:bCs/>
          <w:sz w:val="22"/>
          <w:szCs w:val="22"/>
        </w:rPr>
        <w:t>(</w:t>
      </w:r>
      <w:commentRangeStart w:id="232"/>
      <w:r w:rsidRPr="00FF4A57">
        <w:rPr>
          <w:rFonts w:cstheme="minorHAnsi"/>
          <w:bCs/>
          <w:sz w:val="22"/>
          <w:szCs w:val="22"/>
        </w:rPr>
        <w:t>RIT, 2020</w:t>
      </w:r>
      <w:commentRangeEnd w:id="232"/>
      <w:r w:rsidRPr="00FF4A57">
        <w:rPr>
          <w:rStyle w:val="CommentReference"/>
          <w:rFonts w:cstheme="minorHAnsi"/>
          <w:sz w:val="22"/>
          <w:szCs w:val="22"/>
        </w:rPr>
        <w:commentReference w:id="232"/>
      </w:r>
      <w:r w:rsidRPr="00FF4A57">
        <w:rPr>
          <w:rFonts w:cstheme="minorHAnsi"/>
          <w:bCs/>
          <w:sz w:val="22"/>
          <w:szCs w:val="22"/>
        </w:rPr>
        <w:t>) (</w:t>
      </w:r>
      <w:commentRangeStart w:id="233"/>
      <w:r w:rsidRPr="00FF4A57">
        <w:rPr>
          <w:rFonts w:cstheme="minorHAnsi"/>
          <w:bCs/>
          <w:sz w:val="22"/>
          <w:szCs w:val="22"/>
        </w:rPr>
        <w:t>NREL, 2023</w:t>
      </w:r>
      <w:commentRangeEnd w:id="233"/>
      <w:r w:rsidRPr="00FF4A57">
        <w:rPr>
          <w:rStyle w:val="CommentReference"/>
          <w:rFonts w:cstheme="minorHAnsi"/>
          <w:sz w:val="22"/>
          <w:szCs w:val="22"/>
        </w:rPr>
        <w:commentReference w:id="233"/>
      </w:r>
      <w:r w:rsidRPr="00FF4A57">
        <w:rPr>
          <w:rFonts w:cstheme="minorHAnsi"/>
          <w:bCs/>
          <w:sz w:val="22"/>
          <w:szCs w:val="22"/>
        </w:rPr>
        <w:t>) (</w:t>
      </w:r>
      <w:commentRangeStart w:id="234"/>
      <w:r w:rsidRPr="00FF4A57">
        <w:rPr>
          <w:rFonts w:cstheme="minorHAnsi"/>
          <w:bCs/>
          <w:sz w:val="22"/>
          <w:szCs w:val="22"/>
        </w:rPr>
        <w:t>UNEP, 2023</w:t>
      </w:r>
      <w:commentRangeEnd w:id="234"/>
      <w:r w:rsidRPr="00FF4A57">
        <w:rPr>
          <w:rStyle w:val="CommentReference"/>
          <w:rFonts w:cstheme="minorHAnsi"/>
          <w:sz w:val="22"/>
          <w:szCs w:val="22"/>
        </w:rPr>
        <w:commentReference w:id="234"/>
      </w:r>
      <w:r w:rsidRPr="00FF4A57">
        <w:rPr>
          <w:rFonts w:cstheme="minorHAnsi"/>
          <w:bCs/>
          <w:sz w:val="22"/>
          <w:szCs w:val="22"/>
        </w:rPr>
        <w:t>) (</w:t>
      </w:r>
      <w:commentRangeStart w:id="235"/>
      <w:r w:rsidRPr="00FF4A57">
        <w:rPr>
          <w:rFonts w:cstheme="minorHAnsi"/>
          <w:bCs/>
          <w:sz w:val="22"/>
          <w:szCs w:val="22"/>
        </w:rPr>
        <w:t>Life Cycle Initiative, 2023)</w:t>
      </w:r>
      <w:commentRangeEnd w:id="235"/>
      <w:r w:rsidRPr="00FF4A57">
        <w:rPr>
          <w:rStyle w:val="CommentReference"/>
          <w:rFonts w:cstheme="minorHAnsi"/>
          <w:sz w:val="22"/>
          <w:szCs w:val="22"/>
        </w:rPr>
        <w:commentReference w:id="235"/>
      </w:r>
      <w:r>
        <w:rPr>
          <w:rFonts w:cstheme="minorHAnsi"/>
          <w:bCs/>
          <w:sz w:val="22"/>
          <w:szCs w:val="22"/>
        </w:rPr>
        <w:t>.</w:t>
      </w:r>
    </w:p>
    <w:p w:rsidRPr="00880E06" w:rsidR="006A6966" w:rsidP="00880E06" w:rsidRDefault="006A6966" w14:paraId="5230115A" w14:textId="0D54E5EC">
      <w:pPr>
        <w:spacing w:after="240" w:line="259" w:lineRule="auto"/>
        <w:jc w:val="center"/>
        <w:rPr>
          <w:rFonts w:cstheme="minorHAnsi"/>
          <w:sz w:val="20"/>
          <w:szCs w:val="22"/>
        </w:rPr>
      </w:pPr>
      <w:r w:rsidRPr="00880E06">
        <w:rPr>
          <w:rFonts w:cstheme="minorHAnsi"/>
          <w:noProof/>
          <w:sz w:val="20"/>
          <w:szCs w:val="22"/>
        </w:rPr>
        <w:lastRenderedPageBreak/>
        <w:drawing>
          <wp:inline distT="0" distB="0" distL="0" distR="0" wp14:anchorId="7C62A4CB" wp14:editId="1641C108">
            <wp:extent cx="2967487" cy="3199150"/>
            <wp:effectExtent l="0" t="0" r="4445" b="127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0771" cy="3202691"/>
                    </a:xfrm>
                    <a:prstGeom prst="rect">
                      <a:avLst/>
                    </a:prstGeom>
                  </pic:spPr>
                </pic:pic>
              </a:graphicData>
            </a:graphic>
          </wp:inline>
        </w:drawing>
      </w:r>
    </w:p>
    <w:p w:rsidRPr="00880E06" w:rsidR="006A6966" w:rsidP="003A3478" w:rsidRDefault="00CF2CCD" w14:paraId="0283A2A0" w14:textId="01A8BC84">
      <w:pPr>
        <w:spacing w:after="240" w:line="259" w:lineRule="auto"/>
        <w:jc w:val="center"/>
        <w:rPr>
          <w:rFonts w:cstheme="minorHAnsi"/>
          <w:sz w:val="20"/>
          <w:szCs w:val="22"/>
        </w:rPr>
      </w:pPr>
      <w:r w:rsidRPr="00E46683">
        <w:rPr>
          <w:rFonts w:cstheme="minorHAnsi"/>
          <w:i/>
          <w:iCs/>
          <w:sz w:val="20"/>
          <w:szCs w:val="20"/>
        </w:rPr>
        <w:t xml:space="preserve">Figure </w:t>
      </w:r>
      <w:r>
        <w:rPr>
          <w:rFonts w:cstheme="minorHAnsi"/>
          <w:i/>
          <w:iCs/>
          <w:sz w:val="20"/>
          <w:szCs w:val="20"/>
        </w:rPr>
        <w:t>9</w:t>
      </w:r>
      <w:r w:rsidRPr="00E46683">
        <w:rPr>
          <w:rFonts w:cstheme="minorHAnsi"/>
          <w:i/>
          <w:iCs/>
          <w:sz w:val="20"/>
          <w:szCs w:val="20"/>
        </w:rPr>
        <w:t>:</w:t>
      </w:r>
      <w:r>
        <w:rPr>
          <w:rFonts w:cstheme="minorHAnsi"/>
          <w:i/>
          <w:iCs/>
          <w:sz w:val="20"/>
          <w:szCs w:val="20"/>
        </w:rPr>
        <w:t xml:space="preserve"> Processes considered through the Life Cycle</w:t>
      </w:r>
      <w:r w:rsidR="00D424F5">
        <w:rPr>
          <w:rFonts w:cstheme="minorHAnsi"/>
          <w:i/>
          <w:iCs/>
          <w:sz w:val="20"/>
          <w:szCs w:val="20"/>
        </w:rPr>
        <w:t xml:space="preserve"> perspective</w:t>
      </w:r>
      <w:r w:rsidRPr="00CF2CCD" w:rsidR="006A6966">
        <w:rPr>
          <w:rFonts w:cstheme="minorHAnsi"/>
          <w:i/>
          <w:iCs/>
          <w:sz w:val="20"/>
          <w:szCs w:val="20"/>
        </w:rPr>
        <w:t xml:space="preserve"> (</w:t>
      </w:r>
      <w:commentRangeStart w:id="236"/>
      <w:r w:rsidRPr="00CF2CCD" w:rsidR="006A6966">
        <w:rPr>
          <w:rFonts w:cstheme="minorHAnsi"/>
          <w:i/>
          <w:iCs/>
          <w:sz w:val="20"/>
          <w:szCs w:val="20"/>
        </w:rPr>
        <w:t>Life Cycle Initiative, 2023)</w:t>
      </w:r>
      <w:commentRangeEnd w:id="236"/>
      <w:r w:rsidRPr="00CF2CCD" w:rsidR="006A6966">
        <w:rPr>
          <w:i/>
          <w:iCs/>
          <w:szCs w:val="20"/>
        </w:rPr>
        <w:commentReference w:id="236"/>
      </w:r>
    </w:p>
    <w:p w:rsidRPr="00FF4A57" w:rsidR="00582746" w:rsidP="00FF4A57" w:rsidRDefault="00582746" w14:paraId="40B614B6" w14:textId="77777777">
      <w:pPr>
        <w:spacing w:after="240" w:line="259" w:lineRule="auto"/>
        <w:jc w:val="both"/>
        <w:rPr>
          <w:rFonts w:cstheme="minorHAnsi"/>
          <w:sz w:val="22"/>
          <w:szCs w:val="22"/>
          <w:u w:val="single"/>
        </w:rPr>
      </w:pPr>
    </w:p>
    <w:p w:rsidRPr="00FF4A57" w:rsidR="007957CC" w:rsidP="44B7E274" w:rsidRDefault="007957CC" w14:paraId="24E04DA8" w14:textId="19D9F9F7">
      <w:pPr>
        <w:pStyle w:val="Heading4"/>
        <w:numPr>
          <w:ilvl w:val="2"/>
          <w:numId w:val="8"/>
        </w:numPr>
        <w:spacing w:after="240" w:line="259" w:lineRule="auto"/>
        <w:jc w:val="both"/>
        <w:rPr>
          <w:rFonts w:asciiTheme="minorHAnsi" w:hAnsiTheme="minorHAnsi" w:cstheme="minorBidi"/>
          <w:sz w:val="22"/>
          <w:szCs w:val="22"/>
        </w:rPr>
      </w:pPr>
      <w:bookmarkStart w:name="_Toc2142657988" w:id="237"/>
      <w:r w:rsidRPr="44B7E274">
        <w:rPr>
          <w:rFonts w:asciiTheme="minorHAnsi" w:hAnsiTheme="minorHAnsi" w:cstheme="minorBidi"/>
          <w:sz w:val="22"/>
          <w:szCs w:val="22"/>
        </w:rPr>
        <w:t>Multi-</w:t>
      </w:r>
      <w:r w:rsidRPr="44B7E274" w:rsidR="001772B8">
        <w:rPr>
          <w:rFonts w:asciiTheme="minorHAnsi" w:hAnsiTheme="minorHAnsi" w:cstheme="minorBidi"/>
          <w:sz w:val="22"/>
          <w:szCs w:val="22"/>
        </w:rPr>
        <w:t>C</w:t>
      </w:r>
      <w:r w:rsidRPr="44B7E274">
        <w:rPr>
          <w:rFonts w:asciiTheme="minorHAnsi" w:hAnsiTheme="minorHAnsi" w:cstheme="minorBidi"/>
          <w:sz w:val="22"/>
          <w:szCs w:val="22"/>
        </w:rPr>
        <w:t xml:space="preserve">riteria </w:t>
      </w:r>
      <w:r w:rsidRPr="44B7E274" w:rsidR="009F7B1C">
        <w:rPr>
          <w:rFonts w:asciiTheme="minorHAnsi" w:hAnsiTheme="minorHAnsi" w:cstheme="minorBidi"/>
          <w:sz w:val="22"/>
          <w:szCs w:val="22"/>
        </w:rPr>
        <w:t xml:space="preserve">Decision </w:t>
      </w:r>
      <w:r w:rsidRPr="44B7E274" w:rsidR="00A947F2">
        <w:rPr>
          <w:rFonts w:asciiTheme="minorHAnsi" w:hAnsiTheme="minorHAnsi" w:cstheme="minorBidi"/>
          <w:sz w:val="22"/>
          <w:szCs w:val="22"/>
        </w:rPr>
        <w:t>Analysis frameworks</w:t>
      </w:r>
      <w:bookmarkEnd w:id="237"/>
      <w:r w:rsidRPr="44B7E274" w:rsidR="009F7B1C">
        <w:rPr>
          <w:rFonts w:asciiTheme="minorHAnsi" w:hAnsiTheme="minorHAnsi" w:cstheme="minorBidi"/>
          <w:sz w:val="22"/>
          <w:szCs w:val="22"/>
        </w:rPr>
        <w:t xml:space="preserve"> </w:t>
      </w:r>
    </w:p>
    <w:p w:rsidRPr="00FF4A57" w:rsidR="009F7B1C" w:rsidP="00880E06" w:rsidRDefault="00880E06" w14:paraId="0531411C" w14:textId="45141AC0">
      <w:pPr>
        <w:spacing w:after="240" w:line="259" w:lineRule="auto"/>
        <w:jc w:val="both"/>
        <w:rPr>
          <w:rFonts w:cstheme="minorHAnsi"/>
          <w:sz w:val="22"/>
          <w:szCs w:val="22"/>
        </w:rPr>
      </w:pPr>
      <w:r w:rsidRPr="00880E06">
        <w:rPr>
          <w:rFonts w:cstheme="minorHAnsi"/>
          <w:sz w:val="22"/>
          <w:szCs w:val="22"/>
        </w:rPr>
        <w:t>Multi-Criteria Analysis (MCA) is a decision-making framework that evaluates alternatives influenced by diverse, conflicting factors. It integrates different metrics, particularly helpful for non-monetary impacts, aiding evaluations amidst conflicting objectives. Through individual criteria, it provides overall performance indicators for alternatives, allowing comparative assessments. By ranking options based on established criteria, MCA guides project evaluation and decision-making phases, offering insights into trade-offs among alternatives. Its strengths lie in enabling non-monetary impact comparison and systematically evaluating conflicting factors to identify stable solutions in complex decision problems</w:t>
      </w:r>
      <w:r w:rsidRPr="00FF4A57" w:rsidR="00A947F2">
        <w:rPr>
          <w:rFonts w:cstheme="minorHAnsi"/>
          <w:sz w:val="22"/>
          <w:szCs w:val="22"/>
        </w:rPr>
        <w:t xml:space="preserve"> </w:t>
      </w:r>
      <w:r w:rsidRPr="00FF4A57" w:rsidR="009F7B1C">
        <w:rPr>
          <w:rFonts w:cstheme="minorHAnsi"/>
          <w:sz w:val="22"/>
          <w:szCs w:val="22"/>
        </w:rPr>
        <w:t>(</w:t>
      </w:r>
      <w:commentRangeStart w:id="238"/>
      <w:r w:rsidRPr="00FF4A57" w:rsidR="009F7B1C">
        <w:rPr>
          <w:rFonts w:cstheme="minorHAnsi"/>
          <w:sz w:val="22"/>
          <w:szCs w:val="22"/>
        </w:rPr>
        <w:t>WB, 2023</w:t>
      </w:r>
      <w:commentRangeEnd w:id="238"/>
      <w:r w:rsidRPr="00880E06" w:rsidR="009F7B1C">
        <w:commentReference w:id="238"/>
      </w:r>
      <w:r w:rsidRPr="00FF4A57" w:rsidR="009F7B1C">
        <w:rPr>
          <w:rFonts w:cstheme="minorHAnsi"/>
          <w:sz w:val="22"/>
          <w:szCs w:val="22"/>
        </w:rPr>
        <w:t>)</w:t>
      </w:r>
      <w:r w:rsidRPr="00FF4A57" w:rsidR="00A947F2">
        <w:rPr>
          <w:rFonts w:cstheme="minorHAnsi"/>
          <w:sz w:val="22"/>
          <w:szCs w:val="22"/>
        </w:rPr>
        <w:t xml:space="preserve"> (</w:t>
      </w:r>
      <w:commentRangeStart w:id="239"/>
      <w:r w:rsidRPr="00FF4A57" w:rsidR="00A947F2">
        <w:rPr>
          <w:rFonts w:cstheme="minorHAnsi"/>
          <w:sz w:val="22"/>
          <w:szCs w:val="22"/>
        </w:rPr>
        <w:t>IAEA</w:t>
      </w:r>
      <w:commentRangeEnd w:id="239"/>
      <w:r w:rsidRPr="00880E06" w:rsidR="00A947F2">
        <w:commentReference w:id="239"/>
      </w:r>
      <w:r w:rsidRPr="00FF4A57" w:rsidR="00A947F2">
        <w:rPr>
          <w:rFonts w:cstheme="minorHAnsi"/>
          <w:sz w:val="22"/>
          <w:szCs w:val="22"/>
        </w:rPr>
        <w:t>)</w:t>
      </w:r>
    </w:p>
    <w:p w:rsidRPr="00FF4A57" w:rsidR="009F7B1C" w:rsidP="00FF4A57" w:rsidRDefault="009F7B1C" w14:paraId="06E4A839" w14:textId="77777777">
      <w:pPr>
        <w:spacing w:line="259" w:lineRule="auto"/>
        <w:jc w:val="both"/>
        <w:rPr>
          <w:rFonts w:cstheme="minorHAnsi"/>
          <w:sz w:val="22"/>
          <w:szCs w:val="22"/>
        </w:rPr>
      </w:pPr>
    </w:p>
    <w:p w:rsidRPr="00FF4A57" w:rsidR="00A778AB" w:rsidP="44B7E274" w:rsidRDefault="00A778AB" w14:paraId="4F4C551A" w14:textId="07A192F1">
      <w:pPr>
        <w:pStyle w:val="Heading4"/>
        <w:numPr>
          <w:ilvl w:val="2"/>
          <w:numId w:val="8"/>
        </w:numPr>
        <w:spacing w:after="240" w:line="259" w:lineRule="auto"/>
        <w:jc w:val="both"/>
        <w:rPr>
          <w:rFonts w:asciiTheme="minorHAnsi" w:hAnsiTheme="minorHAnsi" w:cstheme="minorBidi"/>
          <w:sz w:val="22"/>
          <w:szCs w:val="22"/>
        </w:rPr>
      </w:pPr>
      <w:bookmarkStart w:name="_Toc973310766" w:id="240"/>
      <w:r w:rsidRPr="44B7E274">
        <w:rPr>
          <w:rFonts w:asciiTheme="minorHAnsi" w:hAnsiTheme="minorHAnsi" w:cstheme="minorBidi"/>
          <w:sz w:val="22"/>
          <w:szCs w:val="22"/>
        </w:rPr>
        <w:t>Scenario Thinking:</w:t>
      </w:r>
      <w:bookmarkEnd w:id="240"/>
      <w:r w:rsidRPr="44B7E274">
        <w:rPr>
          <w:rFonts w:asciiTheme="minorHAnsi" w:hAnsiTheme="minorHAnsi" w:cstheme="minorBidi"/>
          <w:sz w:val="22"/>
          <w:szCs w:val="22"/>
        </w:rPr>
        <w:t xml:space="preserve"> </w:t>
      </w:r>
    </w:p>
    <w:p w:rsidRPr="00880E06" w:rsidR="00A778AB" w:rsidP="00FF4A57" w:rsidRDefault="00880E06" w14:paraId="444F21AE" w14:textId="50532E71">
      <w:pPr>
        <w:spacing w:after="240" w:line="259" w:lineRule="auto"/>
        <w:jc w:val="both"/>
        <w:rPr>
          <w:rFonts w:cstheme="minorHAnsi"/>
          <w:sz w:val="22"/>
          <w:szCs w:val="22"/>
        </w:rPr>
      </w:pPr>
      <w:r w:rsidRPr="00880E06">
        <w:rPr>
          <w:rFonts w:cstheme="minorHAnsi"/>
          <w:sz w:val="22"/>
          <w:szCs w:val="22"/>
        </w:rPr>
        <w:t xml:space="preserve">Scenario </w:t>
      </w:r>
      <w:r w:rsidR="00DF4871">
        <w:rPr>
          <w:rFonts w:cstheme="minorHAnsi"/>
          <w:sz w:val="22"/>
          <w:szCs w:val="22"/>
        </w:rPr>
        <w:t>Thinking</w:t>
      </w:r>
      <w:r w:rsidRPr="00880E06">
        <w:rPr>
          <w:rFonts w:cstheme="minorHAnsi"/>
          <w:sz w:val="22"/>
          <w:szCs w:val="22"/>
        </w:rPr>
        <w:t xml:space="preserve"> is a qualitative method visualizing plausible futures, providing narratives about potential developments in a specific region or issue. It's designed to explore diverse future possibilities amidst uncertainty and engages stakeholders in envisioning sustainable development pathways. This approach addresses complexity, encourages stakeholder collaboration, supports quantitative analysis, and creates compelling narratives about achieving sustainable development goals. Utilizing participatory exercises, it generates qualitative storylines, engages stakeholders, integrates sustainable development dimensions, and identifies short-/medium-/long-term effects of </w:t>
      </w:r>
      <w:r w:rsidRPr="00880E06">
        <w:rPr>
          <w:rFonts w:cstheme="minorHAnsi"/>
          <w:sz w:val="22"/>
          <w:szCs w:val="22"/>
        </w:rPr>
        <w:lastRenderedPageBreak/>
        <w:t>interventions. The outcomes involve narratives envisioning potential pathways for sustainable development, aiding stakeholders in envisioning multiple futures and addressing complex problems, fostering collaboration, supporting quantitative analysis, and offering engaging narratives about sustainable societies</w:t>
      </w:r>
      <w:r w:rsidRPr="00880E06" w:rsidR="00A778AB">
        <w:rPr>
          <w:rFonts w:cstheme="minorHAnsi"/>
          <w:sz w:val="22"/>
          <w:szCs w:val="22"/>
        </w:rPr>
        <w:t xml:space="preserve"> (</w:t>
      </w:r>
      <w:commentRangeStart w:id="241"/>
      <w:r w:rsidRPr="00880E06" w:rsidR="00A778AB">
        <w:rPr>
          <w:rFonts w:cstheme="minorHAnsi"/>
          <w:sz w:val="22"/>
          <w:szCs w:val="22"/>
        </w:rPr>
        <w:t>UNESCAP, 2015</w:t>
      </w:r>
      <w:commentRangeEnd w:id="241"/>
      <w:r w:rsidRPr="00880E06" w:rsidR="00A778AB">
        <w:commentReference w:id="241"/>
      </w:r>
      <w:r w:rsidRPr="00880E06" w:rsidR="00A778AB">
        <w:rPr>
          <w:rFonts w:cstheme="minorHAnsi"/>
          <w:sz w:val="22"/>
          <w:szCs w:val="22"/>
        </w:rPr>
        <w:t>) (</w:t>
      </w:r>
      <w:commentRangeStart w:id="242"/>
      <w:r w:rsidRPr="00880E06" w:rsidR="00A778AB">
        <w:rPr>
          <w:rFonts w:cstheme="minorHAnsi"/>
          <w:sz w:val="22"/>
          <w:szCs w:val="22"/>
        </w:rPr>
        <w:t>SDGs UN, 2016</w:t>
      </w:r>
      <w:commentRangeEnd w:id="242"/>
      <w:r w:rsidRPr="00880E06" w:rsidR="00A778AB">
        <w:commentReference w:id="242"/>
      </w:r>
      <w:r w:rsidRPr="00880E06" w:rsidR="00A778AB">
        <w:rPr>
          <w:rFonts w:cstheme="minorHAnsi"/>
          <w:sz w:val="22"/>
          <w:szCs w:val="22"/>
        </w:rPr>
        <w:t>)</w:t>
      </w:r>
      <w:r w:rsidR="00DF4871">
        <w:rPr>
          <w:rFonts w:cstheme="minorHAnsi"/>
          <w:sz w:val="22"/>
          <w:szCs w:val="22"/>
        </w:rPr>
        <w:t>.</w:t>
      </w:r>
    </w:p>
    <w:p w:rsidRPr="00FF4A57" w:rsidR="00A778AB" w:rsidP="00FF4A57" w:rsidRDefault="00A778AB" w14:paraId="2ACBE242" w14:textId="77777777">
      <w:pPr>
        <w:spacing w:line="259" w:lineRule="auto"/>
        <w:jc w:val="both"/>
        <w:rPr>
          <w:rFonts w:cstheme="minorHAnsi"/>
          <w:sz w:val="22"/>
          <w:szCs w:val="22"/>
        </w:rPr>
      </w:pPr>
    </w:p>
    <w:p w:rsidRPr="00FF4A57" w:rsidR="004C408D" w:rsidP="44B7E274" w:rsidRDefault="004C408D" w14:paraId="4951442B" w14:textId="3876449C">
      <w:pPr>
        <w:pStyle w:val="Heading4"/>
        <w:numPr>
          <w:ilvl w:val="2"/>
          <w:numId w:val="8"/>
        </w:numPr>
        <w:spacing w:after="240" w:line="259" w:lineRule="auto"/>
        <w:jc w:val="both"/>
        <w:rPr>
          <w:rFonts w:asciiTheme="minorHAnsi" w:hAnsiTheme="minorHAnsi" w:cstheme="minorBidi"/>
          <w:sz w:val="22"/>
          <w:szCs w:val="22"/>
        </w:rPr>
      </w:pPr>
      <w:bookmarkStart w:name="_Toc972681756" w:id="243"/>
      <w:commentRangeStart w:id="244"/>
      <w:r w:rsidRPr="44B7E274">
        <w:rPr>
          <w:rFonts w:asciiTheme="minorHAnsi" w:hAnsiTheme="minorHAnsi" w:cstheme="minorBidi"/>
          <w:sz w:val="22"/>
          <w:szCs w:val="22"/>
        </w:rPr>
        <w:t>Theory of Change</w:t>
      </w:r>
      <w:bookmarkEnd w:id="243"/>
      <w:r w:rsidRPr="44B7E274">
        <w:rPr>
          <w:rFonts w:asciiTheme="minorHAnsi" w:hAnsiTheme="minorHAnsi" w:cstheme="minorBidi"/>
          <w:sz w:val="22"/>
          <w:szCs w:val="22"/>
        </w:rPr>
        <w:t xml:space="preserve"> </w:t>
      </w:r>
      <w:commentRangeEnd w:id="244"/>
      <w:r>
        <w:rPr>
          <w:rStyle w:val="CommentReference"/>
        </w:rPr>
        <w:commentReference w:id="244"/>
      </w:r>
    </w:p>
    <w:p w:rsidRPr="00FF4A57" w:rsidR="00EB5A3C" w:rsidP="00FF4A57" w:rsidRDefault="00EB5A3C" w14:paraId="52A3DD91" w14:textId="707801EA">
      <w:pPr>
        <w:spacing w:after="240" w:line="259" w:lineRule="auto"/>
        <w:jc w:val="both"/>
        <w:rPr>
          <w:rFonts w:cstheme="minorHAnsi"/>
          <w:sz w:val="22"/>
          <w:szCs w:val="22"/>
        </w:rPr>
      </w:pPr>
      <w:r w:rsidRPr="00EB5A3C">
        <w:rPr>
          <w:rFonts w:cstheme="minorHAnsi"/>
          <w:sz w:val="22"/>
          <w:szCs w:val="22"/>
        </w:rPr>
        <w:t>A Theory of Change method explains how interventions drive specific development changes based on causal analysis and evidence. It clarifies pathways from outputs to outcomes, aiding in planning and evaluating initiatives. This approach tackles complex problems, supports learning cycles, fosters partnerships, and acts as a concise communication tool. By outlining causal pathways, identifying needs and assumptions, and engaging partners, it helps understand and address underlying challenges.</w:t>
      </w:r>
      <w:r w:rsidRPr="00FF4A57">
        <w:rPr>
          <w:rFonts w:cstheme="minorHAnsi"/>
          <w:sz w:val="22"/>
          <w:szCs w:val="22"/>
        </w:rPr>
        <w:t xml:space="preserve"> When applied to SDGs, it helps in understanding the interconnections between actions and impacts, aiding in the planning and evaluation of initiatives. The Theory of Change methodology involves a consultative and evidence-based approach, focusing on continuous learning and improvement while ensuring clarity and quality in program design and implementation.</w:t>
      </w:r>
      <w:r>
        <w:rPr>
          <w:rFonts w:cstheme="minorHAnsi"/>
          <w:sz w:val="22"/>
          <w:szCs w:val="22"/>
        </w:rPr>
        <w:t xml:space="preserve"> </w:t>
      </w:r>
      <w:r w:rsidRPr="00EB5A3C">
        <w:rPr>
          <w:rFonts w:cstheme="minorHAnsi"/>
          <w:sz w:val="22"/>
          <w:szCs w:val="22"/>
        </w:rPr>
        <w:t>This method guides program design and fosters continuous learning and partnership development</w:t>
      </w:r>
      <w:r>
        <w:rPr>
          <w:rFonts w:cstheme="minorHAnsi"/>
          <w:sz w:val="22"/>
          <w:szCs w:val="22"/>
        </w:rPr>
        <w:t xml:space="preserve"> </w:t>
      </w:r>
      <w:r w:rsidRPr="00FF4A57">
        <w:rPr>
          <w:rFonts w:cstheme="minorHAnsi"/>
          <w:bCs/>
          <w:sz w:val="22"/>
          <w:szCs w:val="22"/>
        </w:rPr>
        <w:t>(</w:t>
      </w:r>
      <w:commentRangeStart w:id="245"/>
      <w:r w:rsidRPr="00FF4A57">
        <w:rPr>
          <w:rFonts w:cstheme="minorHAnsi"/>
          <w:bCs/>
          <w:sz w:val="22"/>
          <w:szCs w:val="22"/>
        </w:rPr>
        <w:t>UNEP, 2023</w:t>
      </w:r>
      <w:commentRangeEnd w:id="245"/>
      <w:r w:rsidRPr="00FF4A57">
        <w:rPr>
          <w:rStyle w:val="CommentReference"/>
          <w:rFonts w:cstheme="minorHAnsi"/>
          <w:sz w:val="22"/>
          <w:szCs w:val="22"/>
        </w:rPr>
        <w:commentReference w:id="245"/>
      </w:r>
      <w:r w:rsidRPr="00FF4A57">
        <w:rPr>
          <w:rFonts w:cstheme="minorHAnsi"/>
          <w:bCs/>
          <w:sz w:val="22"/>
          <w:szCs w:val="22"/>
        </w:rPr>
        <w:t>)(</w:t>
      </w:r>
      <w:commentRangeStart w:id="246"/>
      <w:r w:rsidRPr="00FF4A57">
        <w:rPr>
          <w:rFonts w:cstheme="minorHAnsi"/>
          <w:bCs/>
          <w:sz w:val="22"/>
          <w:szCs w:val="22"/>
        </w:rPr>
        <w:t>UNICEF</w:t>
      </w:r>
      <w:commentRangeEnd w:id="246"/>
      <w:r w:rsidRPr="00FF4A57">
        <w:rPr>
          <w:rStyle w:val="CommentReference"/>
          <w:rFonts w:cstheme="minorHAnsi"/>
          <w:sz w:val="22"/>
          <w:szCs w:val="22"/>
        </w:rPr>
        <w:commentReference w:id="246"/>
      </w:r>
      <w:r w:rsidRPr="00FF4A57">
        <w:rPr>
          <w:rFonts w:cstheme="minorHAnsi"/>
          <w:bCs/>
          <w:sz w:val="22"/>
          <w:szCs w:val="22"/>
        </w:rPr>
        <w:t>)(</w:t>
      </w:r>
      <w:commentRangeStart w:id="247"/>
      <w:r w:rsidRPr="00FF4A57">
        <w:rPr>
          <w:rFonts w:cstheme="minorHAnsi"/>
          <w:bCs/>
          <w:sz w:val="22"/>
          <w:szCs w:val="22"/>
        </w:rPr>
        <w:t>UNSDG</w:t>
      </w:r>
      <w:commentRangeEnd w:id="247"/>
      <w:r w:rsidRPr="00FF4A57">
        <w:rPr>
          <w:rStyle w:val="CommentReference"/>
          <w:rFonts w:cstheme="minorHAnsi"/>
          <w:sz w:val="22"/>
          <w:szCs w:val="22"/>
        </w:rPr>
        <w:commentReference w:id="247"/>
      </w:r>
      <w:r w:rsidRPr="00FF4A57">
        <w:rPr>
          <w:rFonts w:cstheme="minorHAnsi"/>
          <w:bCs/>
          <w:sz w:val="22"/>
          <w:szCs w:val="22"/>
        </w:rPr>
        <w:t>)</w:t>
      </w:r>
      <w:r>
        <w:rPr>
          <w:rFonts w:cstheme="minorHAnsi"/>
          <w:bCs/>
          <w:sz w:val="22"/>
          <w:szCs w:val="22"/>
        </w:rPr>
        <w:t>.</w:t>
      </w:r>
    </w:p>
    <w:p w:rsidR="00EB5A3C" w:rsidP="00FF4A57" w:rsidRDefault="00EB5A3C" w14:paraId="429F8F9B" w14:textId="7151BBA4">
      <w:pPr>
        <w:spacing w:after="240" w:line="259" w:lineRule="auto"/>
        <w:jc w:val="both"/>
        <w:rPr>
          <w:rFonts w:cstheme="minorHAnsi"/>
          <w:b/>
          <w:sz w:val="22"/>
          <w:szCs w:val="22"/>
        </w:rPr>
      </w:pPr>
      <w:commentRangeStart w:id="248"/>
      <w:r w:rsidRPr="00FF4A57">
        <w:rPr>
          <w:rFonts w:cstheme="minorHAnsi"/>
          <w:noProof/>
          <w:sz w:val="22"/>
          <w:szCs w:val="22"/>
        </w:rPr>
        <mc:AlternateContent>
          <mc:Choice Requires="wps">
            <w:drawing>
              <wp:inline distT="0" distB="0" distL="0" distR="0" wp14:anchorId="679881BB" wp14:editId="3B39D2BB">
                <wp:extent cx="5902036" cy="403761"/>
                <wp:effectExtent l="0" t="0" r="3810" b="0"/>
                <wp:docPr id="656227850" name="Caixa de Texto 30"/>
                <wp:cNvGraphicFramePr/>
                <a:graphic xmlns:a="http://schemas.openxmlformats.org/drawingml/2006/main">
                  <a:graphicData uri="http://schemas.microsoft.com/office/word/2010/wordprocessingShape">
                    <wps:wsp>
                      <wps:cNvSpPr txBox="1"/>
                      <wps:spPr>
                        <a:xfrm>
                          <a:off x="0" y="0"/>
                          <a:ext cx="5902036" cy="403761"/>
                        </a:xfrm>
                        <a:prstGeom prst="rect">
                          <a:avLst/>
                        </a:prstGeom>
                        <a:solidFill>
                          <a:schemeClr val="accent6">
                            <a:lumMod val="20000"/>
                            <a:lumOff val="80000"/>
                          </a:schemeClr>
                        </a:solidFill>
                        <a:ln w="6350">
                          <a:noFill/>
                        </a:ln>
                      </wps:spPr>
                      <wps:txbx>
                        <w:txbxContent>
                          <w:p w:rsidRPr="00924FC6" w:rsidR="008A2E3E" w:rsidP="00924FC6" w:rsidRDefault="008A2E3E" w14:paraId="76946CD2" w14:textId="661B0026">
                            <w:pPr>
                              <w:spacing w:after="240" w:line="259" w:lineRule="auto"/>
                              <w:jc w:val="both"/>
                              <w:rPr>
                                <w:rFonts w:cstheme="minorHAnsi"/>
                                <w:b/>
                                <w:sz w:val="22"/>
                                <w:szCs w:val="22"/>
                              </w:rPr>
                            </w:pPr>
                            <w:r w:rsidRPr="00924FC6">
                              <w:rPr>
                                <w:rFonts w:cstheme="minorHAnsi"/>
                                <w:b/>
                                <w:sz w:val="22"/>
                                <w:szCs w:val="22"/>
                              </w:rPr>
                              <w:t xml:space="preserve">Case Study: </w:t>
                            </w:r>
                            <w:proofErr w:type="spellStart"/>
                            <w:r w:rsidRPr="00924FC6">
                              <w:rPr>
                                <w:rFonts w:cstheme="minorHAnsi"/>
                                <w:b/>
                                <w:sz w:val="22"/>
                                <w:szCs w:val="22"/>
                              </w:rPr>
                              <w:t>Accès</w:t>
                            </w:r>
                            <w:proofErr w:type="spellEnd"/>
                            <w:r w:rsidRPr="00924FC6">
                              <w:rPr>
                                <w:rFonts w:cstheme="minorHAnsi"/>
                                <w:b/>
                                <w:sz w:val="22"/>
                                <w:szCs w:val="22"/>
                              </w:rPr>
                              <w:t xml:space="preserve"> aux services </w:t>
                            </w:r>
                            <w:proofErr w:type="spellStart"/>
                            <w:r w:rsidRPr="00924FC6">
                              <w:rPr>
                                <w:rFonts w:cstheme="minorHAnsi"/>
                                <w:b/>
                                <w:sz w:val="22"/>
                                <w:szCs w:val="22"/>
                              </w:rPr>
                              <w:t>énergétiques</w:t>
                            </w:r>
                            <w:proofErr w:type="spellEnd"/>
                            <w:r w:rsidRPr="00924FC6">
                              <w:rPr>
                                <w:rFonts w:cstheme="minorHAnsi"/>
                                <w:b/>
                                <w:sz w:val="22"/>
                                <w:szCs w:val="22"/>
                              </w:rPr>
                              <w:t>, Niger, UNDP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56" style="width:464.75pt;height:31.8pt;visibility:visible;mso-wrap-style:square;mso-left-percent:-10001;mso-top-percent:-10001;mso-position-horizontal:absolute;mso-position-horizontal-relative:char;mso-position-vertical:absolute;mso-position-vertical-relative:line;mso-left-percent:-10001;mso-top-percent:-10001;v-text-anchor:top"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" w14:anchorId="679881BB">
                <v:textbox>
                  <w:txbxContent>
                    <w:p w:rsidRPr="00924FC6" w:rsidR="008A2E3E" w:rsidP="00924FC6" w:rsidRDefault="008A2E3E" w14:paraId="76946CD2" w14:textId="661B0026">
                      <w:pPr>
                        <w:spacing w:after="240" w:line="259" w:lineRule="auto"/>
                        <w:jc w:val="both"/>
                        <w:rPr>
                          <w:rFonts w:cstheme="minorHAnsi"/>
                          <w:b/>
                          <w:sz w:val="22"/>
                          <w:szCs w:val="22"/>
                        </w:rPr>
                      </w:pPr>
                      <w:r w:rsidRPr="00924FC6">
                        <w:rPr>
                          <w:rFonts w:cstheme="minorHAnsi"/>
                          <w:b/>
                          <w:sz w:val="22"/>
                          <w:szCs w:val="22"/>
                        </w:rPr>
                        <w:t xml:space="preserve">Case Study: </w:t>
                      </w:r>
                      <w:proofErr w:type="spellStart"/>
                      <w:r w:rsidRPr="00924FC6">
                        <w:rPr>
                          <w:rFonts w:cstheme="minorHAnsi"/>
                          <w:b/>
                          <w:sz w:val="22"/>
                          <w:szCs w:val="22"/>
                        </w:rPr>
                        <w:t>Accès</w:t>
                      </w:r>
                      <w:proofErr w:type="spellEnd"/>
                      <w:r w:rsidRPr="00924FC6">
                        <w:rPr>
                          <w:rFonts w:cstheme="minorHAnsi"/>
                          <w:b/>
                          <w:sz w:val="22"/>
                          <w:szCs w:val="22"/>
                        </w:rPr>
                        <w:t xml:space="preserve"> aux services </w:t>
                      </w:r>
                      <w:proofErr w:type="spellStart"/>
                      <w:r w:rsidRPr="00924FC6">
                        <w:rPr>
                          <w:rFonts w:cstheme="minorHAnsi"/>
                          <w:b/>
                          <w:sz w:val="22"/>
                          <w:szCs w:val="22"/>
                        </w:rPr>
                        <w:t>énergétiques</w:t>
                      </w:r>
                      <w:proofErr w:type="spellEnd"/>
                      <w:r w:rsidRPr="00924FC6">
                        <w:rPr>
                          <w:rFonts w:cstheme="minorHAnsi"/>
                          <w:b/>
                          <w:sz w:val="22"/>
                          <w:szCs w:val="22"/>
                        </w:rPr>
                        <w:t>, Niger, UNDP</w:t>
                      </w:r>
                    </w:p>
                  </w:txbxContent>
                </v:textbox>
                <w10:anchorlock/>
              </v:shape>
            </w:pict>
          </mc:Fallback>
        </mc:AlternateContent>
      </w:r>
      <w:commentRangeEnd w:id="248"/>
      <w:r>
        <w:rPr>
          <w:rStyle w:val="CommentReference"/>
        </w:rPr>
        <w:commentReference w:id="248"/>
      </w:r>
    </w:p>
    <w:p w:rsidRPr="00FF4A57" w:rsidR="001C4EE8" w:rsidP="00FF4A57" w:rsidRDefault="001C4EE8" w14:paraId="378B58A5" w14:textId="77777777">
      <w:pPr>
        <w:spacing w:after="240" w:line="259" w:lineRule="auto"/>
        <w:jc w:val="both"/>
        <w:rPr>
          <w:rFonts w:cstheme="minorHAnsi"/>
          <w:b/>
          <w:bCs/>
          <w:sz w:val="22"/>
          <w:szCs w:val="22"/>
        </w:rPr>
      </w:pPr>
    </w:p>
    <w:p w:rsidRPr="00FF4A57" w:rsidR="00A778AB" w:rsidP="44B7E274" w:rsidRDefault="005A40D9" w14:paraId="4374327E" w14:textId="7FB0E727">
      <w:pPr>
        <w:pStyle w:val="Heading4"/>
        <w:numPr>
          <w:ilvl w:val="2"/>
          <w:numId w:val="8"/>
        </w:numPr>
        <w:spacing w:after="240" w:line="259" w:lineRule="auto"/>
        <w:jc w:val="both"/>
        <w:rPr>
          <w:rFonts w:asciiTheme="minorHAnsi" w:hAnsiTheme="minorHAnsi" w:cstheme="minorBidi"/>
          <w:sz w:val="22"/>
          <w:szCs w:val="22"/>
        </w:rPr>
      </w:pPr>
      <w:bookmarkStart w:name="_Toc1367006142" w:id="249"/>
      <w:r w:rsidRPr="44B7E274">
        <w:rPr>
          <w:rFonts w:asciiTheme="minorHAnsi" w:hAnsiTheme="minorHAnsi" w:cstheme="minorBidi"/>
          <w:sz w:val="22"/>
          <w:szCs w:val="22"/>
        </w:rPr>
        <w:t xml:space="preserve">Digital Intelligence: </w:t>
      </w:r>
      <w:r w:rsidRPr="44B7E274" w:rsidR="00A778AB">
        <w:rPr>
          <w:rFonts w:asciiTheme="minorHAnsi" w:hAnsiTheme="minorHAnsi" w:cstheme="minorBidi"/>
          <w:sz w:val="22"/>
          <w:szCs w:val="22"/>
        </w:rPr>
        <w:t>Machine Learning, Deep Learning and Artificial Intelligence</w:t>
      </w:r>
      <w:bookmarkEnd w:id="249"/>
    </w:p>
    <w:p w:rsidR="00EB5A3C" w:rsidP="00FF4A57" w:rsidRDefault="00EB5A3C" w14:paraId="6C339FF5" w14:textId="77777777">
      <w:pPr>
        <w:spacing w:line="259" w:lineRule="auto"/>
        <w:jc w:val="both"/>
        <w:rPr>
          <w:rFonts w:cstheme="minorHAnsi"/>
          <w:sz w:val="22"/>
          <w:szCs w:val="22"/>
        </w:rPr>
      </w:pPr>
      <w:r w:rsidRPr="00FF4A57">
        <w:rPr>
          <w:rFonts w:cstheme="minorHAnsi"/>
          <w:noProof/>
          <w:sz w:val="22"/>
          <w:szCs w:val="22"/>
        </w:rPr>
        <mc:AlternateContent>
          <mc:Choice Requires="wps">
            <w:drawing>
              <wp:inline distT="0" distB="0" distL="0" distR="0" wp14:anchorId="0AC3DEC7" wp14:editId="27B1D166">
                <wp:extent cx="5902036" cy="1971304"/>
                <wp:effectExtent l="0" t="0" r="3810" b="0"/>
                <wp:docPr id="656227851" name="Caixa de Texto 30"/>
                <wp:cNvGraphicFramePr/>
                <a:graphic xmlns:a="http://schemas.openxmlformats.org/drawingml/2006/main">
                  <a:graphicData uri="http://schemas.microsoft.com/office/word/2010/wordprocessingShape">
                    <wps:wsp>
                      <wps:cNvSpPr txBox="1"/>
                      <wps:spPr>
                        <a:xfrm>
                          <a:off x="0" y="0"/>
                          <a:ext cx="5902036" cy="1971304"/>
                        </a:xfrm>
                        <a:prstGeom prst="rect">
                          <a:avLst/>
                        </a:prstGeom>
                        <a:solidFill>
                          <a:schemeClr val="accent6">
                            <a:lumMod val="20000"/>
                            <a:lumOff val="80000"/>
                          </a:schemeClr>
                        </a:solidFill>
                        <a:ln w="6350">
                          <a:noFill/>
                        </a:ln>
                      </wps:spPr>
                      <wps:txbx>
                        <w:txbxContent>
                          <w:p w:rsidRPr="00924FC6" w:rsidR="008A2E3E" w:rsidP="00924FC6" w:rsidRDefault="008A2E3E" w14:paraId="1F3598E9" w14:textId="77777777">
                            <w:pPr>
                              <w:spacing w:after="240" w:line="259" w:lineRule="auto"/>
                              <w:jc w:val="both"/>
                              <w:rPr>
                                <w:rFonts w:cstheme="minorHAnsi"/>
                                <w:b/>
                                <w:sz w:val="22"/>
                                <w:szCs w:val="22"/>
                              </w:rPr>
                            </w:pPr>
                            <w:r w:rsidRPr="00924FC6">
                              <w:rPr>
                                <w:rFonts w:cstheme="minorHAnsi"/>
                                <w:b/>
                                <w:sz w:val="22"/>
                                <w:szCs w:val="22"/>
                              </w:rPr>
                              <w:t>Tool: Energy Moonshot AI Data Platform (UNDP)</w:t>
                            </w:r>
                          </w:p>
                          <w:p w:rsidRPr="00EB5A3C" w:rsidR="008A2E3E" w:rsidP="00EB5A3C" w:rsidRDefault="008A2E3E" w14:paraId="7BAD6734" w14:textId="65D55D07">
                            <w:pPr>
                              <w:spacing w:after="240" w:line="259" w:lineRule="auto"/>
                              <w:jc w:val="both"/>
                              <w:rPr>
                                <w:rFonts w:cstheme="minorHAnsi"/>
                                <w:sz w:val="22"/>
                                <w:szCs w:val="22"/>
                              </w:rPr>
                            </w:pPr>
                            <w:r w:rsidRPr="00EB5A3C">
                              <w:rPr>
                                <w:rFonts w:cstheme="minorHAnsi"/>
                                <w:sz w:val="22"/>
                                <w:szCs w:val="22"/>
                              </w:rPr>
                              <w:t>To bring clean energy to 500 million more people by 2025 and drive the shift to renewables, a fresh approach is vital. The Energy Moonshot AI Data Platform is breaking new ground, combining AI and geospatial data to offer unparalleled insights for energy projects worldwide. This tool empowers local action, tapping into global innovation. Refined by using cutting-edge technology, like Large Language Models, it supports technical officers and development efforts by providing energy insights. Automation features optimize project monitoring and reporting, offering live beneficiary updates. Through collaboration, this platform aims to seamlessly integrate AI advancements into energy policy and planning.</w:t>
                            </w:r>
                          </w:p>
                          <w:p w:rsidRPr="00375F98" w:rsidR="008A2E3E" w:rsidP="00EB5A3C" w:rsidRDefault="008A2E3E" w14:paraId="0AFB0873" w14:textId="5B7FD89A"/>
                          <w:p w:rsidRPr="00375F98" w:rsidR="008A2E3E" w:rsidP="00EB5A3C" w:rsidRDefault="008A2E3E" w14:paraId="52A567F5"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57" style="width:464.75pt;height:155.2pt;visibility:visible;mso-wrap-style:square;mso-left-percent:-10001;mso-top-percent:-10001;mso-position-horizontal:absolute;mso-position-horizontal-relative:char;mso-position-vertical:absolute;mso-position-vertical-relative:line;mso-left-percent:-10001;mso-top-percent:-10001;v-text-anchor:top"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" w14:anchorId="0AC3DEC7">
                <v:textbox>
                  <w:txbxContent>
                    <w:p w:rsidRPr="00924FC6" w:rsidR="008A2E3E" w:rsidP="00924FC6" w:rsidRDefault="008A2E3E" w14:paraId="1F3598E9" w14:textId="77777777">
                      <w:pPr>
                        <w:spacing w:after="240" w:line="259" w:lineRule="auto"/>
                        <w:jc w:val="both"/>
                        <w:rPr>
                          <w:rFonts w:cstheme="minorHAnsi"/>
                          <w:b/>
                          <w:sz w:val="22"/>
                          <w:szCs w:val="22"/>
                        </w:rPr>
                      </w:pPr>
                      <w:r w:rsidRPr="00924FC6">
                        <w:rPr>
                          <w:rFonts w:cstheme="minorHAnsi"/>
                          <w:b/>
                          <w:sz w:val="22"/>
                          <w:szCs w:val="22"/>
                        </w:rPr>
                        <w:t>Tool: Energy Moonshot AI Data Platform (UNDP)</w:t>
                      </w:r>
                    </w:p>
                    <w:p w:rsidRPr="00EB5A3C" w:rsidR="008A2E3E" w:rsidP="00EB5A3C" w:rsidRDefault="008A2E3E" w14:paraId="7BAD6734" w14:textId="65D55D07">
                      <w:pPr>
                        <w:spacing w:after="240" w:line="259" w:lineRule="auto"/>
                        <w:jc w:val="both"/>
                        <w:rPr>
                          <w:rFonts w:cstheme="minorHAnsi"/>
                          <w:sz w:val="22"/>
                          <w:szCs w:val="22"/>
                        </w:rPr>
                      </w:pPr>
                      <w:r w:rsidRPr="00EB5A3C">
                        <w:rPr>
                          <w:rFonts w:cstheme="minorHAnsi"/>
                          <w:sz w:val="22"/>
                          <w:szCs w:val="22"/>
                        </w:rPr>
                        <w:t>To bring clean energy to 500 million more people by 2025 and drive the shift to renewables, a fresh approach is vital. The Energy Moonshot AI Data Platform is breaking new ground, combining AI and geospatial data to offer unparalleled insights for energy projects worldwide. This tool empowers local action, tapping into global innovation. Refined by using cutting-edge technology, like Large Language Models, it supports technical officers and development efforts by providing energy insights. Automation features optimize project monitoring and reporting, offering live beneficiary updates. Through collaboration, this platform aims to seamlessly integrate AI advancements into energy policy and planning.</w:t>
                      </w:r>
                    </w:p>
                    <w:p w:rsidRPr="00375F98" w:rsidR="008A2E3E" w:rsidP="00EB5A3C" w:rsidRDefault="008A2E3E" w14:paraId="0AFB0873" w14:textId="5B7FD89A"/>
                    <w:p w:rsidRPr="00375F98" w:rsidR="008A2E3E" w:rsidP="00EB5A3C" w:rsidRDefault="008A2E3E" w14:paraId="52A567F5" w14:textId="77777777"/>
                  </w:txbxContent>
                </v:textbox>
                <w10:anchorlock/>
              </v:shape>
            </w:pict>
          </mc:Fallback>
        </mc:AlternateContent>
      </w:r>
    </w:p>
    <w:p w:rsidR="00EB5A3C" w:rsidP="00FF4A57" w:rsidRDefault="00EB5A3C" w14:paraId="0C22987E" w14:textId="77777777">
      <w:pPr>
        <w:spacing w:line="259" w:lineRule="auto"/>
        <w:jc w:val="both"/>
        <w:rPr>
          <w:rFonts w:cstheme="minorHAnsi"/>
          <w:sz w:val="22"/>
          <w:szCs w:val="22"/>
        </w:rPr>
      </w:pPr>
    </w:p>
    <w:p w:rsidR="003E5E60" w:rsidP="00FF4A57" w:rsidRDefault="00EB5A3C" w14:paraId="77D65466" w14:textId="323FA505">
      <w:pPr>
        <w:spacing w:line="259" w:lineRule="auto"/>
        <w:jc w:val="both"/>
        <w:rPr>
          <w:rFonts w:eastAsiaTheme="majorEastAsia" w:cstheme="minorHAnsi"/>
          <w:sz w:val="22"/>
          <w:szCs w:val="22"/>
        </w:rPr>
      </w:pPr>
      <w:commentRangeStart w:id="250"/>
      <w:r w:rsidRPr="00FF4A57">
        <w:rPr>
          <w:rFonts w:cstheme="minorHAnsi"/>
          <w:noProof/>
          <w:sz w:val="22"/>
          <w:szCs w:val="22"/>
        </w:rPr>
        <w:lastRenderedPageBreak/>
        <mc:AlternateContent>
          <mc:Choice Requires="wps">
            <w:drawing>
              <wp:inline distT="0" distB="0" distL="0" distR="0" wp14:anchorId="7C227D5A" wp14:editId="35545B0D">
                <wp:extent cx="5902036" cy="2315688"/>
                <wp:effectExtent l="0" t="0" r="3810" b="8890"/>
                <wp:docPr id="656227852" name="Caixa de Texto 30"/>
                <wp:cNvGraphicFramePr/>
                <a:graphic xmlns:a="http://schemas.openxmlformats.org/drawingml/2006/main">
                  <a:graphicData uri="http://schemas.microsoft.com/office/word/2010/wordprocessingShape">
                    <wps:wsp>
                      <wps:cNvSpPr txBox="1"/>
                      <wps:spPr>
                        <a:xfrm>
                          <a:off x="0" y="0"/>
                          <a:ext cx="5902036" cy="2315688"/>
                        </a:xfrm>
                        <a:prstGeom prst="rect">
                          <a:avLst/>
                        </a:prstGeom>
                        <a:solidFill>
                          <a:schemeClr val="accent6">
                            <a:lumMod val="20000"/>
                            <a:lumOff val="80000"/>
                          </a:schemeClr>
                        </a:solidFill>
                        <a:ln w="6350">
                          <a:noFill/>
                        </a:ln>
                      </wps:spPr>
                      <wps:txbx>
                        <w:txbxContent>
                          <w:p w:rsidRPr="00EB5A3C" w:rsidR="008A2E3E" w:rsidP="00EB5A3C" w:rsidRDefault="008A2E3E" w14:paraId="44767538" w14:textId="137D7D73">
                            <w:pPr>
                              <w:spacing w:after="240" w:line="259" w:lineRule="auto"/>
                              <w:jc w:val="both"/>
                              <w:rPr>
                                <w:rFonts w:cstheme="minorHAnsi"/>
                                <w:b/>
                                <w:sz w:val="22"/>
                                <w:szCs w:val="22"/>
                              </w:rPr>
                            </w:pPr>
                            <w:r w:rsidRPr="00EB5A3C">
                              <w:rPr>
                                <w:rFonts w:cstheme="minorHAnsi"/>
                                <w:b/>
                                <w:sz w:val="22"/>
                                <w:szCs w:val="22"/>
                              </w:rPr>
                              <w:t>Tool: SDG Push Diagnostic (UNDP)</w:t>
                            </w:r>
                          </w:p>
                          <w:p w:rsidRPr="00EB5A3C" w:rsidR="008A2E3E" w:rsidP="00EB5A3C" w:rsidRDefault="008A2E3E" w14:paraId="55880C7E" w14:textId="1C7EA009">
                            <w:pPr>
                              <w:spacing w:after="240" w:line="259" w:lineRule="auto"/>
                              <w:jc w:val="both"/>
                              <w:rPr>
                                <w:rFonts w:cstheme="minorHAnsi"/>
                                <w:sz w:val="22"/>
                                <w:szCs w:val="22"/>
                              </w:rPr>
                            </w:pPr>
                            <w:r w:rsidRPr="00EB5A3C">
                              <w:rPr>
                                <w:rFonts w:cstheme="minorHAnsi"/>
                                <w:sz w:val="22"/>
                                <w:szCs w:val="22"/>
                              </w:rPr>
                              <w:t>The UNDP's SDG Push initiative aims to drive COVID-recovery by exploring pathways toward achieving the SDGs by 2030. Their SDG Push Diagnostic offers reports from 94 countries, presenting development landscapes and policy choices made within fiscal constraints. This dynamic visualization tool integrates multiple data sources to analyze SDG trends, national priorities, and interlinkages, outlining potential pathways beyond 2030. It provides insights into challenges, growth trajectories, environmental sustainability, and inclusiveness (SDG Moment), aligns national priorities with SDGs using machine learning (Trends &amp; Priorities), maps synergies and trade-offs for policy pathways (SDG Interlinkages), and offers fiscal insights and stimulus options for progress acceleration (Finance &amp; Stimulus). This comprehensive approach leverages data, AI, and systems intelligence to support countries in accelerating progress toward the SDGs</w:t>
                            </w:r>
                          </w:p>
                          <w:p w:rsidRPr="00375F98" w:rsidR="008A2E3E" w:rsidP="00EB5A3C" w:rsidRDefault="008A2E3E" w14:paraId="5F5424CC"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58" style="width:464.75pt;height:182.35pt;visibility:visible;mso-wrap-style:square;mso-left-percent:-10001;mso-top-percent:-10001;mso-position-horizontal:absolute;mso-position-horizontal-relative:char;mso-position-vertical:absolute;mso-position-vertical-relative:line;mso-left-percent:-10001;mso-top-percent:-10001;v-text-anchor:top"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" w14:anchorId="7C227D5A">
                <v:textbox>
                  <w:txbxContent>
                    <w:p w:rsidRPr="00EB5A3C" w:rsidR="008A2E3E" w:rsidP="00EB5A3C" w:rsidRDefault="008A2E3E" w14:paraId="44767538" w14:textId="137D7D73">
                      <w:pPr>
                        <w:spacing w:after="240" w:line="259" w:lineRule="auto"/>
                        <w:jc w:val="both"/>
                        <w:rPr>
                          <w:rFonts w:cstheme="minorHAnsi"/>
                          <w:b/>
                          <w:sz w:val="22"/>
                          <w:szCs w:val="22"/>
                        </w:rPr>
                      </w:pPr>
                      <w:r w:rsidRPr="00EB5A3C">
                        <w:rPr>
                          <w:rFonts w:cstheme="minorHAnsi"/>
                          <w:b/>
                          <w:sz w:val="22"/>
                          <w:szCs w:val="22"/>
                        </w:rPr>
                        <w:t>Tool: SDG Push Diagnostic (UNDP)</w:t>
                      </w:r>
                    </w:p>
                    <w:p w:rsidRPr="00EB5A3C" w:rsidR="008A2E3E" w:rsidP="00EB5A3C" w:rsidRDefault="008A2E3E" w14:paraId="55880C7E" w14:textId="1C7EA009">
                      <w:pPr>
                        <w:spacing w:after="240" w:line="259" w:lineRule="auto"/>
                        <w:jc w:val="both"/>
                        <w:rPr>
                          <w:rFonts w:cstheme="minorHAnsi"/>
                          <w:sz w:val="22"/>
                          <w:szCs w:val="22"/>
                        </w:rPr>
                      </w:pPr>
                      <w:r w:rsidRPr="00EB5A3C">
                        <w:rPr>
                          <w:rFonts w:cstheme="minorHAnsi"/>
                          <w:sz w:val="22"/>
                          <w:szCs w:val="22"/>
                        </w:rPr>
                        <w:t>The UNDP's SDG Push initiative aims to drive COVID-recovery by exploring pathways toward achieving the SDGs by 2030. Their SDG Push Diagnostic offers reports from 94 countries, presenting development landscapes and policy choices made within fiscal constraints. This dynamic visualization tool integrates multiple data sources to analyze SDG trends, national priorities, and interlinkages, outlining potential pathways beyond 2030. It provides insights into challenges, growth trajectories, environmental sustainability, and inclusiveness (SDG Moment), aligns national priorities with SDGs using machine learning (Trends &amp; Priorities), maps synergies and trade-offs for policy pathways (SDG Interlinkages), and offers fiscal insights and stimulus options for progress acceleration (Finance &amp; Stimulus). This comprehensive approach leverages data, AI, and systems intelligence to support countries in accelerating progress toward the SDGs</w:t>
                      </w:r>
                    </w:p>
                    <w:p w:rsidRPr="00375F98" w:rsidR="008A2E3E" w:rsidP="00EB5A3C" w:rsidRDefault="008A2E3E" w14:paraId="5F5424CC" w14:textId="77777777"/>
                  </w:txbxContent>
                </v:textbox>
                <w10:anchorlock/>
              </v:shape>
            </w:pict>
          </mc:Fallback>
        </mc:AlternateContent>
      </w:r>
      <w:commentRangeEnd w:id="250"/>
      <w:r>
        <w:rPr>
          <w:rStyle w:val="CommentReference"/>
        </w:rPr>
        <w:commentReference w:id="250"/>
      </w:r>
    </w:p>
    <w:p w:rsidR="00EB5A3C" w:rsidP="00FF4A57" w:rsidRDefault="00EB5A3C" w14:paraId="4EAA7214" w14:textId="7BE74B1E">
      <w:pPr>
        <w:spacing w:line="259" w:lineRule="auto"/>
        <w:jc w:val="both"/>
        <w:rPr>
          <w:rFonts w:eastAsiaTheme="majorEastAsia" w:cstheme="minorHAnsi"/>
          <w:sz w:val="22"/>
          <w:szCs w:val="22"/>
        </w:rPr>
      </w:pPr>
    </w:p>
    <w:p w:rsidRPr="00FF4A57" w:rsidR="00EB5A3C" w:rsidP="592E2D9C" w:rsidRDefault="00EB5A3C" w14:paraId="7339C6A4" w14:textId="2AF7EFB4">
      <w:pPr>
        <w:spacing w:line="259" w:lineRule="auto"/>
        <w:jc w:val="both"/>
        <w:rPr>
          <w:rFonts w:eastAsiaTheme="majorEastAsia"/>
          <w:sz w:val="22"/>
          <w:szCs w:val="22"/>
        </w:rPr>
      </w:pPr>
      <w:r>
        <w:rPr>
          <w:noProof/>
        </w:rPr>
        <mc:AlternateContent>
          <mc:Choice Requires="wps">
            <w:drawing>
              <wp:inline distT="0" distB="0" distL="0" distR="0" wp14:anchorId="1E721EE8" wp14:editId="051B02D3">
                <wp:extent cx="5949315" cy="3378835"/>
                <wp:effectExtent l="0" t="0" r="13335" b="12065"/>
                <wp:docPr id="24955366" name="Rectangle 1"/>
                <wp:cNvGraphicFramePr/>
                <a:graphic xmlns:a="http://schemas.openxmlformats.org/drawingml/2006/main">
                  <a:graphicData uri="http://schemas.microsoft.com/office/word/2010/wordprocessingShape">
                    <wps:wsp>
                      <wps:cNvSpPr/>
                      <wps:spPr>
                        <a:xfrm>
                          <a:off x="0" y="0"/>
                          <a:ext cx="5949315" cy="3378835"/>
                        </a:xfrm>
                        <a:prstGeom prst="rect">
                          <a:avLst/>
                        </a:prstGeom>
                        <a:solidFill>
                          <a:schemeClr val="accent6">
                            <a:lumMod val="60000"/>
                            <a:lumOff val="40000"/>
                          </a:schemeClr>
                        </a:solidFill>
                        <a:ln>
                          <a:solidFill>
                            <a:srgbClr val="000000"/>
                          </a:solidFill>
                        </a:ln>
                      </wps:spPr>
                      <wps:txbx>
                        <w:txbxContent>
                          <w:p w:rsidR="003D7D47" w:rsidP="00511314" w:rsidRDefault="00000000" w14:paraId="2634F7C5" w14:textId="77777777">
                            <w:pPr>
                              <w:spacing w:line="256" w:lineRule="auto"/>
                              <w:jc w:val="center"/>
                              <w:rPr>
                                <w:rFonts w:ascii="Calibri" w:hAnsi="Calibri" w:cs="Calibri"/>
                                <w:b/>
                                <w:bCs/>
                                <w:kern w:val="0"/>
                                <w14:ligatures w14:val="none"/>
                              </w:rPr>
                            </w:pPr>
                            <w:r>
                              <w:rPr>
                                <w:rFonts w:ascii="Calibri" w:hAnsi="Calibri" w:cs="Calibri"/>
                                <w:b/>
                                <w:bCs/>
                              </w:rPr>
                              <w:t>TAKE-HOME MESSAGES</w:t>
                            </w:r>
                          </w:p>
                          <w:p w:rsidR="003D7D47" w:rsidP="00511314" w:rsidRDefault="00000000" w14:paraId="5911FF5B" w14:textId="77777777">
                            <w:pPr>
                              <w:spacing w:line="256" w:lineRule="auto"/>
                              <w:rPr>
                                <w:rFonts w:ascii="Calibri" w:hAnsi="Calibri" w:cs="Calibri"/>
                              </w:rPr>
                            </w:pPr>
                            <w:r>
                              <w:rPr>
                                <w:rFonts w:ascii="Calibri" w:hAnsi="Calibri" w:cs="Calibri"/>
                              </w:rPr>
                              <w:t>•</w:t>
                            </w:r>
                            <w:r>
                              <w:rPr>
                                <w:rFonts w:ascii="Calibri" w:hAnsi="Calibri" w:cs="Calibri"/>
                              </w:rPr>
                              <w:tab/>
                              <w:t>Four approaches can revolutionize the way projects are designed, implemented, and evaluated, simultaneously addressing the world's primary challenges. System thinking views issues as interconnected systems rather than isolated parts, allowing a holistic understanding of the problems. Gender mainstreaming is the recipe for gender equality, necessitating the consideration of gender as an analytical variable throughout the project</w:t>
                            </w:r>
                            <w:r>
                              <w:rPr>
                                <w:rFonts w:ascii="Calibri" w:hAnsi="Calibri" w:cs="Calibri"/>
                                <w:color w:val="000000"/>
                              </w:rPr>
                              <w:t xml:space="preserve">, program or policy </w:t>
                            </w:r>
                            <w:r>
                              <w:rPr>
                                <w:rFonts w:ascii="Calibri" w:hAnsi="Calibri" w:cs="Calibri"/>
                              </w:rPr>
                              <w:t>cycle. A human rights-based approach ensures the fulfillment of people-centered goals, shifting the focus from basic needs to rights. The portfolio approach involves developing an interconnected network of interventions instead of isolated projects, promoting synergetic solutions and ensuring adaptability to uncertainties and resilience.</w:t>
                            </w:r>
                          </w:p>
                          <w:p w:rsidR="003D7D47" w:rsidP="00511314" w:rsidRDefault="00000000" w14:paraId="227E2824" w14:textId="77777777">
                            <w:pPr>
                              <w:spacing w:line="256" w:lineRule="auto"/>
                              <w:rPr>
                                <w:rFonts w:ascii="Calibri" w:hAnsi="Calibri" w:cs="Calibri"/>
                              </w:rPr>
                            </w:pPr>
                            <w:r>
                              <w:rPr>
                                <w:rFonts w:ascii="Calibri" w:hAnsi="Calibri" w:cs="Calibri"/>
                              </w:rPr>
                              <w:t>•</w:t>
                            </w:r>
                            <w:r>
                              <w:rPr>
                                <w:rFonts w:ascii="Calibri" w:hAnsi="Calibri" w:cs="Calibri"/>
                              </w:rPr>
                              <w:tab/>
                              <w:t>Methods and tools serve as the operational backbone for nexus projects: Water-energy-food nexus methods are crucial for advancing water, food, and energy security simultaneously; Life cycle assessments allow viewing the entire system cycle for sustainable decision-making; Multi-criteria tools enable balancing conflicting criteria in the decision-making process, incorporating stakeholder perspectives; Scenario thinking visualizes the impacts of decisions; Theory of change articulates the steps driving desired changes; and Digital intelligence emerges as the tool for big data-driven decision-making, allowing accurate predictions and data patterns identification.</w:t>
                            </w:r>
                          </w:p>
                        </w:txbxContent>
                      </wps:txbx>
                      <wps:bodyPr anchor="t"/>
                    </wps:wsp>
                  </a:graphicData>
                </a:graphic>
              </wp:inline>
            </w:drawing>
          </mc:Choice>
          <mc:Fallback>
            <w:pict>
              <v:rect id="_x0000_s1059" style="width:468.45pt;height:266.05pt;visibility:visible;mso-wrap-style:square;mso-left-percent:-10001;mso-top-percent:-10001;mso-position-horizontal:absolute;mso-position-horizontal-relative:char;mso-position-vertical:absolute;mso-position-vertical-relative:line;mso-left-percent:-10001;mso-top-percent:-10001;v-text-anchor:top" fillcolor="#a8d08d [1945]" w14:anchorId="1E721E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">
                <v:textbox>
                  <w:txbxContent>
                    <w:p w:rsidR="003D7D47" w:rsidP="00511314" w:rsidRDefault="00000000" w14:paraId="2634F7C5" w14:textId="77777777">
                      <w:pPr>
                        <w:spacing w:line="256" w:lineRule="auto"/>
                        <w:jc w:val="center"/>
                        <w:rPr>
                          <w:rFonts w:ascii="Calibri" w:hAnsi="Calibri" w:cs="Calibri"/>
                          <w:b/>
                          <w:bCs/>
                          <w:kern w:val="0"/>
                          <w14:ligatures w14:val="none"/>
                        </w:rPr>
                      </w:pPr>
                      <w:r>
                        <w:rPr>
                          <w:rFonts w:ascii="Calibri" w:hAnsi="Calibri" w:cs="Calibri"/>
                          <w:b/>
                          <w:bCs/>
                        </w:rPr>
                        <w:t>TAKE-HOME MESSAGES</w:t>
                      </w:r>
                    </w:p>
                    <w:p w:rsidR="003D7D47" w:rsidP="00511314" w:rsidRDefault="00000000" w14:paraId="5911FF5B" w14:textId="77777777">
                      <w:pPr>
                        <w:spacing w:line="256" w:lineRule="auto"/>
                        <w:rPr>
                          <w:rFonts w:ascii="Calibri" w:hAnsi="Calibri" w:cs="Calibri"/>
                        </w:rPr>
                      </w:pPr>
                      <w:r>
                        <w:rPr>
                          <w:rFonts w:ascii="Calibri" w:hAnsi="Calibri" w:cs="Calibri"/>
                        </w:rPr>
                        <w:t>•</w:t>
                      </w:r>
                      <w:r>
                        <w:rPr>
                          <w:rFonts w:ascii="Calibri" w:hAnsi="Calibri" w:cs="Calibri"/>
                        </w:rPr>
                        <w:tab/>
                        <w:t>Four approaches can revolutionize the way projects are designed, implemented, and evaluated, simultaneously addressing the world's primary challenges. System thinking views issues as interconnected systems rather than isolated parts, allowing a holistic understanding of the problems. Gender mainstreaming is the recipe for gender equality, necessitating the consideration of gender as an analytical variable throughout the project</w:t>
                      </w:r>
                      <w:r>
                        <w:rPr>
                          <w:rFonts w:ascii="Calibri" w:hAnsi="Calibri" w:cs="Calibri"/>
                          <w:color w:val="000000"/>
                        </w:rPr>
                        <w:t xml:space="preserve">, program or policy </w:t>
                      </w:r>
                      <w:r>
                        <w:rPr>
                          <w:rFonts w:ascii="Calibri" w:hAnsi="Calibri" w:cs="Calibri"/>
                        </w:rPr>
                        <w:t>cycle. A human rights-based approach ensures the fulfillment of people-centered goals, shifting the focus from basic needs to rights. The portfolio approach involves developing an interconnected network of interventions instead of isolated projects, promoting synergetic solutions and ensuring adaptability to uncertainties and resilience.</w:t>
                      </w:r>
                    </w:p>
                    <w:p w:rsidR="003D7D47" w:rsidP="00511314" w:rsidRDefault="00000000" w14:paraId="227E2824" w14:textId="77777777">
                      <w:pPr>
                        <w:spacing w:line="256" w:lineRule="auto"/>
                        <w:rPr>
                          <w:rFonts w:ascii="Calibri" w:hAnsi="Calibri" w:cs="Calibri"/>
                        </w:rPr>
                      </w:pPr>
                      <w:r>
                        <w:rPr>
                          <w:rFonts w:ascii="Calibri" w:hAnsi="Calibri" w:cs="Calibri"/>
                        </w:rPr>
                        <w:t>•</w:t>
                      </w:r>
                      <w:r>
                        <w:rPr>
                          <w:rFonts w:ascii="Calibri" w:hAnsi="Calibri" w:cs="Calibri"/>
                        </w:rPr>
                        <w:tab/>
                        <w:t>Methods and tools serve as the operational backbone for nexus projects: Water-energy-food nexus methods are crucial for advancing water, food, and energy security simultaneously; Life cycle assessments allow viewing the entire system cycle for sustainable decision-making; Multi-criteria tools enable balancing conflicting criteria in the decision-making process, incorporating stakeholder perspectives; Scenario thinking visualizes the impacts of decisions; Theory of change articulates the steps driving desired changes; and Digital intelligence emerges as the tool for big data-driven decision-making, allowing accurate predictions and data patterns identification.</w:t>
                      </w:r>
                    </w:p>
                  </w:txbxContent>
                </v:textbox>
                <w10:anchorlock/>
              </v:rect>
            </w:pict>
          </mc:Fallback>
        </mc:AlternateContent>
      </w:r>
    </w:p>
    <w:p w:rsidR="592E2D9C" w:rsidP="592E2D9C" w:rsidRDefault="592E2D9C" w14:paraId="1AA1DB6F" w14:textId="45614204">
      <w:pPr>
        <w:spacing w:line="259" w:lineRule="auto"/>
        <w:jc w:val="both"/>
        <w:rPr>
          <w:rFonts w:eastAsiaTheme="majorEastAsia"/>
          <w:sz w:val="22"/>
          <w:szCs w:val="22"/>
        </w:rPr>
      </w:pPr>
    </w:p>
    <w:p w:rsidR="592E2D9C" w:rsidP="592E2D9C" w:rsidRDefault="592E2D9C" w14:paraId="63249E14" w14:textId="1B2CFDBE">
      <w:pPr>
        <w:spacing w:line="259" w:lineRule="auto"/>
        <w:jc w:val="both"/>
        <w:rPr>
          <w:rFonts w:eastAsiaTheme="majorEastAsia"/>
          <w:sz w:val="22"/>
          <w:szCs w:val="22"/>
        </w:rPr>
      </w:pPr>
    </w:p>
    <w:p w:rsidRPr="00FF4A57" w:rsidR="006F54E9" w:rsidP="44B7E274" w:rsidRDefault="004813BF" w14:paraId="7DD84E39" w14:textId="63A62495">
      <w:pPr>
        <w:pStyle w:val="Heading2"/>
        <w:numPr>
          <w:ilvl w:val="0"/>
          <w:numId w:val="8"/>
        </w:numPr>
        <w:spacing w:after="240"/>
        <w:rPr>
          <w:rFonts w:asciiTheme="minorHAnsi" w:hAnsiTheme="minorHAnsi" w:cstheme="minorBidi"/>
        </w:rPr>
      </w:pPr>
      <w:bookmarkStart w:name="_Toc859816034" w:id="251"/>
      <w:r w:rsidRPr="44B7E274">
        <w:rPr>
          <w:rFonts w:asciiTheme="minorHAnsi" w:hAnsiTheme="minorHAnsi" w:cstheme="minorBidi"/>
        </w:rPr>
        <w:t>Partnership</w:t>
      </w:r>
      <w:r w:rsidRPr="44B7E274" w:rsidR="008C579F">
        <w:rPr>
          <w:rFonts w:asciiTheme="minorHAnsi" w:hAnsiTheme="minorHAnsi" w:cstheme="minorBidi"/>
        </w:rPr>
        <w:t xml:space="preserve"> </w:t>
      </w:r>
      <w:r w:rsidRPr="44B7E274" w:rsidR="00333414">
        <w:rPr>
          <w:rFonts w:asciiTheme="minorHAnsi" w:hAnsiTheme="minorHAnsi" w:cstheme="minorBidi"/>
        </w:rPr>
        <w:t xml:space="preserve">and </w:t>
      </w:r>
      <w:r w:rsidRPr="44B7E274" w:rsidR="008C579F">
        <w:rPr>
          <w:rFonts w:asciiTheme="minorHAnsi" w:hAnsiTheme="minorHAnsi" w:cstheme="minorBidi"/>
        </w:rPr>
        <w:t>Collaborati</w:t>
      </w:r>
      <w:r w:rsidRPr="44B7E274" w:rsidR="005D4091">
        <w:rPr>
          <w:rFonts w:asciiTheme="minorHAnsi" w:hAnsiTheme="minorHAnsi" w:cstheme="minorBidi"/>
        </w:rPr>
        <w:t>on</w:t>
      </w:r>
      <w:r w:rsidRPr="44B7E274" w:rsidR="006B4482">
        <w:rPr>
          <w:rFonts w:asciiTheme="minorHAnsi" w:hAnsiTheme="minorHAnsi" w:cstheme="minorBidi"/>
        </w:rPr>
        <w:t xml:space="preserve"> for Development Financing</w:t>
      </w:r>
      <w:bookmarkEnd w:id="251"/>
    </w:p>
    <w:p w:rsidRPr="00CF2CCD" w:rsidR="00CF2CCD" w:rsidP="00CF2CCD" w:rsidRDefault="00CF2CCD" w14:paraId="64F277D9" w14:textId="26B02D3A">
      <w:pPr>
        <w:spacing w:after="240" w:line="259" w:lineRule="auto"/>
        <w:jc w:val="both"/>
        <w:rPr>
          <w:rFonts w:cstheme="minorHAnsi"/>
          <w:sz w:val="22"/>
          <w:szCs w:val="22"/>
        </w:rPr>
      </w:pPr>
      <w:r w:rsidRPr="00CF2CCD">
        <w:rPr>
          <w:rFonts w:cstheme="minorHAnsi"/>
          <w:sz w:val="22"/>
          <w:szCs w:val="22"/>
        </w:rPr>
        <w:t xml:space="preserve">The previous section explored Sustainable Energy's links with other SDGs and integrated methodologies. SDG 7.a stresses funding and collaboration for clean energy, while SDG 17 underscores strengthening global partnerships for Sustainable Development. Enhanced partnerships accelerate SDG progress by leveraging synergies and avoiding trade-offs. Across contexts, organizations, and projects, international partnerships assume diverse roles in SDG implementation. They harness expertise and resources from international organizations, NGOs, governments, and the private </w:t>
      </w:r>
      <w:r w:rsidRPr="00CF2CCD">
        <w:rPr>
          <w:rFonts w:cstheme="minorHAnsi"/>
          <w:sz w:val="22"/>
          <w:szCs w:val="22"/>
        </w:rPr>
        <w:lastRenderedPageBreak/>
        <w:t>sector, striving for faster, more effective, and equitable SDG achievement. Partnership forms include local implementation, resource mobilization, advocacy, policy development, lobbying, and market-based operations</w:t>
      </w:r>
      <w:r w:rsidRPr="00FF4A57">
        <w:rPr>
          <w:rFonts w:cstheme="minorHAnsi"/>
          <w:sz w:val="22"/>
          <w:szCs w:val="22"/>
        </w:rPr>
        <w:t xml:space="preserve"> </w:t>
      </w:r>
      <w:r w:rsidRPr="00FF4A57" w:rsidR="00B57BD0">
        <w:rPr>
          <w:rFonts w:cstheme="minorHAnsi"/>
          <w:sz w:val="22"/>
          <w:szCs w:val="22"/>
        </w:rPr>
        <w:t>(</w:t>
      </w:r>
      <w:commentRangeStart w:id="252"/>
      <w:r w:rsidRPr="00FF4A57" w:rsidR="00B57BD0">
        <w:rPr>
          <w:rFonts w:cstheme="minorHAnsi"/>
          <w:sz w:val="22"/>
          <w:szCs w:val="22"/>
        </w:rPr>
        <w:t>IRENA, 2023</w:t>
      </w:r>
      <w:commentRangeEnd w:id="252"/>
      <w:r w:rsidRPr="00CF2CCD" w:rsidR="00B57BD0">
        <w:commentReference w:id="252"/>
      </w:r>
      <w:r w:rsidRPr="00FF4A57" w:rsidR="00B57BD0">
        <w:rPr>
          <w:rFonts w:cstheme="minorHAnsi"/>
          <w:sz w:val="22"/>
          <w:szCs w:val="22"/>
        </w:rPr>
        <w:t>).</w:t>
      </w:r>
      <w:r w:rsidR="00B57BD0">
        <w:rPr>
          <w:rFonts w:cstheme="minorHAnsi"/>
          <w:sz w:val="22"/>
          <w:szCs w:val="22"/>
        </w:rPr>
        <w:t xml:space="preserve"> </w:t>
      </w:r>
      <w:r w:rsidRPr="00CF2CCD">
        <w:rPr>
          <w:rFonts w:cstheme="minorHAnsi"/>
          <w:sz w:val="22"/>
          <w:szCs w:val="22"/>
        </w:rPr>
        <w:t>Partnerships are fundamental for catalyzing Sustainable Energy investment. The global sustainable development landscape's divergence necessitates immediate action to bridge the finance gap. Recent global crises expedite calls for reform in the international financial structure, urging rapid institutional change. Seizing this opportunity necessitates concerted efforts, emphasizing increased development cooperation, SDG investments, and fortified global financial architecture</w:t>
      </w:r>
      <w:r>
        <w:rPr>
          <w:rFonts w:cstheme="minorHAnsi"/>
          <w:sz w:val="22"/>
          <w:szCs w:val="22"/>
        </w:rPr>
        <w:t xml:space="preserve"> </w:t>
      </w:r>
      <w:r w:rsidRPr="00FF4A57">
        <w:rPr>
          <w:rFonts w:cstheme="minorHAnsi"/>
          <w:b/>
          <w:sz w:val="22"/>
          <w:szCs w:val="22"/>
        </w:rPr>
        <w:t>(DESA</w:t>
      </w:r>
      <w:commentRangeStart w:id="253"/>
      <w:r w:rsidRPr="00FF4A57">
        <w:rPr>
          <w:rFonts w:cstheme="minorHAnsi"/>
          <w:b/>
          <w:sz w:val="22"/>
          <w:szCs w:val="22"/>
        </w:rPr>
        <w:t>, 2023</w:t>
      </w:r>
      <w:commentRangeEnd w:id="253"/>
      <w:r w:rsidRPr="00FF4A57">
        <w:rPr>
          <w:rStyle w:val="CommentReference"/>
          <w:rFonts w:cstheme="minorHAnsi"/>
          <w:sz w:val="22"/>
          <w:szCs w:val="22"/>
        </w:rPr>
        <w:commentReference w:id="253"/>
      </w:r>
      <w:r w:rsidRPr="00FF4A57">
        <w:rPr>
          <w:rFonts w:cstheme="minorHAnsi"/>
          <w:b/>
          <w:sz w:val="22"/>
          <w:szCs w:val="22"/>
        </w:rPr>
        <w:t>)</w:t>
      </w:r>
      <w:r>
        <w:rPr>
          <w:rFonts w:cstheme="minorHAnsi"/>
          <w:sz w:val="22"/>
          <w:szCs w:val="22"/>
        </w:rPr>
        <w:t xml:space="preserve">. </w:t>
      </w:r>
      <w:r w:rsidRPr="00CF2CCD">
        <w:rPr>
          <w:rFonts w:cstheme="minorHAnsi"/>
          <w:sz w:val="22"/>
          <w:szCs w:val="22"/>
        </w:rPr>
        <w:t xml:space="preserve"> This chapter </w:t>
      </w:r>
      <w:r>
        <w:rPr>
          <w:rFonts w:cstheme="minorHAnsi"/>
          <w:sz w:val="22"/>
          <w:szCs w:val="22"/>
        </w:rPr>
        <w:t>explores</w:t>
      </w:r>
      <w:r w:rsidRPr="00CF2CCD">
        <w:rPr>
          <w:rFonts w:cstheme="minorHAnsi"/>
          <w:sz w:val="22"/>
          <w:szCs w:val="22"/>
        </w:rPr>
        <w:t xml:space="preserve"> the Global Landscapes of Partnership and Financing</w:t>
      </w:r>
      <w:r>
        <w:rPr>
          <w:rFonts w:cstheme="minorHAnsi"/>
          <w:sz w:val="22"/>
          <w:szCs w:val="22"/>
        </w:rPr>
        <w:t xml:space="preserve"> for Sustainable Energy and SDGs interlinkages</w:t>
      </w:r>
      <w:r w:rsidRPr="00CF2CCD">
        <w:rPr>
          <w:rFonts w:cstheme="minorHAnsi"/>
          <w:sz w:val="22"/>
          <w:szCs w:val="22"/>
        </w:rPr>
        <w:t>, offering strategies to leverage new collaborations and scale-up financing</w:t>
      </w:r>
    </w:p>
    <w:p w:rsidRPr="00FF4A57" w:rsidR="000C0C9A" w:rsidP="00FF4A57" w:rsidRDefault="000C0C9A" w14:paraId="535D520A" w14:textId="77777777">
      <w:pPr>
        <w:spacing w:after="240" w:line="259" w:lineRule="auto"/>
        <w:jc w:val="both"/>
        <w:rPr>
          <w:rFonts w:cstheme="minorHAnsi"/>
          <w:sz w:val="22"/>
          <w:szCs w:val="22"/>
        </w:rPr>
      </w:pPr>
    </w:p>
    <w:p w:rsidRPr="00FF4A57" w:rsidR="00A65026" w:rsidP="44B7E274" w:rsidRDefault="00AC4522" w14:paraId="110AB12F" w14:textId="5409A621">
      <w:pPr>
        <w:pStyle w:val="Heading3"/>
        <w:numPr>
          <w:ilvl w:val="1"/>
          <w:numId w:val="8"/>
        </w:numPr>
        <w:spacing w:after="240" w:line="259" w:lineRule="auto"/>
        <w:jc w:val="both"/>
        <w:rPr>
          <w:rFonts w:asciiTheme="minorHAnsi" w:hAnsiTheme="minorHAnsi" w:cstheme="minorBidi"/>
          <w:color w:val="2F5496" w:themeColor="accent1" w:themeShade="BF"/>
        </w:rPr>
      </w:pPr>
      <w:bookmarkStart w:name="_Toc649623332" w:id="254"/>
      <w:r w:rsidRPr="44B7E274">
        <w:rPr>
          <w:rFonts w:asciiTheme="minorHAnsi" w:hAnsiTheme="minorHAnsi" w:cstheme="minorBidi"/>
          <w:color w:val="2F5496" w:themeColor="accent1" w:themeShade="BF"/>
        </w:rPr>
        <w:t xml:space="preserve">Partnership Ecosystems </w:t>
      </w:r>
      <w:commentRangeStart w:id="255"/>
      <w:r w:rsidRPr="44B7E274">
        <w:rPr>
          <w:rFonts w:asciiTheme="minorHAnsi" w:hAnsiTheme="minorHAnsi" w:cstheme="minorBidi"/>
          <w:color w:val="2F5496" w:themeColor="accent1" w:themeShade="BF"/>
        </w:rPr>
        <w:t>for Sustainable Energy and Integrated SDGs</w:t>
      </w:r>
      <w:bookmarkEnd w:id="254"/>
      <w:r w:rsidRPr="44B7E274">
        <w:rPr>
          <w:rFonts w:asciiTheme="minorHAnsi" w:hAnsiTheme="minorHAnsi" w:cstheme="minorBidi"/>
          <w:color w:val="2F5496" w:themeColor="accent1" w:themeShade="BF"/>
        </w:rPr>
        <w:t xml:space="preserve"> </w:t>
      </w:r>
      <w:r w:rsidRPr="44B7E274" w:rsidR="00A65026">
        <w:rPr>
          <w:rFonts w:asciiTheme="minorHAnsi" w:hAnsiTheme="minorHAnsi" w:cstheme="minorBidi"/>
          <w:color w:val="2F5496" w:themeColor="accent1" w:themeShade="BF"/>
        </w:rPr>
        <w:t xml:space="preserve">  </w:t>
      </w:r>
      <w:commentRangeEnd w:id="255"/>
      <w:r>
        <w:rPr>
          <w:rStyle w:val="CommentReference"/>
        </w:rPr>
        <w:commentReference w:id="255"/>
      </w:r>
    </w:p>
    <w:p w:rsidR="00E3396F" w:rsidP="00E3396F" w:rsidRDefault="0017057F" w14:paraId="773BA619" w14:textId="3D01BC2C">
      <w:pPr>
        <w:spacing w:after="240" w:line="259" w:lineRule="auto"/>
        <w:jc w:val="both"/>
        <w:rPr>
          <w:rFonts w:cstheme="minorHAnsi"/>
          <w:sz w:val="22"/>
          <w:szCs w:val="22"/>
        </w:rPr>
      </w:pPr>
      <w:commentRangeStart w:id="256"/>
      <w:r w:rsidRPr="00E3396F">
        <w:rPr>
          <w:rFonts w:cstheme="minorHAnsi"/>
          <w:sz w:val="22"/>
          <w:szCs w:val="22"/>
        </w:rPr>
        <w:t>UN-</w:t>
      </w:r>
      <w:r w:rsidRPr="00E3396F" w:rsidR="00EC5871">
        <w:rPr>
          <w:rFonts w:cstheme="minorHAnsi"/>
          <w:sz w:val="22"/>
          <w:szCs w:val="22"/>
        </w:rPr>
        <w:t>Energy</w:t>
      </w:r>
      <w:commentRangeEnd w:id="256"/>
      <w:r w:rsidRPr="00E3396F" w:rsidR="001158C9">
        <w:commentReference w:id="256"/>
      </w:r>
      <w:r w:rsidRPr="00FF4A57" w:rsidR="001F50FB">
        <w:rPr>
          <w:rFonts w:cstheme="minorHAnsi"/>
          <w:sz w:val="22"/>
          <w:szCs w:val="22"/>
        </w:rPr>
        <w:t xml:space="preserve">, established by the UN System Chief Executives Board, </w:t>
      </w:r>
      <w:r w:rsidRPr="00FF4A57" w:rsidR="0072495A">
        <w:rPr>
          <w:rFonts w:cstheme="minorHAnsi"/>
          <w:sz w:val="22"/>
          <w:szCs w:val="22"/>
        </w:rPr>
        <w:t xml:space="preserve">is the United Nations’ mechanism for </w:t>
      </w:r>
      <w:r w:rsidRPr="00FF4A57" w:rsidR="001F50FB">
        <w:rPr>
          <w:rFonts w:cstheme="minorHAnsi"/>
          <w:sz w:val="22"/>
          <w:szCs w:val="22"/>
        </w:rPr>
        <w:t>inter-agency collaboration on energy issues, aligning efforts to meet SDG 7 and support the 2030 Agenda and Paris Agreement. With 30 leading organizations globally and involvement in over 190 countries, it aims to promote coordinated policy development, implementation, and knowledge sharing</w:t>
      </w:r>
      <w:r w:rsidR="00E3396F">
        <w:rPr>
          <w:rFonts w:cstheme="minorHAnsi"/>
          <w:sz w:val="22"/>
          <w:szCs w:val="22"/>
        </w:rPr>
        <w:t xml:space="preserve"> (Figure 10).</w:t>
      </w:r>
    </w:p>
    <w:p w:rsidR="00E3396F" w:rsidP="00E3396F" w:rsidRDefault="00E3396F" w14:paraId="6AABC0B7" w14:textId="77777777">
      <w:pPr>
        <w:spacing w:after="240" w:line="259" w:lineRule="auto"/>
        <w:jc w:val="both"/>
        <w:rPr>
          <w:rFonts w:cstheme="minorHAnsi"/>
          <w:sz w:val="22"/>
          <w:szCs w:val="22"/>
        </w:rPr>
      </w:pPr>
    </w:p>
    <w:p w:rsidR="00E3396F" w:rsidP="00E3396F" w:rsidRDefault="00E3396F" w14:paraId="7F28C6C3" w14:textId="77777777">
      <w:pPr>
        <w:spacing w:after="240" w:line="259" w:lineRule="auto"/>
        <w:jc w:val="center"/>
        <w:rPr>
          <w:rFonts w:cstheme="minorHAnsi"/>
          <w:sz w:val="22"/>
          <w:szCs w:val="22"/>
        </w:rPr>
      </w:pPr>
      <w:r w:rsidRPr="00FF4A57">
        <w:rPr>
          <w:rFonts w:cstheme="minorHAnsi"/>
          <w:noProof/>
          <w:sz w:val="22"/>
          <w:szCs w:val="22"/>
        </w:rPr>
        <w:drawing>
          <wp:inline distT="0" distB="0" distL="0" distR="0" wp14:anchorId="686BA9FC" wp14:editId="05650982">
            <wp:extent cx="4730750" cy="3638567"/>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963"/>
                    <a:stretch/>
                  </pic:blipFill>
                  <pic:spPr bwMode="auto">
                    <a:xfrm>
                      <a:off x="0" y="0"/>
                      <a:ext cx="4735740" cy="3642405"/>
                    </a:xfrm>
                    <a:prstGeom prst="rect">
                      <a:avLst/>
                    </a:prstGeom>
                    <a:ln>
                      <a:noFill/>
                    </a:ln>
                    <a:extLst>
                      <a:ext uri="{53640926-AAD7-44D8-BBD7-CCE9431645EC}">
                        <a14:shadowObscured xmlns:a14="http://schemas.microsoft.com/office/drawing/2010/main"/>
                      </a:ext>
                    </a:extLst>
                  </pic:spPr>
                </pic:pic>
              </a:graphicData>
            </a:graphic>
          </wp:inline>
        </w:drawing>
      </w:r>
    </w:p>
    <w:p w:rsidRPr="00FF4A57" w:rsidR="00E3396F" w:rsidP="00E3396F" w:rsidRDefault="00E3396F" w14:paraId="5A5E22D8" w14:textId="77777777">
      <w:pPr>
        <w:spacing w:after="240" w:line="259" w:lineRule="auto"/>
        <w:jc w:val="center"/>
        <w:rPr>
          <w:rFonts w:cstheme="minorHAnsi"/>
          <w:sz w:val="22"/>
          <w:szCs w:val="22"/>
        </w:rPr>
      </w:pPr>
      <w:r w:rsidRPr="00E46683">
        <w:rPr>
          <w:rFonts w:cstheme="minorHAnsi"/>
          <w:i/>
          <w:iCs/>
          <w:sz w:val="20"/>
          <w:szCs w:val="20"/>
        </w:rPr>
        <w:t xml:space="preserve">Figure </w:t>
      </w:r>
      <w:r>
        <w:rPr>
          <w:rFonts w:cstheme="minorHAnsi"/>
          <w:i/>
          <w:iCs/>
          <w:sz w:val="20"/>
          <w:szCs w:val="20"/>
        </w:rPr>
        <w:t>10</w:t>
      </w:r>
      <w:r w:rsidRPr="00E46683">
        <w:rPr>
          <w:rFonts w:cstheme="minorHAnsi"/>
          <w:i/>
          <w:iCs/>
          <w:sz w:val="20"/>
          <w:szCs w:val="20"/>
        </w:rPr>
        <w:t>:</w:t>
      </w:r>
      <w:r>
        <w:rPr>
          <w:rFonts w:cstheme="minorHAnsi"/>
          <w:i/>
          <w:iCs/>
          <w:sz w:val="20"/>
          <w:szCs w:val="20"/>
        </w:rPr>
        <w:t xml:space="preserve"> UN-Energy members and partners</w:t>
      </w:r>
    </w:p>
    <w:p w:rsidR="00E3396F" w:rsidP="00E3396F" w:rsidRDefault="00EC5871" w14:paraId="76FD8DAE" w14:textId="77777777">
      <w:pPr>
        <w:spacing w:after="240" w:line="259" w:lineRule="auto"/>
        <w:jc w:val="both"/>
        <w:rPr>
          <w:rFonts w:cstheme="minorHAnsi"/>
          <w:sz w:val="22"/>
          <w:szCs w:val="22"/>
        </w:rPr>
      </w:pPr>
      <w:r w:rsidRPr="00E3396F">
        <w:rPr>
          <w:rFonts w:cstheme="minorHAnsi"/>
          <w:sz w:val="22"/>
          <w:szCs w:val="22"/>
        </w:rPr>
        <w:lastRenderedPageBreak/>
        <w:t>A Global Roadmap for SDG 7 Action</w:t>
      </w:r>
      <w:r w:rsidR="00E3396F">
        <w:rPr>
          <w:rFonts w:cstheme="minorHAnsi"/>
          <w:sz w:val="22"/>
          <w:szCs w:val="22"/>
        </w:rPr>
        <w:t xml:space="preserve"> was developed </w:t>
      </w:r>
      <w:r w:rsidRPr="00E3396F">
        <w:rPr>
          <w:rFonts w:cstheme="minorHAnsi"/>
          <w:sz w:val="22"/>
          <w:szCs w:val="22"/>
        </w:rPr>
        <w:t>following the UN Secretary-General's Dialogue on Energy, prioritiz</w:t>
      </w:r>
      <w:r w:rsidR="00E3396F">
        <w:rPr>
          <w:rFonts w:cstheme="minorHAnsi"/>
          <w:sz w:val="22"/>
          <w:szCs w:val="22"/>
        </w:rPr>
        <w:t>ing</w:t>
      </w:r>
      <w:r w:rsidRPr="00E3396F">
        <w:rPr>
          <w:rFonts w:cstheme="minorHAnsi"/>
          <w:sz w:val="22"/>
          <w:szCs w:val="22"/>
        </w:rPr>
        <w:t xml:space="preserve"> energy access, decarbonization, finance, inclusivity, and innovation. This Roadmap </w:t>
      </w:r>
      <w:r w:rsidR="00E3396F">
        <w:rPr>
          <w:rFonts w:cstheme="minorHAnsi"/>
          <w:sz w:val="22"/>
          <w:szCs w:val="22"/>
        </w:rPr>
        <w:t xml:space="preserve">will be achieved </w:t>
      </w:r>
      <w:r w:rsidRPr="00E3396F">
        <w:rPr>
          <w:rFonts w:cstheme="minorHAnsi"/>
          <w:sz w:val="22"/>
          <w:szCs w:val="22"/>
        </w:rPr>
        <w:t>through over 200 Energy Compacts, translating commitments into concrete actions and partnerships. UN-Energy pledges to accelerate action through collaborative efforts, expanded partnerships, global campaigns, greener operations, forums, and tracking progress. Leveraging multi-stakeholder coalitions and bolstered capacity, UN-Energy aims to harness energy's potential for global sustainable development.</w:t>
      </w:r>
      <w:r w:rsidRPr="00E3396F" w:rsidR="00E3396F">
        <w:rPr>
          <w:rFonts w:cstheme="minorHAnsi"/>
          <w:sz w:val="22"/>
          <w:szCs w:val="22"/>
        </w:rPr>
        <w:t xml:space="preserve"> </w:t>
      </w:r>
    </w:p>
    <w:p w:rsidR="0081396A" w:rsidP="00E3396F" w:rsidRDefault="00E3396F" w14:paraId="25AF120B" w14:textId="5E66F6E1">
      <w:pPr>
        <w:spacing w:after="240" w:line="259" w:lineRule="auto"/>
        <w:jc w:val="both"/>
        <w:rPr>
          <w:rFonts w:cstheme="minorHAnsi"/>
          <w:sz w:val="22"/>
          <w:szCs w:val="22"/>
        </w:rPr>
      </w:pPr>
      <w:r w:rsidRPr="00E3396F">
        <w:rPr>
          <w:rFonts w:cstheme="minorHAnsi"/>
          <w:sz w:val="22"/>
          <w:szCs w:val="22"/>
        </w:rPr>
        <w:t>The Energy Compact Action Network by UN-Energy bolsters momentum, welcomes new stakeholders, fosters coalition-building, and drives continuous ambition and action, catalyzing necessary finance and investment. UN-Energy supports collective scaling through joint programs, amplifying UN collaboration, and Member State engagement</w:t>
      </w:r>
      <w:r>
        <w:rPr>
          <w:rFonts w:cstheme="minorHAnsi"/>
          <w:sz w:val="22"/>
          <w:szCs w:val="22"/>
        </w:rPr>
        <w:t xml:space="preserve">. </w:t>
      </w:r>
      <w:r w:rsidRPr="00E3396F">
        <w:rPr>
          <w:rFonts w:cstheme="minorHAnsi"/>
          <w:sz w:val="22"/>
          <w:szCs w:val="22"/>
        </w:rPr>
        <w:t>These programs focus on bridging the energy access gap, ensuring inclusive transitions, and integrating energy across sectors to achieve the SDGs. The urgent need for integrated approaches optimizing energy's impact on various sectors, ensuring equity in global energy transformation, and prioritizing gender inclusion calls for immediate action.</w:t>
      </w:r>
    </w:p>
    <w:p w:rsidR="00B2787C" w:rsidP="00E3396F" w:rsidRDefault="00E3396F" w14:paraId="253C3487" w14:textId="119BEBBB">
      <w:pPr>
        <w:spacing w:after="240" w:line="259" w:lineRule="auto"/>
        <w:jc w:val="both"/>
        <w:rPr>
          <w:rFonts w:cstheme="minorHAnsi"/>
          <w:sz w:val="22"/>
          <w:szCs w:val="22"/>
        </w:rPr>
      </w:pPr>
      <w:r w:rsidRPr="00E3396F">
        <w:rPr>
          <w:rFonts w:cstheme="minorHAnsi"/>
          <w:sz w:val="22"/>
          <w:szCs w:val="22"/>
        </w:rPr>
        <w:t xml:space="preserve">Strengthening inter-agency cooperation and leveraging data and digitalization for monitoring and communication of results remain central to their approach. Tracking progress through dynamic online platforms and indicators developed by advisory bodies ensures transparent and accountable reporting toward the milestones outlined in the Global Roadmap for SDGs. </w:t>
      </w:r>
      <w:r w:rsidRPr="00FF4A57" w:rsidR="003B1558">
        <w:rPr>
          <w:rFonts w:cstheme="minorHAnsi"/>
          <w:sz w:val="22"/>
          <w:szCs w:val="22"/>
        </w:rPr>
        <w:t xml:space="preserve">UN-Energy will compile a dynamic overview towards the milestones of the Global Roadmap, building on existing tools for tracking and monitoring, including Tracking SDG 7: The Energy Progress Report, the work of the </w:t>
      </w:r>
      <w:commentRangeStart w:id="257"/>
      <w:r w:rsidRPr="00FF4A57" w:rsidR="00B2787C">
        <w:rPr>
          <w:rFonts w:cstheme="minorHAnsi"/>
          <w:sz w:val="22"/>
          <w:szCs w:val="22"/>
        </w:rPr>
        <w:t xml:space="preserve">SDG7 Technical Advisory Group (SDG7-TAG) </w:t>
      </w:r>
      <w:commentRangeEnd w:id="257"/>
      <w:r w:rsidRPr="00E3396F" w:rsidR="00B2787C">
        <w:commentReference w:id="257"/>
      </w:r>
      <w:r w:rsidRPr="00FF4A57" w:rsidR="003B1558">
        <w:rPr>
          <w:rFonts w:cstheme="minorHAnsi"/>
          <w:sz w:val="22"/>
          <w:szCs w:val="22"/>
        </w:rPr>
        <w:t>and other relevant efforts. This will include establishing a dynamic online platform through which it will regularly provide updates on progress and activities undertaken.</w:t>
      </w:r>
      <w:r w:rsidRPr="00FF4A57" w:rsidR="00B2787C">
        <w:rPr>
          <w:rFonts w:cstheme="minorHAnsi"/>
          <w:sz w:val="22"/>
          <w:szCs w:val="22"/>
        </w:rPr>
        <w:t xml:space="preserve"> For instance, the SDG7-TAG advisory body developed a set of indicators for addressing Energy’s Interlinkages (</w:t>
      </w:r>
      <w:commentRangeStart w:id="258"/>
      <w:r w:rsidRPr="00FF4A57" w:rsidR="00B2787C">
        <w:rPr>
          <w:rFonts w:cstheme="minorHAnsi"/>
          <w:sz w:val="22"/>
          <w:szCs w:val="22"/>
        </w:rPr>
        <w:t>SDGs UN, 2022</w:t>
      </w:r>
      <w:commentRangeEnd w:id="258"/>
      <w:r w:rsidRPr="00E3396F" w:rsidR="00B2787C">
        <w:commentReference w:id="258"/>
      </w:r>
      <w:r w:rsidRPr="00FF4A57" w:rsidR="00B2787C">
        <w:rPr>
          <w:rFonts w:cstheme="minorHAnsi"/>
          <w:sz w:val="22"/>
          <w:szCs w:val="22"/>
        </w:rPr>
        <w:t xml:space="preserve">). </w:t>
      </w:r>
    </w:p>
    <w:p w:rsidRPr="00FF4A57" w:rsidR="00B2787C" w:rsidP="00FF4A57" w:rsidRDefault="00B2787C" w14:paraId="7CD94FAA" w14:textId="13CED9CE">
      <w:pPr>
        <w:spacing w:line="259" w:lineRule="auto"/>
        <w:jc w:val="both"/>
        <w:rPr>
          <w:rFonts w:cstheme="minorHAnsi"/>
          <w:sz w:val="22"/>
          <w:szCs w:val="22"/>
        </w:rPr>
      </w:pPr>
      <w:r w:rsidRPr="00FF4A57">
        <w:rPr>
          <w:rFonts w:cstheme="minorHAnsi"/>
          <w:noProof/>
          <w:sz w:val="22"/>
          <w:szCs w:val="22"/>
        </w:rPr>
        <mc:AlternateContent>
          <mc:Choice Requires="wps">
            <w:drawing>
              <wp:inline distT="0" distB="0" distL="0" distR="0" wp14:anchorId="01867A1F" wp14:editId="347EFF01">
                <wp:extent cx="5902036" cy="1591293"/>
                <wp:effectExtent l="0" t="0" r="3810" b="9525"/>
                <wp:docPr id="47" name="Caixa de Texto 30"/>
                <wp:cNvGraphicFramePr/>
                <a:graphic xmlns:a="http://schemas.openxmlformats.org/drawingml/2006/main">
                  <a:graphicData uri="http://schemas.microsoft.com/office/word/2010/wordprocessingShape">
                    <wps:wsp>
                      <wps:cNvSpPr txBox="1"/>
                      <wps:spPr>
                        <a:xfrm>
                          <a:off x="0" y="0"/>
                          <a:ext cx="5902036" cy="1591293"/>
                        </a:xfrm>
                        <a:prstGeom prst="rect">
                          <a:avLst/>
                        </a:prstGeom>
                        <a:solidFill>
                          <a:schemeClr val="accent6">
                            <a:lumMod val="20000"/>
                            <a:lumOff val="80000"/>
                          </a:schemeClr>
                        </a:solidFill>
                        <a:ln w="6350">
                          <a:noFill/>
                        </a:ln>
                      </wps:spPr>
                      <wps:txbx>
                        <w:txbxContent>
                          <w:p w:rsidRPr="003A3478" w:rsidR="008A2E3E" w:rsidP="003A3478" w:rsidRDefault="008A2E3E" w14:paraId="37D2247E" w14:textId="77777777">
                            <w:pPr>
                              <w:spacing w:after="240" w:line="259" w:lineRule="auto"/>
                              <w:jc w:val="both"/>
                              <w:rPr>
                                <w:b/>
                                <w:sz w:val="22"/>
                                <w:szCs w:val="22"/>
                              </w:rPr>
                            </w:pPr>
                            <w:r w:rsidRPr="003A3478">
                              <w:rPr>
                                <w:b/>
                                <w:sz w:val="22"/>
                                <w:szCs w:val="22"/>
                              </w:rPr>
                              <w:t xml:space="preserve">SDG 7 Technical Advisory Group (SDG7-TAG): </w:t>
                            </w:r>
                            <w:r w:rsidRPr="003A3478">
                              <w:rPr>
                                <w:sz w:val="22"/>
                                <w:szCs w:val="22"/>
                              </w:rPr>
                              <w:t xml:space="preserve">The </w:t>
                            </w:r>
                            <w:r w:rsidRPr="003A3478">
                              <w:rPr>
                                <w:rStyle w:val="CommentReference"/>
                                <w:sz w:val="22"/>
                                <w:szCs w:val="22"/>
                              </w:rPr>
                              <w:annotationRef/>
                            </w:r>
                            <w:r w:rsidRPr="003A3478">
                              <w:rPr>
                                <w:sz w:val="22"/>
                                <w:szCs w:val="22"/>
                              </w:rPr>
                              <w:t xml:space="preserve">SDG7-TAG stands as a multi-stakeholder coalition encompassing governments, UN agencies, civil society, the private sector, and diverse stakeholders, operating under the UN Department of Economic and Social Affairs. This group essentially serves as a collaborative body advising on strategies, analyses, and actions to accelerate progress towards achieving SDG7 and its interconnected goals. Through inclusive processes, policy briefs, and strategic recommendations, the SDG7-TAG aims to enhance the High-Level Political Forum's effectiveness, fostering partnerships and actions, providing analytical insights, overseeing the annual SDG7 Energy Tracking report, and advising on coordination efforts.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60" style="width:464.75pt;height:125.3pt;visibility:visible;mso-wrap-style:square;mso-left-percent:-10001;mso-top-percent:-10001;mso-position-horizontal:absolute;mso-position-horizontal-relative:char;mso-position-vertical:absolute;mso-position-vertical-relative:line;mso-left-percent:-10001;mso-top-percent:-10001;v-text-anchor:top"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" w14:anchorId="01867A1F">
                <v:textbox>
                  <w:txbxContent>
                    <w:p w:rsidRPr="003A3478" w:rsidR="008A2E3E" w:rsidP="003A3478" w:rsidRDefault="008A2E3E" w14:paraId="37D2247E" w14:textId="77777777">
                      <w:pPr>
                        <w:spacing w:after="240" w:line="259" w:lineRule="auto"/>
                        <w:jc w:val="both"/>
                        <w:rPr>
                          <w:b/>
                          <w:sz w:val="22"/>
                          <w:szCs w:val="22"/>
                        </w:rPr>
                      </w:pPr>
                      <w:r w:rsidRPr="003A3478">
                        <w:rPr>
                          <w:b/>
                          <w:sz w:val="22"/>
                          <w:szCs w:val="22"/>
                        </w:rPr>
                        <w:t xml:space="preserve">SDG 7 Technical Advisory Group (SDG7-TAG): </w:t>
                      </w:r>
                      <w:r w:rsidRPr="003A3478">
                        <w:rPr>
                          <w:sz w:val="22"/>
                          <w:szCs w:val="22"/>
                        </w:rPr>
                        <w:t xml:space="preserve">The </w:t>
                      </w:r>
                      <w:r w:rsidRPr="003A3478">
                        <w:rPr>
                          <w:rStyle w:val="CommentReference"/>
                          <w:sz w:val="22"/>
                          <w:szCs w:val="22"/>
                        </w:rPr>
                        <w:annotationRef/>
                      </w:r>
                      <w:r w:rsidRPr="003A3478">
                        <w:rPr>
                          <w:sz w:val="22"/>
                          <w:szCs w:val="22"/>
                        </w:rPr>
                        <w:t xml:space="preserve">SDG7-TAG stands as a multi-stakeholder coalition encompassing governments, UN agencies, civil society, the private sector, and diverse stakeholders, operating under the UN Department of Economic and Social Affairs. This group essentially serves as a collaborative body advising on strategies, analyses, and actions to accelerate progress towards achieving SDG7 and its interconnected goals. Through inclusive processes, policy briefs, and strategic recommendations, the SDG7-TAG aims to enhance the High-Level Political Forum's effectiveness, fostering partnerships and actions, providing analytical insights, overseeing the annual SDG7 Energy Tracking report, and advising on coordination efforts. </w:t>
                      </w:r>
                    </w:p>
                  </w:txbxContent>
                </v:textbox>
                <w10:anchorlock/>
              </v:shape>
            </w:pict>
          </mc:Fallback>
        </mc:AlternateContent>
      </w:r>
    </w:p>
    <w:p w:rsidRPr="00FF4A57" w:rsidR="003B1558" w:rsidP="00FF4A57" w:rsidRDefault="003B1558" w14:paraId="43CA2043" w14:textId="751A954D">
      <w:pPr>
        <w:spacing w:line="259" w:lineRule="auto"/>
        <w:jc w:val="both"/>
        <w:rPr>
          <w:rFonts w:cstheme="minorHAnsi"/>
          <w:sz w:val="22"/>
          <w:szCs w:val="22"/>
        </w:rPr>
      </w:pPr>
    </w:p>
    <w:p w:rsidR="00C36AF8" w:rsidP="0081396A" w:rsidRDefault="0081396A" w14:paraId="5504249D" w14:textId="2F19FA25">
      <w:pPr>
        <w:spacing w:after="240" w:line="259" w:lineRule="auto"/>
        <w:jc w:val="both"/>
        <w:rPr>
          <w:rFonts w:cstheme="minorHAnsi"/>
          <w:sz w:val="22"/>
          <w:szCs w:val="22"/>
        </w:rPr>
      </w:pPr>
      <w:r w:rsidRPr="0081396A">
        <w:rPr>
          <w:rFonts w:cstheme="minorHAnsi"/>
          <w:sz w:val="22"/>
          <w:szCs w:val="22"/>
        </w:rPr>
        <w:t>This section delves into the global landscape of multi-stakeholder alliances and platforms. It begins by introducing relevant compacts, coalitions, alliances, hubs, and public-private partnerships. It then highlights significant joint programs and inter-agency initiatives before concluding with key multi-stakeholder knowledge and data platforms.</w:t>
      </w:r>
    </w:p>
    <w:p w:rsidRPr="00FF4A57" w:rsidR="00AC4522" w:rsidP="0081396A" w:rsidRDefault="00AC4522" w14:paraId="129E2035" w14:textId="77777777">
      <w:pPr>
        <w:spacing w:after="240" w:line="259" w:lineRule="auto"/>
        <w:jc w:val="both"/>
        <w:rPr>
          <w:rFonts w:cstheme="minorHAnsi"/>
          <w:sz w:val="22"/>
          <w:szCs w:val="22"/>
        </w:rPr>
      </w:pPr>
    </w:p>
    <w:p w:rsidRPr="00FF4A57" w:rsidR="00505DB6" w:rsidP="44B7E274" w:rsidRDefault="00341FD2" w14:paraId="4C47627D" w14:textId="2EFB98F3">
      <w:pPr>
        <w:pStyle w:val="Heading4"/>
        <w:numPr>
          <w:ilvl w:val="2"/>
          <w:numId w:val="8"/>
        </w:numPr>
        <w:spacing w:after="240" w:line="259" w:lineRule="auto"/>
        <w:jc w:val="both"/>
        <w:rPr>
          <w:rFonts w:asciiTheme="minorHAnsi" w:hAnsiTheme="minorHAnsi" w:cstheme="minorBidi"/>
          <w:sz w:val="22"/>
          <w:szCs w:val="22"/>
        </w:rPr>
      </w:pPr>
      <w:bookmarkStart w:name="_Toc600228432" w:id="259"/>
      <w:r w:rsidRPr="44B7E274">
        <w:rPr>
          <w:rFonts w:asciiTheme="minorHAnsi" w:hAnsiTheme="minorHAnsi" w:cstheme="minorBidi"/>
          <w:sz w:val="22"/>
          <w:szCs w:val="22"/>
        </w:rPr>
        <w:lastRenderedPageBreak/>
        <w:t xml:space="preserve">Compacts, </w:t>
      </w:r>
      <w:r w:rsidRPr="44B7E274" w:rsidR="00505DB6">
        <w:rPr>
          <w:rFonts w:asciiTheme="minorHAnsi" w:hAnsiTheme="minorHAnsi" w:cstheme="minorBidi"/>
          <w:sz w:val="22"/>
          <w:szCs w:val="22"/>
        </w:rPr>
        <w:t xml:space="preserve">Coalitions, </w:t>
      </w:r>
      <w:r w:rsidRPr="44B7E274">
        <w:rPr>
          <w:rFonts w:asciiTheme="minorHAnsi" w:hAnsiTheme="minorHAnsi" w:cstheme="minorBidi"/>
          <w:sz w:val="22"/>
          <w:szCs w:val="22"/>
        </w:rPr>
        <w:t xml:space="preserve">Alliances, Hubs </w:t>
      </w:r>
      <w:r w:rsidRPr="44B7E274" w:rsidR="00505DB6">
        <w:rPr>
          <w:rFonts w:asciiTheme="minorHAnsi" w:hAnsiTheme="minorHAnsi" w:cstheme="minorBidi"/>
          <w:sz w:val="22"/>
          <w:szCs w:val="22"/>
        </w:rPr>
        <w:t xml:space="preserve">and </w:t>
      </w:r>
      <w:r w:rsidRPr="44B7E274">
        <w:rPr>
          <w:rFonts w:asciiTheme="minorHAnsi" w:hAnsiTheme="minorHAnsi" w:cstheme="minorBidi"/>
          <w:sz w:val="22"/>
          <w:szCs w:val="22"/>
        </w:rPr>
        <w:t>Public-Private Partnerships</w:t>
      </w:r>
      <w:bookmarkEnd w:id="259"/>
    </w:p>
    <w:p w:rsidRPr="003A3478" w:rsidR="0043432F" w:rsidP="003A3478" w:rsidRDefault="0043432F" w14:paraId="608E3C8D" w14:textId="0D6DFB43">
      <w:pPr>
        <w:spacing w:line="259" w:lineRule="auto"/>
        <w:jc w:val="center"/>
        <w:rPr>
          <w:rFonts w:cstheme="minorHAnsi"/>
          <w:sz w:val="20"/>
          <w:szCs w:val="22"/>
        </w:rPr>
      </w:pPr>
      <w:r w:rsidRPr="003A3478">
        <w:rPr>
          <w:rFonts w:cstheme="minorHAnsi"/>
          <w:noProof/>
          <w:sz w:val="20"/>
          <w:szCs w:val="22"/>
        </w:rPr>
        <w:drawing>
          <wp:inline distT="0" distB="0" distL="0" distR="0" wp14:anchorId="232B58DD" wp14:editId="5315AEC4">
            <wp:extent cx="6265282" cy="2573079"/>
            <wp:effectExtent l="0" t="0" r="254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2670"/>
                    <a:stretch/>
                  </pic:blipFill>
                  <pic:spPr bwMode="auto">
                    <a:xfrm>
                      <a:off x="0" y="0"/>
                      <a:ext cx="6277846" cy="2578239"/>
                    </a:xfrm>
                    <a:prstGeom prst="rect">
                      <a:avLst/>
                    </a:prstGeom>
                    <a:ln>
                      <a:noFill/>
                    </a:ln>
                    <a:extLst>
                      <a:ext uri="{53640926-AAD7-44D8-BBD7-CCE9431645EC}">
                        <a14:shadowObscured xmlns:a14="http://schemas.microsoft.com/office/drawing/2010/main"/>
                      </a:ext>
                    </a:extLst>
                  </pic:spPr>
                </pic:pic>
              </a:graphicData>
            </a:graphic>
          </wp:inline>
        </w:drawing>
      </w:r>
    </w:p>
    <w:p w:rsidRPr="0081396A" w:rsidR="0043432F" w:rsidP="003A3478" w:rsidRDefault="0081396A" w14:paraId="4F4CFD4D" w14:textId="1F578C8E">
      <w:pPr>
        <w:spacing w:line="259" w:lineRule="auto"/>
        <w:jc w:val="center"/>
        <w:rPr>
          <w:rFonts w:cstheme="minorHAnsi"/>
          <w:i/>
          <w:iCs/>
          <w:sz w:val="20"/>
          <w:szCs w:val="20"/>
        </w:rPr>
      </w:pPr>
      <w:r w:rsidRPr="00E46683">
        <w:rPr>
          <w:rFonts w:cstheme="minorHAnsi"/>
          <w:i/>
          <w:iCs/>
          <w:sz w:val="20"/>
          <w:szCs w:val="20"/>
        </w:rPr>
        <w:t xml:space="preserve">Figure </w:t>
      </w:r>
      <w:r>
        <w:rPr>
          <w:rFonts w:cstheme="minorHAnsi"/>
          <w:i/>
          <w:iCs/>
          <w:sz w:val="20"/>
          <w:szCs w:val="20"/>
        </w:rPr>
        <w:t>11</w:t>
      </w:r>
      <w:r w:rsidRPr="00E46683">
        <w:rPr>
          <w:rFonts w:cstheme="minorHAnsi"/>
          <w:i/>
          <w:iCs/>
          <w:sz w:val="20"/>
          <w:szCs w:val="20"/>
        </w:rPr>
        <w:t>:</w:t>
      </w:r>
      <w:r>
        <w:rPr>
          <w:rFonts w:cstheme="minorHAnsi"/>
          <w:i/>
          <w:iCs/>
          <w:sz w:val="20"/>
          <w:szCs w:val="20"/>
        </w:rPr>
        <w:t xml:space="preserve"> E</w:t>
      </w:r>
      <w:r w:rsidRPr="0081396A" w:rsidR="0043432F">
        <w:rPr>
          <w:rFonts w:cstheme="minorHAnsi"/>
          <w:i/>
          <w:iCs/>
          <w:sz w:val="20"/>
          <w:szCs w:val="20"/>
        </w:rPr>
        <w:t>nergy Compact Overview (</w:t>
      </w:r>
      <w:commentRangeStart w:id="260"/>
      <w:r w:rsidRPr="0081396A" w:rsidR="0043432F">
        <w:rPr>
          <w:rFonts w:cstheme="minorHAnsi"/>
          <w:i/>
          <w:iCs/>
          <w:sz w:val="20"/>
          <w:szCs w:val="20"/>
        </w:rPr>
        <w:t>UNDP, 2022</w:t>
      </w:r>
      <w:commentRangeEnd w:id="260"/>
      <w:r w:rsidRPr="0081396A" w:rsidR="0043432F">
        <w:rPr>
          <w:i/>
          <w:iCs/>
          <w:szCs w:val="20"/>
        </w:rPr>
        <w:commentReference w:id="260"/>
      </w:r>
      <w:r w:rsidRPr="0081396A" w:rsidR="0043432F">
        <w:rPr>
          <w:rFonts w:cstheme="minorHAnsi"/>
          <w:i/>
          <w:iCs/>
          <w:sz w:val="20"/>
          <w:szCs w:val="20"/>
        </w:rPr>
        <w:t>)</w:t>
      </w:r>
    </w:p>
    <w:p w:rsidRPr="00FF4A57" w:rsidR="0043432F" w:rsidP="00FF4A57" w:rsidRDefault="0043432F" w14:paraId="60968F33" w14:textId="77777777">
      <w:pPr>
        <w:spacing w:line="259" w:lineRule="auto"/>
        <w:jc w:val="both"/>
        <w:rPr>
          <w:rFonts w:cstheme="minorHAnsi"/>
          <w:sz w:val="22"/>
          <w:szCs w:val="22"/>
        </w:rPr>
      </w:pPr>
    </w:p>
    <w:p w:rsidR="00AC4522" w:rsidP="00FF4A57" w:rsidRDefault="00AC4522" w14:paraId="505EE7C0" w14:textId="77777777">
      <w:pPr>
        <w:spacing w:after="240" w:line="259" w:lineRule="auto"/>
        <w:jc w:val="both"/>
        <w:rPr>
          <w:rFonts w:cstheme="minorHAnsi"/>
          <w:b/>
          <w:sz w:val="22"/>
          <w:szCs w:val="22"/>
        </w:rPr>
      </w:pPr>
    </w:p>
    <w:p w:rsidRPr="00FF4A57" w:rsidR="001158C9" w:rsidP="00FF4A57" w:rsidRDefault="00341FD2" w14:paraId="4FEDC674" w14:textId="01DE8347">
      <w:pPr>
        <w:spacing w:after="240" w:line="259" w:lineRule="auto"/>
        <w:jc w:val="both"/>
        <w:rPr>
          <w:rFonts w:cstheme="minorHAnsi"/>
          <w:sz w:val="22"/>
          <w:szCs w:val="22"/>
        </w:rPr>
      </w:pPr>
      <w:commentRangeStart w:id="261"/>
      <w:r w:rsidRPr="00FF4A57">
        <w:rPr>
          <w:rFonts w:cstheme="minorHAnsi"/>
          <w:b/>
          <w:sz w:val="22"/>
          <w:szCs w:val="22"/>
        </w:rPr>
        <w:t>United Nations Global Compact (UNGC</w:t>
      </w:r>
      <w:commentRangeEnd w:id="261"/>
      <w:r w:rsidRPr="00FF4A57" w:rsidR="002D2768">
        <w:rPr>
          <w:rFonts w:cstheme="minorHAnsi"/>
          <w:b/>
          <w:sz w:val="22"/>
          <w:szCs w:val="22"/>
        </w:rPr>
        <w:commentReference w:id="261"/>
      </w:r>
      <w:r w:rsidRPr="00FF4A57">
        <w:rPr>
          <w:rFonts w:cstheme="minorHAnsi"/>
          <w:sz w:val="22"/>
          <w:szCs w:val="22"/>
        </w:rPr>
        <w:t>):</w:t>
      </w:r>
      <w:r w:rsidRPr="00FF4A57" w:rsidR="00C1396C">
        <w:rPr>
          <w:rFonts w:cstheme="minorHAnsi"/>
          <w:sz w:val="22"/>
          <w:szCs w:val="22"/>
        </w:rPr>
        <w:t xml:space="preserve"> The United Nations Global Compact (UNGC) is a significant initiative with over 9,500 companies and 3,000 non-business signatories across 160+ countries, spanning civil society, government bodies, investor groups, academia, and 70 local networks. It fosters responsible business practices by aligning strategies with ten core principles related to human rights, labor, environment, and anti-corruption. This voluntary effort encourages businesses to contribute to societal goals and the Sustainable Development Goals (SDGs), aiming to mobilize a global movement of responsible enterprises and drive actions for a sustainable world. The UNGC emphasizes multi-sectoral collaborations, transformative partnerships, and action platforms engaging diverse stakeholders to address complex challenges and achieve SDGs through scalable impacts and time-bound deliverables.</w:t>
      </w:r>
    </w:p>
    <w:p w:rsidRPr="00FF4A57" w:rsidR="00341FD2" w:rsidP="00FF4A57" w:rsidRDefault="00341FD2" w14:paraId="6EABFB94" w14:textId="18F6AFB4">
      <w:pPr>
        <w:spacing w:after="240" w:line="259" w:lineRule="auto"/>
        <w:jc w:val="both"/>
        <w:rPr>
          <w:rFonts w:cstheme="minorHAnsi"/>
          <w:sz w:val="22"/>
          <w:szCs w:val="22"/>
        </w:rPr>
      </w:pPr>
      <w:r w:rsidRPr="00FF4A57">
        <w:rPr>
          <w:rFonts w:cstheme="minorHAnsi"/>
          <w:b/>
          <w:sz w:val="22"/>
          <w:szCs w:val="22"/>
        </w:rPr>
        <w:t>Gender and Energy Compact</w:t>
      </w:r>
      <w:r w:rsidRPr="00FF4A57" w:rsidR="00C1396C">
        <w:rPr>
          <w:rFonts w:cstheme="minorHAnsi"/>
          <w:b/>
          <w:sz w:val="22"/>
          <w:szCs w:val="22"/>
        </w:rPr>
        <w:t xml:space="preserve">: </w:t>
      </w:r>
      <w:r w:rsidRPr="00FF4A57">
        <w:rPr>
          <w:rFonts w:cstheme="minorHAnsi"/>
          <w:sz w:val="22"/>
          <w:szCs w:val="22"/>
        </w:rPr>
        <w:t xml:space="preserve">The </w:t>
      </w:r>
      <w:commentRangeStart w:id="262"/>
      <w:r w:rsidRPr="00FF4A57">
        <w:rPr>
          <w:rFonts w:cstheme="minorHAnsi"/>
          <w:sz w:val="22"/>
          <w:szCs w:val="22"/>
        </w:rPr>
        <w:t>Gender and Energy Compact</w:t>
      </w:r>
      <w:commentRangeEnd w:id="262"/>
      <w:r w:rsidRPr="00FF4A57">
        <w:rPr>
          <w:rFonts w:cstheme="minorHAnsi"/>
          <w:sz w:val="22"/>
          <w:szCs w:val="22"/>
        </w:rPr>
        <w:commentReference w:id="262"/>
      </w:r>
      <w:r w:rsidRPr="00FF4A57">
        <w:rPr>
          <w:rFonts w:cstheme="minorHAnsi"/>
          <w:sz w:val="22"/>
          <w:szCs w:val="22"/>
        </w:rPr>
        <w:t xml:space="preserve">, led by ENERGIA, GWNET, and UNIDO, is a global coalition focused on advancing gender equality and women's empowerment in the context of a just, inclusive, and sustainable energy transition. Comprising stakeholders from governments, private sector, academia, civil society, youth, and international organizations, this coalition aims to achieve two core goals: ensuring women have equal opportunities to lead, participate in, and benefit from a sustainable energy transition, and granting women equal access to and control over sustainable energy products and services. Through joint commitments and individual Energy Compacts submitted by signatories, the Compact strives to eliminate energy and time poverty, foster gender-responsive energy policies, enhance women's entrepreneurship and career advancement, and promote gender-responsive knowledge and data availability by 2030. These efforts target the achievement of SDG7 on universal access to sustainable energy and SDG5 on gender equality through tangible outcomes, including increased resources for women-led businesses, improved employment opportunities, and more </w:t>
      </w:r>
      <w:r w:rsidRPr="00FF4A57">
        <w:rPr>
          <w:rFonts w:cstheme="minorHAnsi"/>
          <w:sz w:val="22"/>
          <w:szCs w:val="22"/>
        </w:rPr>
        <w:lastRenderedPageBreak/>
        <w:t>comprehensive data and tools for gender-responsive policy formulation and evaluation.</w:t>
      </w:r>
    </w:p>
    <w:p w:rsidRPr="00FF4A57" w:rsidR="00C00ED5" w:rsidP="6ED59419" w:rsidRDefault="00C00ED5" w14:paraId="04FF9ED0" w14:textId="21C344C6">
      <w:pPr>
        <w:spacing w:after="240" w:line="259" w:lineRule="auto"/>
        <w:jc w:val="both"/>
        <w:rPr>
          <w:b/>
          <w:bCs/>
          <w:sz w:val="22"/>
          <w:szCs w:val="22"/>
        </w:rPr>
      </w:pPr>
      <w:r w:rsidRPr="6ED59419">
        <w:rPr>
          <w:b/>
          <w:bCs/>
          <w:sz w:val="22"/>
          <w:szCs w:val="22"/>
        </w:rPr>
        <w:t xml:space="preserve">UNDP’s Sustainable Energy Hub: </w:t>
      </w:r>
      <w:r w:rsidRPr="6ED59419">
        <w:rPr>
          <w:sz w:val="22"/>
          <w:szCs w:val="22"/>
        </w:rPr>
        <w:t>The UNDP Sustainable Energy Hub collaborates with governments, UN-Energy, member states, the private sector, and civil society to facilitate a just and sustainable energy transition. Their aim is to support countries in achieving SDG 7 by providing clean, affordable energy to an additional 500 million people by 2025. The Sustainable Energy Hub aim</w:t>
      </w:r>
      <w:r w:rsidRPr="6ED59419" w:rsidR="229AA2C2">
        <w:rPr>
          <w:sz w:val="22"/>
          <w:szCs w:val="22"/>
        </w:rPr>
        <w:t>s</w:t>
      </w:r>
      <w:r w:rsidRPr="6ED59419">
        <w:rPr>
          <w:sz w:val="22"/>
          <w:szCs w:val="22"/>
        </w:rPr>
        <w:t xml:space="preserve"> to mobilize partnerships to accelerate the low carbon transition and renewable energy revolution. </w:t>
      </w:r>
    </w:p>
    <w:p w:rsidRPr="00FF4A57" w:rsidR="00505DB6" w:rsidP="00FF4A57" w:rsidRDefault="00505DB6" w14:paraId="3A63E76A" w14:textId="240E2E2C">
      <w:pPr>
        <w:spacing w:after="240" w:line="259" w:lineRule="auto"/>
        <w:jc w:val="both"/>
        <w:rPr>
          <w:rFonts w:cstheme="minorHAnsi"/>
          <w:sz w:val="22"/>
          <w:szCs w:val="22"/>
        </w:rPr>
      </w:pPr>
      <w:r w:rsidRPr="00FF4A57">
        <w:rPr>
          <w:rFonts w:cstheme="minorHAnsi"/>
          <w:b/>
          <w:sz w:val="22"/>
          <w:szCs w:val="22"/>
        </w:rPr>
        <w:t>Powering Healthcare H</w:t>
      </w:r>
      <w:r w:rsidRPr="00FF4A57" w:rsidR="00044BCD">
        <w:rPr>
          <w:rFonts w:cstheme="minorHAnsi"/>
          <w:b/>
          <w:sz w:val="22"/>
          <w:szCs w:val="22"/>
        </w:rPr>
        <w:t>ub</w:t>
      </w:r>
      <w:r w:rsidRPr="00FF4A57" w:rsidR="00C1396C">
        <w:rPr>
          <w:rFonts w:cstheme="minorHAnsi"/>
          <w:sz w:val="22"/>
          <w:szCs w:val="22"/>
        </w:rPr>
        <w:t xml:space="preserve">: </w:t>
      </w:r>
      <w:r w:rsidRPr="00FF4A57">
        <w:rPr>
          <w:rFonts w:cstheme="minorHAnsi"/>
          <w:sz w:val="22"/>
          <w:szCs w:val="22"/>
        </w:rPr>
        <w:t xml:space="preserve">The Powering Healthcare Hub, driven by </w:t>
      </w:r>
      <w:proofErr w:type="spellStart"/>
      <w:r w:rsidRPr="00FF4A57">
        <w:rPr>
          <w:rFonts w:cstheme="minorHAnsi"/>
          <w:sz w:val="22"/>
          <w:szCs w:val="22"/>
        </w:rPr>
        <w:t>SEforALL</w:t>
      </w:r>
      <w:proofErr w:type="spellEnd"/>
      <w:r w:rsidRPr="00FF4A57">
        <w:rPr>
          <w:rFonts w:cstheme="minorHAnsi"/>
          <w:sz w:val="22"/>
          <w:szCs w:val="22"/>
        </w:rPr>
        <w:t xml:space="preserve"> and in collaboration with other stakeholders, aims to resolve the issue of inadequate or unreliable electricity access in healthcare facilities, impacting around one billion people globally. This initiative offers a centralized platform providing data, best practices, and leadership to facilitate the electrification of health facilities. It addresses the estimated requirement of USD 5 billion for electrifying health facilities in South Asia and Sub-Saharan Africa, integrating innovative technologies and business models. </w:t>
      </w:r>
      <w:proofErr w:type="spellStart"/>
      <w:r w:rsidRPr="00FF4A57">
        <w:rPr>
          <w:rFonts w:cstheme="minorHAnsi"/>
          <w:sz w:val="22"/>
          <w:szCs w:val="22"/>
        </w:rPr>
        <w:t>SEforALL's</w:t>
      </w:r>
      <w:proofErr w:type="spellEnd"/>
      <w:r w:rsidRPr="00FF4A57">
        <w:rPr>
          <w:rFonts w:cstheme="minorHAnsi"/>
          <w:sz w:val="22"/>
          <w:szCs w:val="22"/>
        </w:rPr>
        <w:t xml:space="preserve"> Powering Healthcare program underpins this initiative, empowering governments and development partners with evidence and solutions to achieve sustainable electrification of health facilities by 2030. The program aims to inspire stronger commitments, increase investments, and enhance the sustainability of interventions, contributing to universal, sustainable electrification in the healthcare sector.</w:t>
      </w:r>
    </w:p>
    <w:p w:rsidRPr="00FF4A57" w:rsidR="00C36AF8" w:rsidP="00FF4A57" w:rsidRDefault="00C36AF8" w14:paraId="4F0E0AC0" w14:textId="27D04C0D">
      <w:pPr>
        <w:spacing w:after="240" w:line="259" w:lineRule="auto"/>
        <w:jc w:val="both"/>
        <w:rPr>
          <w:rFonts w:cstheme="minorHAnsi"/>
          <w:sz w:val="22"/>
          <w:szCs w:val="22"/>
        </w:rPr>
      </w:pPr>
      <w:r w:rsidRPr="00FF4A57">
        <w:rPr>
          <w:rFonts w:cstheme="minorHAnsi"/>
          <w:noProof/>
          <w:sz w:val="22"/>
          <w:szCs w:val="22"/>
        </w:rPr>
        <mc:AlternateContent>
          <mc:Choice Requires="wps">
            <w:drawing>
              <wp:inline distT="0" distB="0" distL="0" distR="0" wp14:anchorId="7D024BC9" wp14:editId="5633478F">
                <wp:extent cx="5902036" cy="676893"/>
                <wp:effectExtent l="0" t="0" r="3810" b="9525"/>
                <wp:docPr id="48" name="Caixa de Texto 30"/>
                <wp:cNvGraphicFramePr/>
                <a:graphic xmlns:a="http://schemas.openxmlformats.org/drawingml/2006/main">
                  <a:graphicData uri="http://schemas.microsoft.com/office/word/2010/wordprocessingShape">
                    <wps:wsp>
                      <wps:cNvSpPr txBox="1"/>
                      <wps:spPr>
                        <a:xfrm>
                          <a:off x="0" y="0"/>
                          <a:ext cx="5902036" cy="676893"/>
                        </a:xfrm>
                        <a:prstGeom prst="rect">
                          <a:avLst/>
                        </a:prstGeom>
                        <a:solidFill>
                          <a:schemeClr val="accent6">
                            <a:lumMod val="20000"/>
                            <a:lumOff val="80000"/>
                          </a:schemeClr>
                        </a:solidFill>
                        <a:ln w="6350">
                          <a:noFill/>
                        </a:ln>
                      </wps:spPr>
                      <wps:txbx>
                        <w:txbxContent>
                          <w:p w:rsidRPr="003A3478" w:rsidR="008A2E3E" w:rsidP="003A3478" w:rsidRDefault="008A2E3E" w14:paraId="68BF4D80" w14:textId="56F5B1BC">
                            <w:pPr>
                              <w:spacing w:after="240" w:line="259" w:lineRule="auto"/>
                              <w:jc w:val="both"/>
                              <w:rPr>
                                <w:b/>
                                <w:sz w:val="22"/>
                              </w:rPr>
                            </w:pPr>
                            <w:r w:rsidRPr="003A3478">
                              <w:rPr>
                                <w:b/>
                                <w:sz w:val="22"/>
                              </w:rPr>
                              <w:t>Global Interventions Map</w:t>
                            </w:r>
                            <w:r w:rsidRPr="003A3478">
                              <w:rPr>
                                <w:sz w:val="22"/>
                              </w:rPr>
                              <w:t>: The Global Interventions database provides a one-stop sectoral overview of the work happening around the world to electrify healthcare facilities, and aids stakeholders in identifying opportunities for coordination and collaboration.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61" style="width:464.75pt;height:53.3pt;visibility:visible;mso-wrap-style:square;mso-left-percent:-10001;mso-top-percent:-10001;mso-position-horizontal:absolute;mso-position-horizontal-relative:char;mso-position-vertical:absolute;mso-position-vertical-relative:line;mso-left-percent:-10001;mso-top-percent:-10001;v-text-anchor:top"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" w14:anchorId="7D024BC9">
                <v:textbox>
                  <w:txbxContent>
                    <w:p w:rsidRPr="003A3478" w:rsidR="008A2E3E" w:rsidP="003A3478" w:rsidRDefault="008A2E3E" w14:paraId="68BF4D80" w14:textId="56F5B1BC">
                      <w:pPr>
                        <w:spacing w:after="240" w:line="259" w:lineRule="auto"/>
                        <w:jc w:val="both"/>
                        <w:rPr>
                          <w:b/>
                          <w:sz w:val="22"/>
                        </w:rPr>
                      </w:pPr>
                      <w:r w:rsidRPr="003A3478">
                        <w:rPr>
                          <w:b/>
                          <w:sz w:val="22"/>
                        </w:rPr>
                        <w:t>Global Interventions Map</w:t>
                      </w:r>
                      <w:r w:rsidRPr="003A3478">
                        <w:rPr>
                          <w:sz w:val="22"/>
                        </w:rPr>
                        <w:t>: The Global Interventions database provides a one-stop sectoral overview of the work happening around the world to electrify healthcare facilities, and aids stakeholders in identifying opportunities for coordination and collaboration.</w:t>
                      </w:r>
                    </w:p>
                  </w:txbxContent>
                </v:textbox>
                <w10:anchorlock/>
              </v:shape>
            </w:pict>
          </mc:Fallback>
        </mc:AlternateContent>
      </w:r>
    </w:p>
    <w:p w:rsidRPr="00FF4A57" w:rsidR="00970FB8" w:rsidP="4B930FF3" w:rsidRDefault="590F4E3F" w14:paraId="791CBC6B" w14:textId="46AEF92C">
      <w:pPr>
        <w:spacing w:line="259" w:lineRule="auto"/>
        <w:jc w:val="both"/>
        <w:rPr>
          <w:sz w:val="22"/>
          <w:szCs w:val="22"/>
        </w:rPr>
      </w:pPr>
      <w:commentRangeStart w:id="263"/>
      <w:r w:rsidRPr="4B930FF3">
        <w:rPr>
          <w:b/>
          <w:bCs/>
          <w:sz w:val="22"/>
          <w:szCs w:val="22"/>
        </w:rPr>
        <w:t>Global Alliance for Clean Cookstoves</w:t>
      </w:r>
      <w:commentRangeEnd w:id="263"/>
      <w:r w:rsidR="00341FD2">
        <w:commentReference w:id="263"/>
      </w:r>
      <w:commentRangeStart w:id="264"/>
      <w:r w:rsidRPr="4B930FF3">
        <w:rPr>
          <w:sz w:val="22"/>
          <w:szCs w:val="22"/>
        </w:rPr>
        <w:t>:</w:t>
      </w:r>
      <w:commentRangeEnd w:id="264"/>
      <w:r w:rsidR="00341FD2">
        <w:commentReference w:id="264"/>
      </w:r>
      <w:r w:rsidRPr="4B930FF3" w:rsidR="3B42B381">
        <w:rPr>
          <w:sz w:val="22"/>
          <w:szCs w:val="22"/>
        </w:rPr>
        <w:t xml:space="preserve"> </w:t>
      </w:r>
      <w:r w:rsidRPr="4B930FF3" w:rsidR="6B4D6725">
        <w:rPr>
          <w:sz w:val="22"/>
          <w:szCs w:val="22"/>
        </w:rPr>
        <w:t>The Global Alliance for Clean Cookstoves, hosted by the UN Foundation, is a public-private partnership uniting over 1300 partners from governments, multilateral organizations, the private sector, NGOs, academia, and philanthropy. Established to create a thriving market for clean household cooking solutions, its objectives include saving lives, enhancing livelihoods, and preserving the environment, recognizing particularly the impact on women due to traditional cooking methods. Focused on promoting clean and efficient cooking (SDG7) and empowering women by reducing their exposure to indoor air pollution (SDG5), the Alliance seeks to reach 100 million households by 2020.  To achieve this, it concentrates on catalyzing the sector, attracting investments, advocating for change, setting standards, conducting research, and advocating globally. This partnership addresses global needs, prioritizes market-based solutions, and coordinates a comprehensive strategy for clean cooking solutions' widespread adoption, emphasizing accessibility and sustainability.</w:t>
      </w:r>
      <w:r w:rsidRPr="4B930FF3" w:rsidR="0B14ECE7">
        <w:rPr>
          <w:sz w:val="22"/>
          <w:szCs w:val="22"/>
        </w:rPr>
        <w:t xml:space="preserve"> This alliance has developed an “Introductory Framework for Measurement, Reporting, and Verification for Clean Cooking Energy Initiatives” (</w:t>
      </w:r>
      <w:commentRangeStart w:id="265"/>
      <w:r w:rsidRPr="4B930FF3" w:rsidR="0B14ECE7">
        <w:rPr>
          <w:sz w:val="22"/>
          <w:szCs w:val="22"/>
        </w:rPr>
        <w:t>links</w:t>
      </w:r>
      <w:commentRangeEnd w:id="265"/>
      <w:r w:rsidR="00341FD2">
        <w:commentReference w:id="265"/>
      </w:r>
      <w:r w:rsidRPr="4B930FF3" w:rsidR="0B14ECE7">
        <w:rPr>
          <w:sz w:val="22"/>
          <w:szCs w:val="22"/>
          <w:u w:val="single"/>
        </w:rPr>
        <w:t>)</w:t>
      </w:r>
    </w:p>
    <w:p w:rsidRPr="00FF4A57" w:rsidR="00C36AF8" w:rsidP="00FF4A57" w:rsidRDefault="00C36AF8" w14:paraId="4184F89C" w14:textId="7DD1A53B">
      <w:pPr>
        <w:spacing w:line="259" w:lineRule="auto"/>
        <w:jc w:val="both"/>
        <w:rPr>
          <w:rFonts w:cstheme="minorHAnsi"/>
          <w:sz w:val="22"/>
          <w:szCs w:val="22"/>
        </w:rPr>
      </w:pPr>
    </w:p>
    <w:p w:rsidRPr="00FF4A57" w:rsidR="00C979CC" w:rsidP="4B930FF3" w:rsidRDefault="5E89CB75" w14:paraId="5666CC5C" w14:textId="2E6AD7B1">
      <w:pPr>
        <w:spacing w:after="240" w:line="259" w:lineRule="auto"/>
        <w:jc w:val="both"/>
        <w:rPr>
          <w:sz w:val="22"/>
          <w:szCs w:val="22"/>
        </w:rPr>
      </w:pPr>
      <w:r w:rsidRPr="4B930FF3">
        <w:rPr>
          <w:b/>
          <w:bCs/>
          <w:sz w:val="22"/>
          <w:szCs w:val="22"/>
        </w:rPr>
        <w:t>Global Platform for Action (</w:t>
      </w:r>
      <w:commentRangeStart w:id="266"/>
      <w:r w:rsidRPr="4B930FF3">
        <w:rPr>
          <w:b/>
          <w:bCs/>
          <w:sz w:val="22"/>
          <w:szCs w:val="22"/>
        </w:rPr>
        <w:t>GPA</w:t>
      </w:r>
      <w:commentRangeEnd w:id="266"/>
      <w:r w:rsidR="00C979CC">
        <w:commentReference w:id="266"/>
      </w:r>
      <w:r w:rsidRPr="4B930FF3">
        <w:rPr>
          <w:b/>
          <w:bCs/>
          <w:sz w:val="22"/>
          <w:szCs w:val="22"/>
        </w:rPr>
        <w:t xml:space="preserve">) on Sustainable Energy in Displacement Settings: </w:t>
      </w:r>
      <w:r w:rsidRPr="4B930FF3">
        <w:rPr>
          <w:sz w:val="22"/>
          <w:szCs w:val="22"/>
        </w:rPr>
        <w:t xml:space="preserve">The Global Platform for Action (GPA) on Sustainable Energy in Displacement Settings operates as a united effort hosted by UNITAR to ensure sustainable energy access in humanitarian contexts. It collaborates with energy, development, and humanitarian partners to transition towards renewable energy, aiming to improve efficiency, reduce costs, and cut emissions. GPA focuses on local solutions, </w:t>
      </w:r>
      <w:commentRangeStart w:id="267"/>
      <w:r w:rsidRPr="4B930FF3">
        <w:rPr>
          <w:sz w:val="22"/>
          <w:szCs w:val="22"/>
        </w:rPr>
        <w:t>gender sensitivity,</w:t>
      </w:r>
      <w:commentRangeEnd w:id="267"/>
      <w:r w:rsidR="00C979CC">
        <w:commentReference w:id="267"/>
      </w:r>
      <w:r w:rsidRPr="4B930FF3">
        <w:rPr>
          <w:sz w:val="22"/>
          <w:szCs w:val="22"/>
        </w:rPr>
        <w:t xml:space="preserve"> and financial sustainability across five thematic areas. </w:t>
      </w:r>
      <w:r w:rsidRPr="4B930FF3">
        <w:rPr>
          <w:sz w:val="22"/>
          <w:szCs w:val="22"/>
        </w:rPr>
        <w:lastRenderedPageBreak/>
        <w:t>Engaging displaced persons, host communities, governments, and humanitarian agencies, it aims to devise context-specific solutions for collective change in energy access for crisis-affected communities. The GPA is guided by a coalition of UN and international bodies, including UNITAR, UNHCR, IOM, GIZ, WFP, FAO, UNEP, UNDP, Chatham House, Practical Action, Clean Cooking Alliance, Mercy Corps, Sustainable Energy for All, SNV, Lifeline Fund, and MECS</w:t>
      </w:r>
      <w:r w:rsidRPr="4B930FF3" w:rsidR="1EFFDB3E">
        <w:rPr>
          <w:sz w:val="22"/>
          <w:szCs w:val="22"/>
        </w:rPr>
        <w:t xml:space="preserve"> and </w:t>
      </w:r>
      <w:r w:rsidRPr="4B930FF3">
        <w:rPr>
          <w:sz w:val="22"/>
          <w:szCs w:val="22"/>
        </w:rPr>
        <w:t>receives support from the Federal Foreign Office of Germany, Norway, NORCAP, and MECS.</w:t>
      </w:r>
    </w:p>
    <w:p w:rsidRPr="00FF4A57" w:rsidR="007C17A2" w:rsidP="00FF4A57" w:rsidRDefault="007C17A2" w14:paraId="749579E9" w14:textId="4885F723">
      <w:pPr>
        <w:spacing w:after="240" w:line="259" w:lineRule="auto"/>
        <w:jc w:val="both"/>
        <w:rPr>
          <w:rFonts w:cstheme="minorHAnsi"/>
          <w:b/>
          <w:sz w:val="22"/>
          <w:szCs w:val="22"/>
        </w:rPr>
      </w:pPr>
      <w:r w:rsidRPr="00FF4A57">
        <w:rPr>
          <w:rFonts w:cstheme="minorHAnsi"/>
          <w:b/>
          <w:sz w:val="22"/>
          <w:szCs w:val="22"/>
        </w:rPr>
        <w:t>Partnership for Action on Green Economy (</w:t>
      </w:r>
      <w:commentRangeStart w:id="268"/>
      <w:r w:rsidRPr="00FF4A57">
        <w:rPr>
          <w:rFonts w:cstheme="minorHAnsi"/>
          <w:b/>
          <w:sz w:val="22"/>
          <w:szCs w:val="22"/>
        </w:rPr>
        <w:t>PAGE</w:t>
      </w:r>
      <w:commentRangeEnd w:id="268"/>
      <w:r w:rsidRPr="00FF4A57">
        <w:rPr>
          <w:rFonts w:cstheme="minorHAnsi"/>
          <w:b/>
          <w:sz w:val="22"/>
          <w:szCs w:val="22"/>
        </w:rPr>
        <w:commentReference w:id="268"/>
      </w:r>
      <w:r w:rsidRPr="00FF4A57">
        <w:rPr>
          <w:rFonts w:cstheme="minorHAnsi"/>
          <w:b/>
          <w:sz w:val="22"/>
          <w:szCs w:val="22"/>
        </w:rPr>
        <w:t xml:space="preserve">): </w:t>
      </w:r>
      <w:r w:rsidRPr="00FF4A57">
        <w:rPr>
          <w:rFonts w:cstheme="minorHAnsi"/>
          <w:sz w:val="22"/>
          <w:szCs w:val="22"/>
        </w:rPr>
        <w:t>PAGE, comprising five UN agencies (UNEP, ILO, UNDP, UNIDO, UNITAR), funding partners, and partner countries, focuses on transforming economies into drivers of sustainability. Since 2013, it embeds lasting changes in national policies, providing integrated support to reduce poverty, enhance social equity, and promote environmental stewardship while sustaining economic growth. With a vision challenging current economic trajectories, it aims to achieve global sustainability goals by reframing economic policies, fostering collaborations, and informing policy debates. The partnership's activities involve supporting countries at different policy development stages, managing substantial funding, engaging UN agencies for expertise, and collaborating with various action partners for effective outcomes.</w:t>
      </w:r>
    </w:p>
    <w:p w:rsidRPr="00FF4A57" w:rsidR="002A3EDC" w:rsidP="00FF4A57" w:rsidRDefault="002A3EDC" w14:paraId="53E3A4DF" w14:textId="23DCE327">
      <w:pPr>
        <w:spacing w:after="240" w:line="259" w:lineRule="auto"/>
        <w:jc w:val="both"/>
        <w:rPr>
          <w:rFonts w:cstheme="minorHAnsi"/>
          <w:sz w:val="22"/>
          <w:szCs w:val="22"/>
        </w:rPr>
      </w:pPr>
      <w:commentRangeStart w:id="269"/>
      <w:r w:rsidRPr="00FF4A57">
        <w:rPr>
          <w:rFonts w:cstheme="minorHAnsi"/>
          <w:b/>
          <w:sz w:val="22"/>
          <w:szCs w:val="22"/>
        </w:rPr>
        <w:t>Better Than Cash Alliance</w:t>
      </w:r>
      <w:commentRangeEnd w:id="269"/>
      <w:r w:rsidRPr="00FF4A57">
        <w:rPr>
          <w:rFonts w:cstheme="minorHAnsi"/>
          <w:b/>
          <w:sz w:val="22"/>
          <w:szCs w:val="22"/>
        </w:rPr>
        <w:commentReference w:id="269"/>
      </w:r>
      <w:r w:rsidRPr="00FF4A57">
        <w:rPr>
          <w:rFonts w:cstheme="minorHAnsi"/>
          <w:b/>
          <w:sz w:val="22"/>
          <w:szCs w:val="22"/>
        </w:rPr>
        <w:t xml:space="preserve">: </w:t>
      </w:r>
      <w:r w:rsidRPr="00FF4A57">
        <w:rPr>
          <w:rFonts w:cstheme="minorHAnsi"/>
          <w:sz w:val="22"/>
          <w:szCs w:val="22"/>
        </w:rPr>
        <w:t>The Better Than Cash Alliance, housed within the United Nations, comprises governments, corporations, and global entities committed to expediting the transition from cash to responsible digital payments to drive the Sustainable Development Goals. With 80 members, including national governments from Africa, Asia-Pacific, and Latin America, as well as global brands and humanitarian NGOs, the alliance advocates for digitizing payments to enhance efficiency, transparency, and women's economic participation. By providing advisory services, sharing research, and fostering peer learning, it aims to ensure that digital payment options surpass cash in terms of responsibility, inclusivity, and efficiency, acknowledging the importance of cash while advocating for secure and empowering digital alternatives.</w:t>
      </w:r>
    </w:p>
    <w:p w:rsidR="00496F28" w:rsidP="00FF4A57" w:rsidRDefault="00496F28" w14:paraId="4FC1E97A" w14:textId="42754C91">
      <w:pPr>
        <w:spacing w:after="240" w:line="259" w:lineRule="auto"/>
        <w:jc w:val="both"/>
        <w:rPr>
          <w:rFonts w:cstheme="minorHAnsi"/>
          <w:sz w:val="22"/>
          <w:szCs w:val="22"/>
        </w:rPr>
      </w:pPr>
      <w:commentRangeStart w:id="270"/>
      <w:r w:rsidRPr="00FF4A57">
        <w:rPr>
          <w:rFonts w:cstheme="minorHAnsi"/>
          <w:b/>
          <w:sz w:val="22"/>
          <w:szCs w:val="22"/>
        </w:rPr>
        <w:t>UN Office for Partnership</w:t>
      </w:r>
      <w:commentRangeEnd w:id="270"/>
      <w:r w:rsidRPr="00FF4A57">
        <w:rPr>
          <w:rFonts w:cstheme="minorHAnsi"/>
          <w:b/>
          <w:sz w:val="22"/>
          <w:szCs w:val="22"/>
        </w:rPr>
        <w:commentReference w:id="270"/>
      </w:r>
      <w:r w:rsidRPr="00FF4A57" w:rsidR="00C73C13">
        <w:rPr>
          <w:rFonts w:cstheme="minorHAnsi"/>
          <w:b/>
          <w:sz w:val="22"/>
          <w:szCs w:val="22"/>
        </w:rPr>
        <w:t>:</w:t>
      </w:r>
      <w:r w:rsidRPr="00FF4A57">
        <w:rPr>
          <w:rFonts w:cstheme="minorHAnsi"/>
          <w:b/>
          <w:sz w:val="22"/>
          <w:szCs w:val="22"/>
        </w:rPr>
        <w:t xml:space="preserve"> </w:t>
      </w:r>
      <w:r w:rsidRPr="00FF4A57">
        <w:rPr>
          <w:rFonts w:cstheme="minorHAnsi"/>
          <w:sz w:val="22"/>
          <w:szCs w:val="22"/>
        </w:rPr>
        <w:t>The United Nations Office for Partnerships (UN Partnerships) operates as a global hub for fostering partnerships to drive SDGs. Through the Executive Director's office, SDG Advocates, Strategy Hub, climate action mobilization, UNDEF, and UNFIP, it engages stakeholders globally, enhancing coordination and accountability towards achieving SDGs. The Advocates leverage their influential positions to drive transformative change, while the Strategy Hub collaborates across sectors for SDG activations. Climate action mobilization focuses on ambitious climate goals, while UNDEF and UNFIP empower civil society and facilitate cross-sector initiatives, respectively, contributing to a comprehensive approach for sustainable development.</w:t>
      </w:r>
    </w:p>
    <w:p w:rsidRPr="00FF4A57" w:rsidR="00620F6B" w:rsidP="00FF4A57" w:rsidRDefault="00620F6B" w14:paraId="29071FA8" w14:textId="77777777">
      <w:pPr>
        <w:spacing w:after="240" w:line="259" w:lineRule="auto"/>
        <w:jc w:val="both"/>
        <w:rPr>
          <w:rFonts w:cstheme="minorHAnsi"/>
          <w:sz w:val="22"/>
          <w:szCs w:val="22"/>
        </w:rPr>
      </w:pPr>
    </w:p>
    <w:p w:rsidRPr="00FF4A57" w:rsidR="001158C9" w:rsidP="44B7E274" w:rsidRDefault="001158C9" w14:paraId="31C9C238" w14:textId="1170FA85">
      <w:pPr>
        <w:pStyle w:val="Heading4"/>
        <w:numPr>
          <w:ilvl w:val="2"/>
          <w:numId w:val="8"/>
        </w:numPr>
        <w:spacing w:after="240" w:line="259" w:lineRule="auto"/>
        <w:jc w:val="both"/>
        <w:rPr>
          <w:rFonts w:asciiTheme="minorHAnsi" w:hAnsiTheme="minorHAnsi" w:cstheme="minorBidi"/>
          <w:sz w:val="22"/>
          <w:szCs w:val="22"/>
        </w:rPr>
      </w:pPr>
      <w:bookmarkStart w:name="_Toc332937762" w:id="271"/>
      <w:r w:rsidRPr="44B7E274">
        <w:rPr>
          <w:rFonts w:asciiTheme="minorHAnsi" w:hAnsiTheme="minorHAnsi" w:cstheme="minorBidi"/>
          <w:sz w:val="22"/>
          <w:szCs w:val="22"/>
        </w:rPr>
        <w:t xml:space="preserve">Joint </w:t>
      </w:r>
      <w:r w:rsidRPr="44B7E274" w:rsidR="00181A21">
        <w:rPr>
          <w:rFonts w:asciiTheme="minorHAnsi" w:hAnsiTheme="minorHAnsi" w:cstheme="minorBidi"/>
          <w:sz w:val="22"/>
          <w:szCs w:val="22"/>
        </w:rPr>
        <w:t>Programs</w:t>
      </w:r>
      <w:r w:rsidRPr="44B7E274">
        <w:rPr>
          <w:rFonts w:asciiTheme="minorHAnsi" w:hAnsiTheme="minorHAnsi" w:cstheme="minorBidi"/>
          <w:sz w:val="22"/>
          <w:szCs w:val="22"/>
        </w:rPr>
        <w:t xml:space="preserve"> and </w:t>
      </w:r>
      <w:r w:rsidRPr="44B7E274" w:rsidR="00181A21">
        <w:rPr>
          <w:rFonts w:asciiTheme="minorHAnsi" w:hAnsiTheme="minorHAnsi" w:cstheme="minorBidi"/>
          <w:sz w:val="22"/>
          <w:szCs w:val="22"/>
        </w:rPr>
        <w:t>I</w:t>
      </w:r>
      <w:r w:rsidRPr="44B7E274">
        <w:rPr>
          <w:rFonts w:asciiTheme="minorHAnsi" w:hAnsiTheme="minorHAnsi" w:cstheme="minorBidi"/>
          <w:sz w:val="22"/>
          <w:szCs w:val="22"/>
        </w:rPr>
        <w:t xml:space="preserve">nter-agencies </w:t>
      </w:r>
      <w:r w:rsidRPr="44B7E274" w:rsidR="00181A21">
        <w:rPr>
          <w:rFonts w:asciiTheme="minorHAnsi" w:hAnsiTheme="minorHAnsi" w:cstheme="minorBidi"/>
          <w:sz w:val="22"/>
          <w:szCs w:val="22"/>
        </w:rPr>
        <w:t>I</w:t>
      </w:r>
      <w:r w:rsidRPr="44B7E274">
        <w:rPr>
          <w:rFonts w:asciiTheme="minorHAnsi" w:hAnsiTheme="minorHAnsi" w:cstheme="minorBidi"/>
          <w:sz w:val="22"/>
          <w:szCs w:val="22"/>
        </w:rPr>
        <w:t>nitiatives</w:t>
      </w:r>
      <w:bookmarkEnd w:id="271"/>
    </w:p>
    <w:p w:rsidRPr="00FF4A57" w:rsidR="001158C9" w:rsidP="6ED59419" w:rsidRDefault="001158C9" w14:paraId="242CAEE5" w14:textId="4EDDAD7F">
      <w:pPr>
        <w:spacing w:after="240" w:line="259" w:lineRule="auto"/>
        <w:jc w:val="both"/>
        <w:rPr>
          <w:sz w:val="22"/>
          <w:szCs w:val="22"/>
        </w:rPr>
      </w:pPr>
      <w:r w:rsidRPr="6ED59419">
        <w:rPr>
          <w:b/>
          <w:bCs/>
          <w:sz w:val="22"/>
          <w:szCs w:val="22"/>
        </w:rPr>
        <w:t xml:space="preserve">The </w:t>
      </w:r>
      <w:commentRangeStart w:id="272"/>
      <w:r w:rsidRPr="6ED59419">
        <w:rPr>
          <w:b/>
          <w:bCs/>
          <w:sz w:val="22"/>
          <w:szCs w:val="22"/>
        </w:rPr>
        <w:t>Giga initiative</w:t>
      </w:r>
      <w:r w:rsidRPr="6ED59419">
        <w:rPr>
          <w:sz w:val="22"/>
          <w:szCs w:val="22"/>
        </w:rPr>
        <w:t xml:space="preserve">: </w:t>
      </w:r>
      <w:commentRangeEnd w:id="272"/>
      <w:r>
        <w:commentReference w:id="272"/>
      </w:r>
      <w:r w:rsidRPr="6ED59419">
        <w:rPr>
          <w:sz w:val="22"/>
          <w:szCs w:val="22"/>
        </w:rPr>
        <w:t xml:space="preserve">Giga aims to connect every school globally by 2030, leveraging UNICEF’s educational expertise, ITU’s regulatory knowledge, and private sector tech solutions. It maps schools and connectivity levels, utilizing machine learning for real-time mapping, aiding funders, governments, and ensuring accountability. This initiative stands out in </w:t>
      </w:r>
      <w:r w:rsidRPr="6ED59419">
        <w:rPr>
          <w:sz w:val="22"/>
          <w:szCs w:val="22"/>
        </w:rPr>
        <w:lastRenderedPageBreak/>
        <w:t xml:space="preserve">the UN Secretary-General’s Digital Cooperation Roadmap and Common Agenda, emphasizing its significance. Mapping schools </w:t>
      </w:r>
      <w:r w:rsidRPr="6ED59419" w:rsidR="2E67C24B">
        <w:rPr>
          <w:sz w:val="22"/>
          <w:szCs w:val="22"/>
        </w:rPr>
        <w:t>allow</w:t>
      </w:r>
      <w:r w:rsidRPr="6ED59419" w:rsidR="25429F45">
        <w:rPr>
          <w:sz w:val="22"/>
          <w:szCs w:val="22"/>
        </w:rPr>
        <w:t>s</w:t>
      </w:r>
      <w:r w:rsidRPr="6ED59419">
        <w:rPr>
          <w:sz w:val="22"/>
          <w:szCs w:val="22"/>
        </w:rPr>
        <w:t xml:space="preserve"> effective resource allocation, guides emergency response </w:t>
      </w:r>
      <w:r w:rsidRPr="6ED59419" w:rsidR="62AADEA1">
        <w:rPr>
          <w:sz w:val="22"/>
          <w:szCs w:val="22"/>
        </w:rPr>
        <w:t>efforts</w:t>
      </w:r>
      <w:r w:rsidRPr="6ED59419" w:rsidR="58F12BBF">
        <w:rPr>
          <w:sz w:val="22"/>
          <w:szCs w:val="22"/>
        </w:rPr>
        <w:t xml:space="preserve"> and</w:t>
      </w:r>
      <w:r w:rsidRPr="6ED59419">
        <w:rPr>
          <w:sz w:val="22"/>
          <w:szCs w:val="22"/>
        </w:rPr>
        <w:t xml:space="preserve"> ensures quality internet access, addressing data inequity and highlighting infrastructure gaps for better investment opportunities. Giga ultimately aims to establish market demand, encouraging internet service providers to expand infrastructure to remote areas, reducing disparities and fostering global connectivity.</w:t>
      </w:r>
    </w:p>
    <w:p w:rsidRPr="00FF4A57" w:rsidR="001158C9" w:rsidP="00FF4A57" w:rsidRDefault="001158C9" w14:paraId="613E44C8" w14:textId="77777777">
      <w:pPr>
        <w:spacing w:after="240" w:line="259" w:lineRule="auto"/>
        <w:jc w:val="both"/>
        <w:rPr>
          <w:rFonts w:cstheme="minorHAnsi"/>
          <w:sz w:val="22"/>
          <w:szCs w:val="22"/>
        </w:rPr>
      </w:pPr>
      <w:r w:rsidRPr="00FF4A57">
        <w:rPr>
          <w:rFonts w:cstheme="minorHAnsi"/>
          <w:b/>
          <w:sz w:val="22"/>
          <w:szCs w:val="22"/>
        </w:rPr>
        <w:t>United for Efficiency:</w:t>
      </w:r>
      <w:r w:rsidRPr="00FF4A57">
        <w:rPr>
          <w:rFonts w:cstheme="minorHAnsi"/>
          <w:sz w:val="22"/>
          <w:szCs w:val="22"/>
        </w:rPr>
        <w:t xml:space="preserve">  The </w:t>
      </w:r>
      <w:commentRangeStart w:id="273"/>
      <w:r w:rsidRPr="00FF4A57">
        <w:rPr>
          <w:rFonts w:cstheme="minorHAnsi"/>
          <w:sz w:val="22"/>
          <w:szCs w:val="22"/>
        </w:rPr>
        <w:t>United for Efficiency (U4E) initiative</w:t>
      </w:r>
      <w:commentRangeEnd w:id="273"/>
      <w:r w:rsidRPr="00FF4A57">
        <w:rPr>
          <w:rFonts w:cstheme="minorHAnsi"/>
          <w:sz w:val="22"/>
          <w:szCs w:val="22"/>
        </w:rPr>
        <w:commentReference w:id="273"/>
      </w:r>
      <w:r w:rsidRPr="00FF4A57">
        <w:rPr>
          <w:rFonts w:cstheme="minorHAnsi"/>
          <w:sz w:val="22"/>
          <w:szCs w:val="22"/>
        </w:rPr>
        <w:t xml:space="preserve">, under the leadership of the United Nations Environment </w:t>
      </w:r>
      <w:proofErr w:type="spellStart"/>
      <w:r w:rsidRPr="00FF4A57">
        <w:rPr>
          <w:rFonts w:cstheme="minorHAnsi"/>
          <w:sz w:val="22"/>
          <w:szCs w:val="22"/>
        </w:rPr>
        <w:t>Programme</w:t>
      </w:r>
      <w:proofErr w:type="spellEnd"/>
      <w:r w:rsidRPr="00FF4A57">
        <w:rPr>
          <w:rFonts w:cstheme="minorHAnsi"/>
          <w:sz w:val="22"/>
          <w:szCs w:val="22"/>
        </w:rPr>
        <w:t xml:space="preserve"> (UNEP), spearheads a global effort focused on aiding developing nations and emerging economies in transitioning towards energy-efficient appliances and equipment. U4E operates through a multi-stakeholder approach, collaborating with diverse partners, including UNEP, the Global Environment Facility (GEF), UNDP, industry leaders like the International Copper Association (ICA), CLASP, and NRDC. This initiative's primary objectives involve informing policymakers about the benefits of high-efficiency products, promoting best practices, offering tailored assistance to governments in developing and implementing strategies, and extending its scope beyond efficient lighting to encompass various high-efficiency products. U4E's core emphasis lies in reducing global electricity demand, mitigating climate change, and enhancing quality of life by optimizing energy usage. Its comprehensive approach addresses electricity wastage, pollution, and greenhouse gases, offering financial grants, policy guides, national market transformation projects, and capacity-building workshops across various regions, engaging over 60 partners globally. Academic institutions, industry leaders, and international organizations are part of this collaborative effort, supporting countries in their transition to sustainable, energy-efficient products to yield significant economic and environmental benefits.</w:t>
      </w:r>
    </w:p>
    <w:p w:rsidRPr="00FF4A57" w:rsidR="001158C9" w:rsidP="00FF4A57" w:rsidRDefault="001158C9" w14:paraId="2CE19256" w14:textId="77777777">
      <w:pPr>
        <w:spacing w:line="259" w:lineRule="auto"/>
        <w:jc w:val="both"/>
        <w:rPr>
          <w:rFonts w:cstheme="minorHAnsi"/>
          <w:sz w:val="22"/>
          <w:szCs w:val="22"/>
        </w:rPr>
      </w:pPr>
    </w:p>
    <w:p w:rsidRPr="00FF4A57" w:rsidR="00505DB6" w:rsidP="44B7E274" w:rsidRDefault="00505DB6" w14:paraId="7C0FA6B3" w14:textId="10EBC840">
      <w:pPr>
        <w:pStyle w:val="Heading4"/>
        <w:numPr>
          <w:ilvl w:val="2"/>
          <w:numId w:val="8"/>
        </w:numPr>
        <w:spacing w:after="240" w:line="259" w:lineRule="auto"/>
        <w:jc w:val="both"/>
        <w:rPr>
          <w:rFonts w:asciiTheme="minorHAnsi" w:hAnsiTheme="minorHAnsi" w:cstheme="minorBidi"/>
          <w:sz w:val="22"/>
          <w:szCs w:val="22"/>
        </w:rPr>
      </w:pPr>
      <w:bookmarkStart w:name="_Toc1192746359" w:id="274"/>
      <w:r w:rsidRPr="44B7E274">
        <w:rPr>
          <w:rFonts w:asciiTheme="minorHAnsi" w:hAnsiTheme="minorHAnsi" w:cstheme="minorBidi"/>
          <w:sz w:val="22"/>
          <w:szCs w:val="22"/>
        </w:rPr>
        <w:t>Multi-Stakeholders Knowledge and Data Platforms</w:t>
      </w:r>
      <w:bookmarkEnd w:id="274"/>
      <w:r w:rsidRPr="44B7E274">
        <w:rPr>
          <w:rFonts w:asciiTheme="minorHAnsi" w:hAnsiTheme="minorHAnsi" w:cstheme="minorBidi"/>
          <w:sz w:val="22"/>
          <w:szCs w:val="22"/>
        </w:rPr>
        <w:t xml:space="preserve"> </w:t>
      </w:r>
    </w:p>
    <w:p w:rsidRPr="00FF4A57" w:rsidR="00764A2C" w:rsidP="00FF4A57" w:rsidRDefault="00505DB6" w14:paraId="661693FF" w14:textId="2A71F739">
      <w:pPr>
        <w:spacing w:after="240" w:line="259" w:lineRule="auto"/>
        <w:jc w:val="both"/>
        <w:rPr>
          <w:rFonts w:cstheme="minorHAnsi"/>
          <w:sz w:val="22"/>
          <w:szCs w:val="22"/>
        </w:rPr>
      </w:pPr>
      <w:r w:rsidRPr="00FF4A57">
        <w:rPr>
          <w:rFonts w:cstheme="minorHAnsi"/>
          <w:b/>
          <w:sz w:val="22"/>
          <w:szCs w:val="22"/>
        </w:rPr>
        <w:t>Global Partnership for Sustainable Development Data (</w:t>
      </w:r>
      <w:commentRangeStart w:id="275"/>
      <w:r w:rsidRPr="00FF4A57">
        <w:rPr>
          <w:rFonts w:cstheme="minorHAnsi"/>
          <w:b/>
          <w:sz w:val="22"/>
          <w:szCs w:val="22"/>
        </w:rPr>
        <w:t>GPSDD</w:t>
      </w:r>
      <w:commentRangeEnd w:id="275"/>
      <w:r w:rsidRPr="00FF4A57">
        <w:rPr>
          <w:rFonts w:cstheme="minorHAnsi"/>
          <w:b/>
          <w:sz w:val="22"/>
          <w:szCs w:val="22"/>
        </w:rPr>
        <w:commentReference w:id="275"/>
      </w:r>
      <w:r w:rsidRPr="00FF4A57">
        <w:rPr>
          <w:rFonts w:cstheme="minorHAnsi"/>
          <w:b/>
          <w:sz w:val="22"/>
          <w:szCs w:val="22"/>
        </w:rPr>
        <w:t>):</w:t>
      </w:r>
      <w:r w:rsidRPr="00FF4A57">
        <w:rPr>
          <w:rFonts w:cstheme="minorHAnsi"/>
          <w:sz w:val="22"/>
          <w:szCs w:val="22"/>
        </w:rPr>
        <w:t xml:space="preserve"> </w:t>
      </w:r>
      <w:r w:rsidRPr="00FF4A57" w:rsidR="00560E4D">
        <w:rPr>
          <w:rFonts w:cstheme="minorHAnsi"/>
          <w:sz w:val="22"/>
          <w:szCs w:val="22"/>
        </w:rPr>
        <w:t>The Global Partnership for Sustainable Development Data is a vast network comprising over 700 organizations spanning private sectors, academia, civil society, and governments worldwide. Operating across 35+ countries with a network in 80+, its primary focus is leveraging the transformative potential of data to drive change aligned with the Sustainable Development Goals (SDGs). By advocating for inclusive, timely, and well-governed data, the partnership aims to empower governments to make informed decisions and policies. Their strategic approach involves boosting data use through multi-stakeholder collaborations, addressing challenges like limited data access and analytical capacity. Their goal is to ensure marginalized groups have representation in data processes while promoting accountable data governance as a standard practice, all with the ultimate aim of accelerating SDG progress and fostering impactful global change.</w:t>
      </w:r>
    </w:p>
    <w:p w:rsidRPr="00FF4A57" w:rsidR="00560E4D" w:rsidP="00FF4A57" w:rsidRDefault="00560E4D" w14:paraId="6B580729" w14:textId="520C5268">
      <w:pPr>
        <w:spacing w:after="240" w:line="259" w:lineRule="auto"/>
        <w:jc w:val="both"/>
        <w:rPr>
          <w:rFonts w:cstheme="minorHAnsi"/>
          <w:sz w:val="22"/>
          <w:szCs w:val="22"/>
        </w:rPr>
      </w:pPr>
      <w:r w:rsidRPr="00FF4A57">
        <w:rPr>
          <w:rFonts w:cstheme="minorHAnsi"/>
          <w:b/>
          <w:sz w:val="22"/>
          <w:szCs w:val="22"/>
        </w:rPr>
        <w:t>UN Sust</w:t>
      </w:r>
      <w:commentRangeStart w:id="276"/>
      <w:r w:rsidRPr="00FF4A57">
        <w:rPr>
          <w:rFonts w:cstheme="minorHAnsi"/>
          <w:b/>
          <w:sz w:val="22"/>
          <w:szCs w:val="22"/>
        </w:rPr>
        <w:t>ainable Development Group</w:t>
      </w:r>
      <w:commentRangeEnd w:id="276"/>
      <w:r w:rsidRPr="00FF4A57" w:rsidR="001D70E7">
        <w:rPr>
          <w:rStyle w:val="CommentReference"/>
          <w:rFonts w:cstheme="minorHAnsi"/>
          <w:b/>
          <w:sz w:val="22"/>
          <w:szCs w:val="22"/>
        </w:rPr>
        <w:commentReference w:id="276"/>
      </w:r>
      <w:r w:rsidRPr="00FF4A57" w:rsidR="00C1396C">
        <w:rPr>
          <w:rFonts w:cstheme="minorHAnsi"/>
          <w:b/>
          <w:sz w:val="22"/>
          <w:szCs w:val="22"/>
        </w:rPr>
        <w:t>:</w:t>
      </w:r>
      <w:r w:rsidRPr="00FF4A57" w:rsidR="00C1396C">
        <w:rPr>
          <w:rFonts w:cstheme="minorHAnsi"/>
          <w:sz w:val="22"/>
          <w:szCs w:val="22"/>
        </w:rPr>
        <w:t xml:space="preserve"> </w:t>
      </w:r>
      <w:r w:rsidRPr="00FF4A57">
        <w:rPr>
          <w:rFonts w:cstheme="minorHAnsi"/>
          <w:sz w:val="22"/>
          <w:szCs w:val="22"/>
        </w:rPr>
        <w:t>The UN Sustainable Development Group (UNSDG) operates globally as a critical forum driving joint policies, decisions, and investments in line with the 2030 Agenda for Sustainable Development and its 17 goals. Covering 162 countries and territories, this body oversees and coordinates UN efforts worldwide for sustainable development. It translates global decisions into actionable initiatives at the country level, as showcased through the UNSDG Data portal (</w:t>
      </w:r>
      <w:commentRangeStart w:id="277"/>
      <w:r w:rsidRPr="00FF4A57" w:rsidR="001D70E7">
        <w:rPr>
          <w:rFonts w:cstheme="minorHAnsi"/>
          <w:sz w:val="22"/>
          <w:szCs w:val="22"/>
        </w:rPr>
        <w:t>UNINFO</w:t>
      </w:r>
      <w:commentRangeEnd w:id="277"/>
      <w:r w:rsidRPr="00FF4A57" w:rsidR="001D70E7">
        <w:rPr>
          <w:rFonts w:cstheme="minorHAnsi"/>
          <w:sz w:val="22"/>
          <w:szCs w:val="22"/>
        </w:rPr>
        <w:commentReference w:id="277"/>
      </w:r>
      <w:r w:rsidRPr="00FF4A57">
        <w:rPr>
          <w:rFonts w:cstheme="minorHAnsi"/>
          <w:sz w:val="22"/>
          <w:szCs w:val="22"/>
        </w:rPr>
        <w:t xml:space="preserve">). Furthermore, at the regional level, the five Regional Collaborative Platforms (RCP) unify all UN entities, chaired by the Deputy Secretary-General and co-chaired by key </w:t>
      </w:r>
      <w:r w:rsidRPr="00FF4A57">
        <w:rPr>
          <w:rFonts w:cstheme="minorHAnsi"/>
          <w:sz w:val="22"/>
          <w:szCs w:val="22"/>
        </w:rPr>
        <w:lastRenderedPageBreak/>
        <w:t xml:space="preserve">representatives from Regional Economic Commissions and the United Nations Development </w:t>
      </w:r>
      <w:proofErr w:type="spellStart"/>
      <w:r w:rsidRPr="00FF4A57">
        <w:rPr>
          <w:rFonts w:cstheme="minorHAnsi"/>
          <w:sz w:val="22"/>
          <w:szCs w:val="22"/>
        </w:rPr>
        <w:t>Programme</w:t>
      </w:r>
      <w:proofErr w:type="spellEnd"/>
      <w:r w:rsidRPr="00FF4A57" w:rsidR="001D70E7">
        <w:rPr>
          <w:rFonts w:cstheme="minorHAnsi"/>
          <w:sz w:val="22"/>
          <w:szCs w:val="22"/>
        </w:rPr>
        <w:t xml:space="preserve"> (UNDP)</w:t>
      </w:r>
      <w:r w:rsidRPr="00FF4A57">
        <w:rPr>
          <w:rFonts w:cstheme="minorHAnsi"/>
          <w:sz w:val="22"/>
          <w:szCs w:val="22"/>
        </w:rPr>
        <w:t>. These RCPs concentrate on cross-border challenges, pooling expertise to cater to the specific needs of each region while reinforcing coordination between UN entities and supporting country-level work conducted by Resident Coordinators and UN country teams.</w:t>
      </w:r>
      <w:r w:rsidRPr="00FF4A57" w:rsidR="00336B57">
        <w:rPr>
          <w:rFonts w:cstheme="minorHAnsi"/>
          <w:sz w:val="22"/>
          <w:szCs w:val="22"/>
        </w:rPr>
        <w:t xml:space="preserve"> For instance, the UNESCAP and the Asia-Pacific UN Development Coordination Office, have </w:t>
      </w:r>
      <w:r w:rsidRPr="00FF4A57" w:rsidR="001158C9">
        <w:rPr>
          <w:rFonts w:cstheme="minorHAnsi"/>
          <w:sz w:val="22"/>
          <w:szCs w:val="22"/>
        </w:rPr>
        <w:t>led</w:t>
      </w:r>
      <w:r w:rsidRPr="00FF4A57" w:rsidR="00336B57">
        <w:rPr>
          <w:rFonts w:cstheme="minorHAnsi"/>
          <w:sz w:val="22"/>
          <w:szCs w:val="22"/>
        </w:rPr>
        <w:t xml:space="preserve"> in consultation with the UNSDG the </w:t>
      </w:r>
      <w:commentRangeStart w:id="278"/>
      <w:r w:rsidRPr="00FF4A57" w:rsidR="00336B57">
        <w:rPr>
          <w:rFonts w:cstheme="minorHAnsi"/>
          <w:sz w:val="22"/>
          <w:szCs w:val="22"/>
        </w:rPr>
        <w:t>Asia-Pacific Knowledge Management Hub</w:t>
      </w:r>
      <w:commentRangeEnd w:id="278"/>
      <w:r w:rsidRPr="00FF4A57" w:rsidR="00336B57">
        <w:rPr>
          <w:rStyle w:val="CommentReference"/>
          <w:rFonts w:cstheme="minorHAnsi"/>
          <w:sz w:val="22"/>
          <w:szCs w:val="22"/>
        </w:rPr>
        <w:commentReference w:id="278"/>
      </w:r>
      <w:r w:rsidRPr="00FF4A57" w:rsidR="00336B57">
        <w:rPr>
          <w:rFonts w:cstheme="minorHAnsi"/>
          <w:sz w:val="22"/>
          <w:szCs w:val="22"/>
        </w:rPr>
        <w:t>.</w:t>
      </w:r>
    </w:p>
    <w:p w:rsidRPr="00FF4A57" w:rsidR="00560E4D" w:rsidP="00FF4A57" w:rsidRDefault="001D70E7" w14:paraId="59B69013" w14:textId="0234B056">
      <w:pPr>
        <w:spacing w:line="259" w:lineRule="auto"/>
        <w:jc w:val="both"/>
        <w:rPr>
          <w:rFonts w:cstheme="minorHAnsi"/>
          <w:sz w:val="22"/>
          <w:szCs w:val="22"/>
        </w:rPr>
      </w:pPr>
      <w:r w:rsidRPr="00FF4A57">
        <w:rPr>
          <w:rFonts w:cstheme="minorHAnsi"/>
          <w:noProof/>
          <w:sz w:val="22"/>
          <w:szCs w:val="22"/>
        </w:rPr>
        <mc:AlternateContent>
          <mc:Choice Requires="wps">
            <w:drawing>
              <wp:inline distT="0" distB="0" distL="0" distR="0" wp14:anchorId="3A5D76C2" wp14:editId="6E9067AB">
                <wp:extent cx="5902036" cy="1258785"/>
                <wp:effectExtent l="0" t="0" r="3810" b="0"/>
                <wp:docPr id="2" name="Caixa de Texto 2"/>
                <wp:cNvGraphicFramePr/>
                <a:graphic xmlns:a="http://schemas.openxmlformats.org/drawingml/2006/main">
                  <a:graphicData uri="http://schemas.microsoft.com/office/word/2010/wordprocessingShape">
                    <wps:wsp>
                      <wps:cNvSpPr txBox="1"/>
                      <wps:spPr>
                        <a:xfrm>
                          <a:off x="0" y="0"/>
                          <a:ext cx="5902036" cy="1258785"/>
                        </a:xfrm>
                        <a:prstGeom prst="rect">
                          <a:avLst/>
                        </a:prstGeom>
                        <a:solidFill>
                          <a:schemeClr val="accent6">
                            <a:lumMod val="20000"/>
                            <a:lumOff val="80000"/>
                          </a:schemeClr>
                        </a:solidFill>
                        <a:ln w="6350">
                          <a:noFill/>
                        </a:ln>
                      </wps:spPr>
                      <wps:txbx>
                        <w:txbxContent>
                          <w:p w:rsidRPr="00620F6B" w:rsidR="008A2E3E" w:rsidP="00620F6B" w:rsidRDefault="008A2E3E" w14:paraId="3AD4987A" w14:textId="3CE7D615">
                            <w:pPr>
                              <w:spacing w:after="240" w:line="259" w:lineRule="auto"/>
                              <w:jc w:val="both"/>
                              <w:rPr>
                                <w:sz w:val="22"/>
                              </w:rPr>
                            </w:pPr>
                            <w:r w:rsidRPr="00620F6B">
                              <w:rPr>
                                <w:b/>
                                <w:sz w:val="22"/>
                              </w:rPr>
                              <w:t>UNINFO</w:t>
                            </w:r>
                            <w:r w:rsidRPr="00620F6B">
                              <w:rPr>
                                <w:b/>
                                <w:sz w:val="22"/>
                              </w:rPr>
                              <w:annotationRef/>
                            </w:r>
                            <w:r w:rsidRPr="00620F6B">
                              <w:rPr>
                                <w:b/>
                                <w:sz w:val="22"/>
                              </w:rPr>
                              <w:t>, UNSDG Data Portal</w:t>
                            </w:r>
                            <w:r w:rsidRPr="00620F6B">
                              <w:rPr>
                                <w:sz w:val="22"/>
                              </w:rPr>
                              <w:t>: Managed by the UN Development Coordination Office (DCO), the portal showcases country-level UN programming, including new Sustainable Development Cooperation Frameworks and previous UN Development Assistance Frameworks. Users can access country-specific summaries and comprehensive information about the UN Country Team's work via filters and menu options. Overseeing sustainable development across 162 countries, UNSDG's data portal, UNINFO, offers valuable insights into translating global decisions into actionable progress at the country level.</w:t>
                            </w:r>
                          </w:p>
                          <w:p w:rsidR="008A2E3E" w:rsidP="001D70E7" w:rsidRDefault="008A2E3E" w14:paraId="25C0A2AF" w14:textId="77777777">
                            <w:pPr>
                              <w:spacing w:after="240"/>
                              <w:jc w:val="both"/>
                            </w:pPr>
                          </w:p>
                          <w:p w:rsidRPr="007D0A85" w:rsidR="008A2E3E" w:rsidP="001D70E7" w:rsidRDefault="008A2E3E" w14:paraId="6A2DE22C" w14:textId="77777777">
                            <w:pPr>
                              <w:spacing w:after="240"/>
                              <w:jc w:val="both"/>
                            </w:pPr>
                            <w:r w:rsidRPr="007D0A85">
                              <w:t xml:space="preserve"> </w:t>
                            </w:r>
                          </w:p>
                          <w:p w:rsidR="008A2E3E" w:rsidP="001D70E7" w:rsidRDefault="008A2E3E" w14:paraId="7D4AA093"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ixa de Texto 2" style="width:464.75pt;height:99.1pt;visibility:visible;mso-wrap-style:square;mso-left-percent:-10001;mso-top-percent:-10001;mso-position-horizontal:absolute;mso-position-horizontal-relative:char;mso-position-vertical:absolute;mso-position-vertical-relative:line;mso-left-percent:-10001;mso-top-percent:-10001;v-text-anchor:top" o:spid="_x0000_s1062"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" w14:anchorId="3A5D76C2">
                <v:textbox>
                  <w:txbxContent>
                    <w:p w:rsidRPr="00620F6B" w:rsidR="008A2E3E" w:rsidP="00620F6B" w:rsidRDefault="008A2E3E" w14:paraId="3AD4987A" w14:textId="3CE7D615">
                      <w:pPr>
                        <w:spacing w:after="240" w:line="259" w:lineRule="auto"/>
                        <w:jc w:val="both"/>
                        <w:rPr>
                          <w:sz w:val="22"/>
                        </w:rPr>
                      </w:pPr>
                      <w:r w:rsidRPr="00620F6B">
                        <w:rPr>
                          <w:b/>
                          <w:sz w:val="22"/>
                        </w:rPr>
                        <w:t>UNINFO</w:t>
                      </w:r>
                      <w:r w:rsidRPr="00620F6B">
                        <w:rPr>
                          <w:b/>
                          <w:sz w:val="22"/>
                        </w:rPr>
                        <w:annotationRef/>
                      </w:r>
                      <w:r w:rsidRPr="00620F6B">
                        <w:rPr>
                          <w:b/>
                          <w:sz w:val="22"/>
                        </w:rPr>
                        <w:t>, UNSDG Data Portal</w:t>
                      </w:r>
                      <w:r w:rsidRPr="00620F6B">
                        <w:rPr>
                          <w:sz w:val="22"/>
                        </w:rPr>
                        <w:t>: Managed by the UN Development Coordination Office (DCO), the portal showcases country-level UN programming, including new Sustainable Development Cooperation Frameworks and previous UN Development Assistance Frameworks. Users can access country-specific summaries and comprehensive information about the UN Country Team's work via filters and menu options. Overseeing sustainable development across 162 countries, UNSDG's data portal, UNINFO, offers valuable insights into translating global decisions into actionable progress at the country level.</w:t>
                      </w:r>
                    </w:p>
                    <w:p w:rsidR="008A2E3E" w:rsidP="001D70E7" w:rsidRDefault="008A2E3E" w14:paraId="25C0A2AF" w14:textId="77777777">
                      <w:pPr>
                        <w:spacing w:after="240"/>
                        <w:jc w:val="both"/>
                      </w:pPr>
                    </w:p>
                    <w:p w:rsidRPr="007D0A85" w:rsidR="008A2E3E" w:rsidP="001D70E7" w:rsidRDefault="008A2E3E" w14:paraId="6A2DE22C" w14:textId="77777777">
                      <w:pPr>
                        <w:spacing w:after="240"/>
                        <w:jc w:val="both"/>
                      </w:pPr>
                      <w:r w:rsidRPr="007D0A85">
                        <w:t xml:space="preserve"> </w:t>
                      </w:r>
                    </w:p>
                    <w:p w:rsidR="008A2E3E" w:rsidP="001D70E7" w:rsidRDefault="008A2E3E" w14:paraId="7D4AA093" w14:textId="77777777"/>
                  </w:txbxContent>
                </v:textbox>
                <w10:anchorlock/>
              </v:shape>
            </w:pict>
          </mc:Fallback>
        </mc:AlternateContent>
      </w:r>
    </w:p>
    <w:p w:rsidRPr="00FF4A57" w:rsidR="00560E4D" w:rsidP="00FF4A57" w:rsidRDefault="00560E4D" w14:paraId="7FBB1929" w14:textId="77777777">
      <w:pPr>
        <w:spacing w:line="259" w:lineRule="auto"/>
        <w:jc w:val="both"/>
        <w:rPr>
          <w:rFonts w:cstheme="minorHAnsi"/>
          <w:sz w:val="22"/>
          <w:szCs w:val="22"/>
        </w:rPr>
      </w:pPr>
    </w:p>
    <w:p w:rsidRPr="00FF4A57" w:rsidR="001D70E7" w:rsidP="00FF4A57" w:rsidRDefault="001D70E7" w14:paraId="00F7DE84" w14:textId="02E8B77E">
      <w:pPr>
        <w:spacing w:line="259" w:lineRule="auto"/>
        <w:jc w:val="both"/>
        <w:rPr>
          <w:rFonts w:cstheme="minorHAnsi"/>
          <w:sz w:val="22"/>
          <w:szCs w:val="22"/>
        </w:rPr>
      </w:pPr>
      <w:r w:rsidRPr="00FF4A57">
        <w:rPr>
          <w:rFonts w:cstheme="minorHAnsi"/>
          <w:noProof/>
          <w:sz w:val="22"/>
          <w:szCs w:val="22"/>
        </w:rPr>
        <mc:AlternateContent>
          <mc:Choice Requires="wps">
            <w:drawing>
              <wp:inline distT="0" distB="0" distL="0" distR="0" wp14:anchorId="34D41BB7" wp14:editId="224CED48">
                <wp:extent cx="5902036" cy="1769424"/>
                <wp:effectExtent l="0" t="0" r="3810" b="2540"/>
                <wp:docPr id="3" name="Caixa de Texto 3"/>
                <wp:cNvGraphicFramePr/>
                <a:graphic xmlns:a="http://schemas.openxmlformats.org/drawingml/2006/main">
                  <a:graphicData uri="http://schemas.microsoft.com/office/word/2010/wordprocessingShape">
                    <wps:wsp>
                      <wps:cNvSpPr txBox="1"/>
                      <wps:spPr>
                        <a:xfrm>
                          <a:off x="0" y="0"/>
                          <a:ext cx="5902036" cy="1769424"/>
                        </a:xfrm>
                        <a:prstGeom prst="rect">
                          <a:avLst/>
                        </a:prstGeom>
                        <a:solidFill>
                          <a:schemeClr val="accent6">
                            <a:lumMod val="20000"/>
                            <a:lumOff val="80000"/>
                          </a:schemeClr>
                        </a:solidFill>
                        <a:ln w="6350">
                          <a:noFill/>
                        </a:ln>
                      </wps:spPr>
                      <wps:txbx>
                        <w:txbxContent>
                          <w:p w:rsidRPr="00620F6B" w:rsidR="008A2E3E" w:rsidP="00620F6B" w:rsidRDefault="008A2E3E" w14:paraId="724351EE" w14:textId="623F2CC3">
                            <w:pPr>
                              <w:spacing w:after="240" w:line="259" w:lineRule="auto"/>
                              <w:jc w:val="both"/>
                              <w:rPr>
                                <w:sz w:val="22"/>
                              </w:rPr>
                            </w:pPr>
                            <w:r w:rsidRPr="00620F6B">
                              <w:rPr>
                                <w:b/>
                                <w:sz w:val="22"/>
                              </w:rPr>
                              <w:t>Asia-Pacific Knowledge Management Hub</w:t>
                            </w:r>
                            <w:r w:rsidRPr="00620F6B">
                              <w:rPr>
                                <w:sz w:val="22"/>
                              </w:rPr>
                              <w:t>: The Asia-Pacific Knowledge Management Hub, spearheaded by UNESCAP and the Asia-Pacific UN Development Coordination Office, stands as a centralized platform aggregating policy expertise across sectors. This initiative aims to streamline access to knowledge resources, SDG-related data, tools, and educational materials, facilitating countries and country teams in identifying and responding to emerging national needs aligned with the 2030 Agenda. Functioning in close coordination with the regional UN Sustainable Development Group, the Hub acts as a repository for SDG-related information, offering a gateway to regional statistical data, while also providing access to a network of expertise and practitioners dedicated to supporting the effective implementation of sustainable development initiatives.</w:t>
                            </w:r>
                          </w:p>
                          <w:p w:rsidR="008A2E3E" w:rsidP="001D70E7" w:rsidRDefault="008A2E3E" w14:paraId="1BAB0861" w14:textId="77777777">
                            <w:pPr>
                              <w:spacing w:after="240"/>
                              <w:jc w:val="both"/>
                            </w:pPr>
                          </w:p>
                          <w:p w:rsidRPr="007D0A85" w:rsidR="008A2E3E" w:rsidP="001D70E7" w:rsidRDefault="008A2E3E" w14:paraId="0B6D40E4" w14:textId="77777777">
                            <w:pPr>
                              <w:spacing w:after="240"/>
                              <w:jc w:val="both"/>
                            </w:pPr>
                            <w:r w:rsidRPr="007D0A85">
                              <w:t xml:space="preserve"> </w:t>
                            </w:r>
                          </w:p>
                          <w:p w:rsidR="008A2E3E" w:rsidP="001D70E7" w:rsidRDefault="008A2E3E" w14:paraId="795F2186"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ixa de Texto 3" style="width:464.75pt;height:139.3pt;visibility:visible;mso-wrap-style:square;mso-left-percent:-10001;mso-top-percent:-10001;mso-position-horizontal:absolute;mso-position-horizontal-relative:char;mso-position-vertical:absolute;mso-position-vertical-relative:line;mso-left-percent:-10001;mso-top-percent:-10001;v-text-anchor:top" o:spid="_x0000_s1063"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" w14:anchorId="34D41BB7">
                <v:textbox>
                  <w:txbxContent>
                    <w:p w:rsidRPr="00620F6B" w:rsidR="008A2E3E" w:rsidP="00620F6B" w:rsidRDefault="008A2E3E" w14:paraId="724351EE" w14:textId="623F2CC3">
                      <w:pPr>
                        <w:spacing w:after="240" w:line="259" w:lineRule="auto"/>
                        <w:jc w:val="both"/>
                        <w:rPr>
                          <w:sz w:val="22"/>
                        </w:rPr>
                      </w:pPr>
                      <w:r w:rsidRPr="00620F6B">
                        <w:rPr>
                          <w:b/>
                          <w:sz w:val="22"/>
                        </w:rPr>
                        <w:t>Asia-Pacific Knowledge Management Hub</w:t>
                      </w:r>
                      <w:r w:rsidRPr="00620F6B">
                        <w:rPr>
                          <w:sz w:val="22"/>
                        </w:rPr>
                        <w:t>: The Asia-Pacific Knowledge Management Hub, spearheaded by UNESCAP and the Asia-Pacific UN Development Coordination Office, stands as a centralized platform aggregating policy expertise across sectors. This initiative aims to streamline access to knowledge resources, SDG-related data, tools, and educational materials, facilitating countries and country teams in identifying and responding to emerging national needs aligned with the 2030 Agenda. Functioning in close coordination with the regional UN Sustainable Development Group, the Hub acts as a repository for SDG-related information, offering a gateway to regional statistical data, while also providing access to a network of expertise and practitioners dedicated to supporting the effective implementation of sustainable development initiatives.</w:t>
                      </w:r>
                    </w:p>
                    <w:p w:rsidR="008A2E3E" w:rsidP="001D70E7" w:rsidRDefault="008A2E3E" w14:paraId="1BAB0861" w14:textId="77777777">
                      <w:pPr>
                        <w:spacing w:after="240"/>
                        <w:jc w:val="both"/>
                      </w:pPr>
                    </w:p>
                    <w:p w:rsidRPr="007D0A85" w:rsidR="008A2E3E" w:rsidP="001D70E7" w:rsidRDefault="008A2E3E" w14:paraId="0B6D40E4" w14:textId="77777777">
                      <w:pPr>
                        <w:spacing w:after="240"/>
                        <w:jc w:val="both"/>
                      </w:pPr>
                      <w:r w:rsidRPr="007D0A85">
                        <w:t xml:space="preserve"> </w:t>
                      </w:r>
                    </w:p>
                    <w:p w:rsidR="008A2E3E" w:rsidP="001D70E7" w:rsidRDefault="008A2E3E" w14:paraId="795F2186" w14:textId="77777777"/>
                  </w:txbxContent>
                </v:textbox>
                <w10:anchorlock/>
              </v:shape>
            </w:pict>
          </mc:Fallback>
        </mc:AlternateContent>
      </w:r>
    </w:p>
    <w:p w:rsidRPr="00FF4A57" w:rsidR="001D70E7" w:rsidP="00FF4A57" w:rsidRDefault="001D70E7" w14:paraId="1A79C6B7" w14:textId="708481D4">
      <w:pPr>
        <w:spacing w:line="259" w:lineRule="auto"/>
        <w:jc w:val="both"/>
        <w:rPr>
          <w:rFonts w:cstheme="minorHAnsi"/>
          <w:sz w:val="22"/>
          <w:szCs w:val="22"/>
        </w:rPr>
      </w:pPr>
    </w:p>
    <w:p w:rsidRPr="00FF4A57" w:rsidR="00341FD2" w:rsidP="00FF4A57" w:rsidRDefault="007E1E98" w14:paraId="627076D8" w14:textId="1F6EB113">
      <w:pPr>
        <w:spacing w:after="240" w:line="259" w:lineRule="auto"/>
        <w:jc w:val="both"/>
        <w:rPr>
          <w:rFonts w:cstheme="minorHAnsi"/>
          <w:b/>
          <w:sz w:val="22"/>
          <w:szCs w:val="22"/>
        </w:rPr>
      </w:pPr>
      <w:r w:rsidRPr="00FF4A57">
        <w:rPr>
          <w:rFonts w:cstheme="minorHAnsi"/>
          <w:b/>
          <w:sz w:val="22"/>
          <w:szCs w:val="22"/>
        </w:rPr>
        <w:t>UN Sustainable Development Solutions Network (</w:t>
      </w:r>
      <w:commentRangeStart w:id="279"/>
      <w:r w:rsidRPr="00FF4A57">
        <w:rPr>
          <w:rFonts w:cstheme="minorHAnsi"/>
          <w:b/>
          <w:sz w:val="22"/>
          <w:szCs w:val="22"/>
        </w:rPr>
        <w:t>SDSN</w:t>
      </w:r>
      <w:commentRangeEnd w:id="279"/>
      <w:r w:rsidRPr="00FF4A57">
        <w:rPr>
          <w:rFonts w:cstheme="minorHAnsi"/>
          <w:b/>
          <w:sz w:val="22"/>
          <w:szCs w:val="22"/>
        </w:rPr>
        <w:commentReference w:id="279"/>
      </w:r>
      <w:r w:rsidRPr="00FF4A57">
        <w:rPr>
          <w:rFonts w:cstheme="minorHAnsi"/>
          <w:b/>
          <w:sz w:val="22"/>
          <w:szCs w:val="22"/>
        </w:rPr>
        <w:t>)</w:t>
      </w:r>
      <w:r w:rsidRPr="00FF4A57" w:rsidR="007C17A2">
        <w:rPr>
          <w:rFonts w:cstheme="minorHAnsi"/>
          <w:b/>
          <w:sz w:val="22"/>
          <w:szCs w:val="22"/>
        </w:rPr>
        <w:t xml:space="preserve">: </w:t>
      </w:r>
      <w:r w:rsidRPr="00FF4A57">
        <w:rPr>
          <w:rFonts w:cstheme="minorHAnsi"/>
          <w:sz w:val="22"/>
          <w:szCs w:val="22"/>
        </w:rPr>
        <w:t xml:space="preserve">The UN Sustainable Development Solutions Network (SDSN), established in 2012, operates under the UN Secretary-General to engage universities, think tanks, and laboratories in advancing the Sustainable Development Goals (SDGs) and Paris Agreement objectives. This network mobilizes academia, civil society, UN agencies, and the private sector to translate scientific evidence into actionable solutions for sustainable development.  As of 2023, the SDSN has over 1,800 members in 50+ networks across more than 145 countries. It serves as an educational and research alliance, facilitating global cooperation, producing vital research reports such as the </w:t>
      </w:r>
      <w:hyperlink w:tgtFrame="_blank" w:history="1" r:id="rId32">
        <w:r w:rsidRPr="00FF4A57">
          <w:rPr>
            <w:rFonts w:cstheme="minorHAnsi"/>
            <w:sz w:val="22"/>
            <w:szCs w:val="22"/>
          </w:rPr>
          <w:t>Sustainable Development Report</w:t>
        </w:r>
      </w:hyperlink>
      <w:r w:rsidRPr="00FF4A57">
        <w:rPr>
          <w:rFonts w:cstheme="minorHAnsi"/>
          <w:sz w:val="22"/>
          <w:szCs w:val="22"/>
        </w:rPr>
        <w:t xml:space="preserve">. SDSN's vision involves empowering societies through free online education (SDG Academy) and aims to accelerate SDG progress through academic expertise, research contributions, policy analysis, and global collaboration. </w:t>
      </w:r>
      <w:commentRangeStart w:id="280"/>
      <w:r w:rsidRPr="00FF4A57" w:rsidR="00F767AA">
        <w:rPr>
          <w:rFonts w:cstheme="minorHAnsi"/>
          <w:sz w:val="22"/>
          <w:szCs w:val="22"/>
        </w:rPr>
        <w:t>T</w:t>
      </w:r>
      <w:r w:rsidRPr="00FF4A57">
        <w:rPr>
          <w:rFonts w:cstheme="minorHAnsi"/>
          <w:sz w:val="22"/>
          <w:szCs w:val="22"/>
        </w:rPr>
        <w:t xml:space="preserve">he </w:t>
      </w:r>
      <w:r w:rsidRPr="00FF4A57" w:rsidR="00F767AA">
        <w:rPr>
          <w:rFonts w:cstheme="minorHAnsi"/>
          <w:sz w:val="22"/>
          <w:szCs w:val="22"/>
        </w:rPr>
        <w:t xml:space="preserve">SDSN Climate &amp; Energy Program </w:t>
      </w:r>
      <w:commentRangeEnd w:id="280"/>
      <w:r w:rsidRPr="00FF4A57" w:rsidR="00F767AA">
        <w:rPr>
          <w:rFonts w:cstheme="minorHAnsi"/>
          <w:sz w:val="22"/>
          <w:szCs w:val="22"/>
        </w:rPr>
        <w:commentReference w:id="280"/>
      </w:r>
      <w:r w:rsidRPr="00FF4A57" w:rsidR="00F767AA">
        <w:rPr>
          <w:rFonts w:cstheme="minorHAnsi"/>
          <w:sz w:val="22"/>
          <w:szCs w:val="22"/>
        </w:rPr>
        <w:t xml:space="preserve">is advancing </w:t>
      </w:r>
      <w:r w:rsidRPr="00FF4A57" w:rsidR="00C1396C">
        <w:rPr>
          <w:rFonts w:cstheme="minorHAnsi"/>
          <w:sz w:val="22"/>
          <w:szCs w:val="22"/>
        </w:rPr>
        <w:t>t</w:t>
      </w:r>
      <w:r w:rsidRPr="00FF4A57" w:rsidR="00F767AA">
        <w:rPr>
          <w:rFonts w:cstheme="minorHAnsi"/>
          <w:sz w:val="22"/>
          <w:szCs w:val="22"/>
        </w:rPr>
        <w:t>echnological developments and innovative practices to achieve energy systems decarbonization</w:t>
      </w:r>
      <w:r w:rsidRPr="00FF4A57" w:rsidR="00C1396C">
        <w:rPr>
          <w:rFonts w:cstheme="minorHAnsi"/>
          <w:sz w:val="22"/>
          <w:szCs w:val="22"/>
        </w:rPr>
        <w:t>.</w:t>
      </w:r>
    </w:p>
    <w:p w:rsidRPr="00FF4A57" w:rsidR="007E1E98" w:rsidP="00FF4A57" w:rsidRDefault="007E1E98" w14:paraId="39BC04C3" w14:textId="4EC7EDA5">
      <w:pPr>
        <w:spacing w:after="240" w:line="259" w:lineRule="auto"/>
        <w:jc w:val="both"/>
        <w:rPr>
          <w:rFonts w:cstheme="minorHAnsi"/>
          <w:sz w:val="22"/>
          <w:szCs w:val="22"/>
        </w:rPr>
      </w:pPr>
      <w:r w:rsidRPr="00FF4A57">
        <w:rPr>
          <w:rFonts w:cstheme="minorHAnsi"/>
          <w:noProof/>
          <w:sz w:val="22"/>
          <w:szCs w:val="22"/>
        </w:rPr>
        <w:lastRenderedPageBreak/>
        <mc:AlternateContent>
          <mc:Choice Requires="wps">
            <w:drawing>
              <wp:inline distT="0" distB="0" distL="0" distR="0" wp14:anchorId="66F4ACA1" wp14:editId="0BF17A3A">
                <wp:extent cx="5902036" cy="1805049"/>
                <wp:effectExtent l="0" t="0" r="3810" b="5080"/>
                <wp:docPr id="41" name="Caixa de Texto 41"/>
                <wp:cNvGraphicFramePr/>
                <a:graphic xmlns:a="http://schemas.openxmlformats.org/drawingml/2006/main">
                  <a:graphicData uri="http://schemas.microsoft.com/office/word/2010/wordprocessingShape">
                    <wps:wsp>
                      <wps:cNvSpPr txBox="1"/>
                      <wps:spPr>
                        <a:xfrm>
                          <a:off x="0" y="0"/>
                          <a:ext cx="5902036" cy="1805049"/>
                        </a:xfrm>
                        <a:prstGeom prst="rect">
                          <a:avLst/>
                        </a:prstGeom>
                        <a:solidFill>
                          <a:schemeClr val="accent6">
                            <a:lumMod val="20000"/>
                            <a:lumOff val="80000"/>
                          </a:schemeClr>
                        </a:solidFill>
                        <a:ln w="6350">
                          <a:noFill/>
                        </a:ln>
                      </wps:spPr>
                      <wps:txbx>
                        <w:txbxContent>
                          <w:p w:rsidRPr="00620F6B" w:rsidR="008A2E3E" w:rsidP="00620F6B" w:rsidRDefault="008A2E3E" w14:paraId="7D0F8999" w14:textId="70CE561E">
                            <w:pPr>
                              <w:spacing w:after="240" w:line="259" w:lineRule="auto"/>
                              <w:jc w:val="both"/>
                              <w:rPr>
                                <w:sz w:val="22"/>
                              </w:rPr>
                            </w:pPr>
                            <w:r w:rsidRPr="00620F6B">
                              <w:rPr>
                                <w:b/>
                                <w:sz w:val="22"/>
                              </w:rPr>
                              <w:t>SDSN Climate &amp; Energy Program</w:t>
                            </w:r>
                            <w:r w:rsidRPr="00620F6B">
                              <w:rPr>
                                <w:sz w:val="22"/>
                              </w:rPr>
                              <w:t>: The purpose of the SDSN Climate &amp; Energy Program is to bolster the capacity of UNFCCC signatory nations in formulating and executing long-term low greenhouse gas emissions strategies (NDCs and LEDSs) as stipulated by the Paris Agreement. It aims to develop 2050 strategies for decarbonized energy systems through public-private collaborations, foster a global dialogue among engineers and tech experts for innovative carbon-neutral solutions, and facilitate international partnerships for technological solutions involving governments, businesses, academia, and civil society. This program seeks to empower nations in achieving the goals outlined in the Paris Agreement by enhancing technical capabilities, encouraging innovation, and promoting collaborative efforts across various sectors.</w:t>
                            </w:r>
                          </w:p>
                          <w:p w:rsidR="008A2E3E" w:rsidP="007E1E98" w:rsidRDefault="008A2E3E" w14:paraId="581EADD7" w14:textId="77777777">
                            <w:pPr>
                              <w:spacing w:after="240"/>
                              <w:jc w:val="both"/>
                            </w:pPr>
                          </w:p>
                          <w:p w:rsidRPr="007D0A85" w:rsidR="008A2E3E" w:rsidP="007E1E98" w:rsidRDefault="008A2E3E" w14:paraId="2BFFE34E" w14:textId="77777777">
                            <w:pPr>
                              <w:spacing w:after="240"/>
                              <w:jc w:val="both"/>
                            </w:pPr>
                            <w:r w:rsidRPr="007D0A85">
                              <w:t xml:space="preserve"> </w:t>
                            </w:r>
                          </w:p>
                          <w:p w:rsidR="008A2E3E" w:rsidP="007E1E98" w:rsidRDefault="008A2E3E" w14:paraId="12BFE4C8"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ixa de Texto 41" style="width:464.75pt;height:142.15pt;visibility:visible;mso-wrap-style:square;mso-left-percent:-10001;mso-top-percent:-10001;mso-position-horizontal:absolute;mso-position-horizontal-relative:char;mso-position-vertical:absolute;mso-position-vertical-relative:line;mso-left-percent:-10001;mso-top-percent:-10001;v-text-anchor:top" o:spid="_x0000_s1064"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" w14:anchorId="66F4ACA1">
                <v:textbox>
                  <w:txbxContent>
                    <w:p w:rsidRPr="00620F6B" w:rsidR="008A2E3E" w:rsidP="00620F6B" w:rsidRDefault="008A2E3E" w14:paraId="7D0F8999" w14:textId="70CE561E">
                      <w:pPr>
                        <w:spacing w:after="240" w:line="259" w:lineRule="auto"/>
                        <w:jc w:val="both"/>
                        <w:rPr>
                          <w:sz w:val="22"/>
                        </w:rPr>
                      </w:pPr>
                      <w:r w:rsidRPr="00620F6B">
                        <w:rPr>
                          <w:b/>
                          <w:sz w:val="22"/>
                        </w:rPr>
                        <w:t>SDSN Climate &amp; Energy Program</w:t>
                      </w:r>
                      <w:r w:rsidRPr="00620F6B">
                        <w:rPr>
                          <w:sz w:val="22"/>
                        </w:rPr>
                        <w:t>: The purpose of the SDSN Climate &amp; Energy Program is to bolster the capacity of UNFCCC signatory nations in formulating and executing long-term low greenhouse gas emissions strategies (NDCs and LEDSs) as stipulated by the Paris Agreement. It aims to develop 2050 strategies for decarbonized energy systems through public-private collaborations, foster a global dialogue among engineers and tech experts for innovative carbon-neutral solutions, and facilitate international partnerships for technological solutions involving governments, businesses, academia, and civil society. This program seeks to empower nations in achieving the goals outlined in the Paris Agreement by enhancing technical capabilities, encouraging innovation, and promoting collaborative efforts across various sectors.</w:t>
                      </w:r>
                    </w:p>
                    <w:p w:rsidR="008A2E3E" w:rsidP="007E1E98" w:rsidRDefault="008A2E3E" w14:paraId="581EADD7" w14:textId="77777777">
                      <w:pPr>
                        <w:spacing w:after="240"/>
                        <w:jc w:val="both"/>
                      </w:pPr>
                    </w:p>
                    <w:p w:rsidRPr="007D0A85" w:rsidR="008A2E3E" w:rsidP="007E1E98" w:rsidRDefault="008A2E3E" w14:paraId="2BFFE34E" w14:textId="77777777">
                      <w:pPr>
                        <w:spacing w:after="240"/>
                        <w:jc w:val="both"/>
                      </w:pPr>
                      <w:r w:rsidRPr="007D0A85">
                        <w:t xml:space="preserve"> </w:t>
                      </w:r>
                    </w:p>
                    <w:p w:rsidR="008A2E3E" w:rsidP="007E1E98" w:rsidRDefault="008A2E3E" w14:paraId="12BFE4C8" w14:textId="77777777"/>
                  </w:txbxContent>
                </v:textbox>
                <w10:anchorlock/>
              </v:shape>
            </w:pict>
          </mc:Fallback>
        </mc:AlternateContent>
      </w:r>
    </w:p>
    <w:p w:rsidRPr="00FF4A57" w:rsidR="007E1E98" w:rsidP="00FF4A57" w:rsidRDefault="007E1E98" w14:paraId="2C50BB90" w14:textId="77777777">
      <w:pPr>
        <w:spacing w:line="259" w:lineRule="auto"/>
        <w:jc w:val="both"/>
        <w:rPr>
          <w:rFonts w:cstheme="minorHAnsi"/>
          <w:sz w:val="22"/>
          <w:szCs w:val="22"/>
        </w:rPr>
      </w:pPr>
    </w:p>
    <w:p w:rsidRPr="00FF4A57" w:rsidR="00581622" w:rsidP="44B7E274" w:rsidRDefault="00AC4522" w14:paraId="3145C73C" w14:textId="59ACEE7F">
      <w:pPr>
        <w:pStyle w:val="Heading3"/>
        <w:numPr>
          <w:ilvl w:val="1"/>
          <w:numId w:val="8"/>
        </w:numPr>
        <w:spacing w:after="240" w:line="259" w:lineRule="auto"/>
        <w:jc w:val="both"/>
        <w:rPr>
          <w:rFonts w:asciiTheme="minorHAnsi" w:hAnsiTheme="minorHAnsi" w:cstheme="minorBidi"/>
          <w:color w:val="2F5496" w:themeColor="accent1" w:themeShade="BF"/>
        </w:rPr>
      </w:pPr>
      <w:bookmarkStart w:name="_Toc624600921" w:id="281"/>
      <w:r w:rsidRPr="44B7E274">
        <w:rPr>
          <w:rFonts w:asciiTheme="minorHAnsi" w:hAnsiTheme="minorHAnsi" w:cstheme="minorBidi"/>
          <w:color w:val="2F5496" w:themeColor="accent1" w:themeShade="BF"/>
        </w:rPr>
        <w:t xml:space="preserve">Establishing Effective </w:t>
      </w:r>
      <w:r w:rsidRPr="44B7E274" w:rsidR="003B7028">
        <w:rPr>
          <w:rFonts w:asciiTheme="minorHAnsi" w:hAnsiTheme="minorHAnsi" w:cstheme="minorBidi"/>
          <w:color w:val="2F5496" w:themeColor="accent1" w:themeShade="BF"/>
        </w:rPr>
        <w:t>P</w:t>
      </w:r>
      <w:r w:rsidRPr="44B7E274" w:rsidR="00581622">
        <w:rPr>
          <w:rFonts w:asciiTheme="minorHAnsi" w:hAnsiTheme="minorHAnsi" w:cstheme="minorBidi"/>
          <w:color w:val="2F5496" w:themeColor="accent1" w:themeShade="BF"/>
        </w:rPr>
        <w:t>artnership</w:t>
      </w:r>
      <w:r w:rsidRPr="44B7E274" w:rsidR="003B7028">
        <w:rPr>
          <w:rFonts w:asciiTheme="minorHAnsi" w:hAnsiTheme="minorHAnsi" w:cstheme="minorBidi"/>
          <w:color w:val="2F5496" w:themeColor="accent1" w:themeShade="BF"/>
        </w:rPr>
        <w:t>s</w:t>
      </w:r>
      <w:r w:rsidRPr="44B7E274" w:rsidR="00306A66">
        <w:rPr>
          <w:rFonts w:asciiTheme="minorHAnsi" w:hAnsiTheme="minorHAnsi" w:cstheme="minorBidi"/>
          <w:color w:val="2F5496" w:themeColor="accent1" w:themeShade="BF"/>
        </w:rPr>
        <w:t xml:space="preserve"> and Collaboration</w:t>
      </w:r>
      <w:bookmarkEnd w:id="281"/>
    </w:p>
    <w:p w:rsidRPr="00FF4A57" w:rsidR="000827AF" w:rsidP="00911725" w:rsidRDefault="0093264C" w14:paraId="5D8EB5DB" w14:textId="0DD0050A">
      <w:pPr>
        <w:spacing w:after="240" w:line="259" w:lineRule="auto"/>
        <w:jc w:val="both"/>
        <w:rPr>
          <w:rFonts w:cstheme="minorHAnsi"/>
          <w:sz w:val="22"/>
          <w:szCs w:val="22"/>
        </w:rPr>
      </w:pPr>
      <w:r w:rsidRPr="00911725">
        <w:rPr>
          <w:rFonts w:cstheme="minorHAnsi"/>
          <w:sz w:val="22"/>
          <w:szCs w:val="22"/>
        </w:rPr>
        <w:t xml:space="preserve">This section delves into two essential strategies for fostering partnership and collaboration. Initially, it provides insights into constructing and efficiently managing multi-stakeholder partnerships aimed at addressing various </w:t>
      </w:r>
      <w:r>
        <w:rPr>
          <w:rFonts w:cstheme="minorHAnsi"/>
          <w:sz w:val="22"/>
          <w:szCs w:val="22"/>
        </w:rPr>
        <w:t>SDGs. F</w:t>
      </w:r>
      <w:r w:rsidRPr="00911725">
        <w:rPr>
          <w:rFonts w:cstheme="minorHAnsi"/>
          <w:sz w:val="22"/>
          <w:szCs w:val="22"/>
        </w:rPr>
        <w:t xml:space="preserve">ollowing this, it examines methodological considerations for developing Joint Programs in a multi-stakeholder environment. UN leaders from UNDP, UNFPA, UNIDO, and UN Women have emphasized the imperative need for rapid scaling up of cross-sector partnerships to expedite progress on the Sustainable Development Goals </w:t>
      </w:r>
      <w:r w:rsidRPr="00FF4A57" w:rsidR="00317619">
        <w:rPr>
          <w:rFonts w:cstheme="minorHAnsi"/>
          <w:sz w:val="22"/>
          <w:szCs w:val="22"/>
        </w:rPr>
        <w:t>(</w:t>
      </w:r>
      <w:commentRangeStart w:id="282"/>
      <w:r w:rsidRPr="00FF4A57" w:rsidR="00317619">
        <w:rPr>
          <w:rFonts w:cstheme="minorHAnsi"/>
          <w:sz w:val="22"/>
          <w:szCs w:val="22"/>
        </w:rPr>
        <w:t>Accenture, 2018</w:t>
      </w:r>
      <w:commentRangeEnd w:id="282"/>
      <w:r w:rsidRPr="00911725" w:rsidR="00317619">
        <w:commentReference w:id="282"/>
      </w:r>
      <w:r w:rsidRPr="00FF4A57" w:rsidR="00317619">
        <w:rPr>
          <w:rFonts w:cstheme="minorHAnsi"/>
          <w:sz w:val="22"/>
          <w:szCs w:val="22"/>
        </w:rPr>
        <w:t xml:space="preserve">). </w:t>
      </w:r>
    </w:p>
    <w:p w:rsidRPr="00FF4A57" w:rsidR="00E608AA" w:rsidP="00FF4A57" w:rsidRDefault="00E608AA" w14:paraId="43A46074" w14:textId="14151C35">
      <w:pPr>
        <w:spacing w:after="240" w:line="259" w:lineRule="auto"/>
        <w:jc w:val="both"/>
        <w:rPr>
          <w:rFonts w:cstheme="minorHAnsi"/>
          <w:sz w:val="22"/>
          <w:szCs w:val="22"/>
        </w:rPr>
      </w:pPr>
    </w:p>
    <w:p w:rsidRPr="00FF4A57" w:rsidR="00306A66" w:rsidP="44B7E274" w:rsidRDefault="00AC4522" w14:paraId="0BD0B826" w14:textId="43234444">
      <w:pPr>
        <w:pStyle w:val="Heading4"/>
        <w:numPr>
          <w:ilvl w:val="2"/>
          <w:numId w:val="8"/>
        </w:numPr>
        <w:spacing w:after="240" w:line="259" w:lineRule="auto"/>
        <w:jc w:val="both"/>
        <w:rPr>
          <w:rFonts w:asciiTheme="minorHAnsi" w:hAnsiTheme="minorHAnsi" w:cstheme="minorBidi"/>
          <w:sz w:val="22"/>
          <w:szCs w:val="22"/>
        </w:rPr>
      </w:pPr>
      <w:bookmarkStart w:name="_Toc1673356340" w:id="283"/>
      <w:r w:rsidRPr="44B7E274">
        <w:rPr>
          <w:rFonts w:asciiTheme="minorHAnsi" w:hAnsiTheme="minorHAnsi" w:cstheme="minorBidi"/>
          <w:sz w:val="22"/>
          <w:szCs w:val="22"/>
        </w:rPr>
        <w:t>B</w:t>
      </w:r>
      <w:r w:rsidRPr="44B7E274" w:rsidR="00306A66">
        <w:rPr>
          <w:rFonts w:asciiTheme="minorHAnsi" w:hAnsiTheme="minorHAnsi" w:cstheme="minorBidi"/>
          <w:sz w:val="22"/>
          <w:szCs w:val="22"/>
        </w:rPr>
        <w:t>uild</w:t>
      </w:r>
      <w:r w:rsidRPr="44B7E274">
        <w:rPr>
          <w:rFonts w:asciiTheme="minorHAnsi" w:hAnsiTheme="minorHAnsi" w:cstheme="minorBidi"/>
          <w:sz w:val="22"/>
          <w:szCs w:val="22"/>
        </w:rPr>
        <w:t>ing</w:t>
      </w:r>
      <w:r w:rsidRPr="44B7E274" w:rsidR="00306A66">
        <w:rPr>
          <w:rFonts w:asciiTheme="minorHAnsi" w:hAnsiTheme="minorHAnsi" w:cstheme="minorBidi"/>
          <w:sz w:val="22"/>
          <w:szCs w:val="22"/>
        </w:rPr>
        <w:t xml:space="preserve"> and </w:t>
      </w:r>
      <w:r w:rsidRPr="44B7E274">
        <w:rPr>
          <w:rFonts w:asciiTheme="minorHAnsi" w:hAnsiTheme="minorHAnsi" w:cstheme="minorBidi"/>
          <w:sz w:val="22"/>
          <w:szCs w:val="22"/>
        </w:rPr>
        <w:t>M</w:t>
      </w:r>
      <w:r w:rsidRPr="44B7E274" w:rsidR="00306A66">
        <w:rPr>
          <w:rFonts w:asciiTheme="minorHAnsi" w:hAnsiTheme="minorHAnsi" w:cstheme="minorBidi"/>
          <w:sz w:val="22"/>
          <w:szCs w:val="22"/>
        </w:rPr>
        <w:t>anag</w:t>
      </w:r>
      <w:r w:rsidRPr="44B7E274">
        <w:rPr>
          <w:rFonts w:asciiTheme="minorHAnsi" w:hAnsiTheme="minorHAnsi" w:cstheme="minorBidi"/>
          <w:sz w:val="22"/>
          <w:szCs w:val="22"/>
        </w:rPr>
        <w:t>ing</w:t>
      </w:r>
      <w:r w:rsidRPr="44B7E274" w:rsidR="00306A66">
        <w:rPr>
          <w:rFonts w:asciiTheme="minorHAnsi" w:hAnsiTheme="minorHAnsi" w:cstheme="minorBidi"/>
          <w:sz w:val="22"/>
          <w:szCs w:val="22"/>
        </w:rPr>
        <w:t xml:space="preserve"> </w:t>
      </w:r>
      <w:r w:rsidRPr="44B7E274">
        <w:rPr>
          <w:rFonts w:asciiTheme="minorHAnsi" w:hAnsiTheme="minorHAnsi" w:cstheme="minorBidi"/>
          <w:sz w:val="22"/>
          <w:szCs w:val="22"/>
        </w:rPr>
        <w:t>E</w:t>
      </w:r>
      <w:r w:rsidRPr="44B7E274" w:rsidR="00306A66">
        <w:rPr>
          <w:rFonts w:asciiTheme="minorHAnsi" w:hAnsiTheme="minorHAnsi" w:cstheme="minorBidi"/>
          <w:sz w:val="22"/>
          <w:szCs w:val="22"/>
        </w:rPr>
        <w:t xml:space="preserve">ffective </w:t>
      </w:r>
      <w:r w:rsidRPr="44B7E274">
        <w:rPr>
          <w:rFonts w:asciiTheme="minorHAnsi" w:hAnsiTheme="minorHAnsi" w:cstheme="minorBidi"/>
          <w:sz w:val="22"/>
          <w:szCs w:val="22"/>
        </w:rPr>
        <w:t>M</w:t>
      </w:r>
      <w:r w:rsidRPr="44B7E274" w:rsidR="00306A66">
        <w:rPr>
          <w:rFonts w:asciiTheme="minorHAnsi" w:hAnsiTheme="minorHAnsi" w:cstheme="minorBidi"/>
          <w:sz w:val="22"/>
          <w:szCs w:val="22"/>
        </w:rPr>
        <w:t>ulti-</w:t>
      </w:r>
      <w:r w:rsidRPr="44B7E274">
        <w:rPr>
          <w:rFonts w:asciiTheme="minorHAnsi" w:hAnsiTheme="minorHAnsi" w:cstheme="minorBidi"/>
          <w:sz w:val="22"/>
          <w:szCs w:val="22"/>
        </w:rPr>
        <w:t>S</w:t>
      </w:r>
      <w:r w:rsidRPr="44B7E274" w:rsidR="00306A66">
        <w:rPr>
          <w:rFonts w:asciiTheme="minorHAnsi" w:hAnsiTheme="minorHAnsi" w:cstheme="minorBidi"/>
          <w:sz w:val="22"/>
          <w:szCs w:val="22"/>
        </w:rPr>
        <w:t xml:space="preserve">takeholder </w:t>
      </w:r>
      <w:r w:rsidRPr="44B7E274">
        <w:rPr>
          <w:rFonts w:asciiTheme="minorHAnsi" w:hAnsiTheme="minorHAnsi" w:cstheme="minorBidi"/>
          <w:sz w:val="22"/>
          <w:szCs w:val="22"/>
        </w:rPr>
        <w:t>P</w:t>
      </w:r>
      <w:r w:rsidRPr="44B7E274" w:rsidR="00306A66">
        <w:rPr>
          <w:rFonts w:asciiTheme="minorHAnsi" w:hAnsiTheme="minorHAnsi" w:cstheme="minorBidi"/>
          <w:sz w:val="22"/>
          <w:szCs w:val="22"/>
        </w:rPr>
        <w:t xml:space="preserve">artnerships </w:t>
      </w:r>
      <w:r w:rsidRPr="44B7E274">
        <w:rPr>
          <w:rFonts w:asciiTheme="minorHAnsi" w:hAnsiTheme="minorHAnsi" w:cstheme="minorBidi"/>
          <w:sz w:val="22"/>
          <w:szCs w:val="22"/>
        </w:rPr>
        <w:t>for SDG Progress</w:t>
      </w:r>
      <w:bookmarkEnd w:id="283"/>
    </w:p>
    <w:p w:rsidRPr="00FF4A57" w:rsidR="00317619" w:rsidP="00FF4A57" w:rsidRDefault="00E55E3D" w14:paraId="2AF340EA" w14:textId="36B1D03A">
      <w:pPr>
        <w:spacing w:after="240" w:line="259" w:lineRule="auto"/>
        <w:jc w:val="both"/>
        <w:rPr>
          <w:rFonts w:cstheme="minorHAnsi"/>
          <w:sz w:val="22"/>
          <w:szCs w:val="22"/>
        </w:rPr>
      </w:pPr>
      <w:commentRangeStart w:id="284"/>
      <w:r w:rsidRPr="00FF4A57">
        <w:rPr>
          <w:rFonts w:cstheme="minorHAnsi"/>
          <w:sz w:val="22"/>
          <w:szCs w:val="22"/>
        </w:rPr>
        <w:t>T</w:t>
      </w:r>
      <w:r w:rsidRPr="00FF4A57" w:rsidR="00317619">
        <w:rPr>
          <w:rFonts w:cstheme="minorHAnsi"/>
          <w:sz w:val="22"/>
          <w:szCs w:val="22"/>
        </w:rPr>
        <w:t xml:space="preserve">he </w:t>
      </w:r>
      <w:r w:rsidRPr="00FF4A57" w:rsidR="00317619">
        <w:rPr>
          <w:rFonts w:cstheme="minorHAnsi"/>
          <w:sz w:val="22"/>
          <w:szCs w:val="22"/>
          <w:shd w:val="clear" w:color="auto" w:fill="FFFFFF"/>
        </w:rPr>
        <w:t>2030 Agenda Partnership Accelerator</w:t>
      </w:r>
      <w:commentRangeEnd w:id="284"/>
      <w:r w:rsidRPr="00FF4A57" w:rsidR="00B61F89">
        <w:rPr>
          <w:rStyle w:val="CommentReference"/>
          <w:rFonts w:cstheme="minorHAnsi"/>
          <w:sz w:val="22"/>
          <w:szCs w:val="22"/>
        </w:rPr>
        <w:commentReference w:id="284"/>
      </w:r>
      <w:r w:rsidRPr="00FF4A57">
        <w:rPr>
          <w:rFonts w:cstheme="minorHAnsi"/>
          <w:sz w:val="22"/>
          <w:szCs w:val="22"/>
        </w:rPr>
        <w:t>, led by UN DESA and The Partnering Initiative, in collaboration with UNOP, UN Global Compact, and UN Development Coordination Office, aims to expedite multi-stakeholder partnerships for the Sustainable Development Goals (SDGs). It offers training, advisory services, and capacity building to member States, UN entities, and country teams to strengthen collaboration across sectors, foster new partnerships, and establish effective platforms at the national level. Its objectives include establishing partnerships, enhancing skills for SDG-focused collaborations, and promoting collaboration between diverse stakeholders to boost engagement and implementation of the SDGs. The Partnership Accelerator offers a network of individuals committed to building effective multi-stakeholder partnerships for the Sustainable Development Goals (</w:t>
      </w:r>
      <w:commentRangeStart w:id="285"/>
      <w:r w:rsidRPr="00FF4A57">
        <w:rPr>
          <w:rFonts w:cstheme="minorHAnsi"/>
          <w:sz w:val="22"/>
          <w:szCs w:val="22"/>
        </w:rPr>
        <w:t>Accelerators</w:t>
      </w:r>
      <w:commentRangeEnd w:id="285"/>
      <w:r w:rsidRPr="00FF4A57">
        <w:rPr>
          <w:rStyle w:val="CommentReference"/>
          <w:rFonts w:cstheme="minorHAnsi"/>
          <w:sz w:val="22"/>
          <w:szCs w:val="22"/>
        </w:rPr>
        <w:commentReference w:id="285"/>
      </w:r>
      <w:r w:rsidRPr="00FF4A57">
        <w:rPr>
          <w:rFonts w:cstheme="minorHAnsi"/>
          <w:sz w:val="22"/>
          <w:szCs w:val="22"/>
        </w:rPr>
        <w:t xml:space="preserve">) and a </w:t>
      </w:r>
      <w:commentRangeStart w:id="286"/>
      <w:r w:rsidRPr="00FF4A57">
        <w:rPr>
          <w:rFonts w:cstheme="minorHAnsi"/>
          <w:b/>
          <w:sz w:val="22"/>
          <w:szCs w:val="22"/>
        </w:rPr>
        <w:t>Partnership Learning Centre</w:t>
      </w:r>
      <w:r w:rsidRPr="00FF4A57">
        <w:rPr>
          <w:rFonts w:cstheme="minorHAnsi"/>
          <w:sz w:val="22"/>
          <w:szCs w:val="22"/>
        </w:rPr>
        <w:t xml:space="preserve"> </w:t>
      </w:r>
      <w:commentRangeEnd w:id="286"/>
      <w:r w:rsidRPr="00FF4A57" w:rsidR="00306A66">
        <w:rPr>
          <w:rStyle w:val="CommentReference"/>
          <w:rFonts w:cstheme="minorHAnsi"/>
          <w:sz w:val="22"/>
          <w:szCs w:val="22"/>
        </w:rPr>
        <w:commentReference w:id="286"/>
      </w:r>
      <w:r w:rsidRPr="00FF4A57">
        <w:rPr>
          <w:rFonts w:cstheme="minorHAnsi"/>
          <w:sz w:val="22"/>
          <w:szCs w:val="22"/>
        </w:rPr>
        <w:t xml:space="preserve">including modules on how to build and manage effective multi-stakeholder partnerships to advance the SDGs. </w:t>
      </w:r>
    </w:p>
    <w:p w:rsidRPr="00FF4A57" w:rsidR="00F37600" w:rsidP="00FF4A57" w:rsidRDefault="001721E7" w14:paraId="58007A49" w14:textId="01D2948C">
      <w:pPr>
        <w:spacing w:after="240" w:line="259" w:lineRule="auto"/>
        <w:jc w:val="both"/>
        <w:rPr>
          <w:rFonts w:cstheme="minorHAnsi"/>
          <w:sz w:val="22"/>
          <w:szCs w:val="22"/>
        </w:rPr>
      </w:pPr>
      <w:r w:rsidRPr="00FF4A57">
        <w:rPr>
          <w:rFonts w:cstheme="minorHAnsi"/>
          <w:sz w:val="22"/>
          <w:szCs w:val="22"/>
        </w:rPr>
        <w:t>Building</w:t>
      </w:r>
      <w:r w:rsidRPr="00FF4A57" w:rsidR="00F37600">
        <w:rPr>
          <w:rFonts w:cstheme="minorHAnsi"/>
          <w:sz w:val="22"/>
          <w:szCs w:val="22"/>
        </w:rPr>
        <w:t xml:space="preserve"> and managing effective multi-stakeholder partnerships to advance the SDGs requires </w:t>
      </w:r>
      <w:r w:rsidRPr="00FF4A57">
        <w:rPr>
          <w:rFonts w:cstheme="minorHAnsi"/>
          <w:sz w:val="22"/>
          <w:szCs w:val="22"/>
        </w:rPr>
        <w:t>the following steps</w:t>
      </w:r>
      <w:r w:rsidRPr="00FF4A57" w:rsidR="00F37600">
        <w:rPr>
          <w:rFonts w:cstheme="minorHAnsi"/>
          <w:sz w:val="22"/>
          <w:szCs w:val="22"/>
        </w:rPr>
        <w:t xml:space="preserve">: </w:t>
      </w:r>
    </w:p>
    <w:p w:rsidRPr="00FF4A57" w:rsidR="001721E7" w:rsidP="00801618" w:rsidRDefault="001721E7" w14:paraId="19C47C6A" w14:textId="77777777">
      <w:pPr>
        <w:pStyle w:val="ListParagraph"/>
        <w:numPr>
          <w:ilvl w:val="0"/>
          <w:numId w:val="32"/>
        </w:numPr>
        <w:spacing w:after="240" w:line="259" w:lineRule="auto"/>
        <w:jc w:val="both"/>
        <w:rPr>
          <w:rFonts w:cstheme="minorHAnsi"/>
          <w:sz w:val="22"/>
          <w:szCs w:val="22"/>
        </w:rPr>
      </w:pPr>
      <w:r w:rsidRPr="00FF4A57">
        <w:rPr>
          <w:rFonts w:cstheme="minorHAnsi"/>
          <w:b/>
          <w:sz w:val="22"/>
          <w:szCs w:val="22"/>
        </w:rPr>
        <w:t>Creating Collaboration Space</w:t>
      </w:r>
      <w:r w:rsidRPr="00FF4A57">
        <w:rPr>
          <w:rFonts w:cstheme="minorHAnsi"/>
          <w:sz w:val="22"/>
          <w:szCs w:val="22"/>
        </w:rPr>
        <w:t>: Establish an environment conducive to collaboration, integrating policies, catalytic platforms, high partnership standards, institutionally adept organizations, and skilled individuals for fruitful partnerships.</w:t>
      </w:r>
    </w:p>
    <w:p w:rsidRPr="00FF4A57" w:rsidR="001721E7" w:rsidP="00801618" w:rsidRDefault="001721E7" w14:paraId="21E59E9D" w14:textId="77777777">
      <w:pPr>
        <w:pStyle w:val="ListParagraph"/>
        <w:numPr>
          <w:ilvl w:val="0"/>
          <w:numId w:val="32"/>
        </w:numPr>
        <w:spacing w:after="240" w:line="259" w:lineRule="auto"/>
        <w:jc w:val="both"/>
        <w:rPr>
          <w:rFonts w:cstheme="minorHAnsi"/>
          <w:sz w:val="22"/>
          <w:szCs w:val="22"/>
        </w:rPr>
      </w:pPr>
      <w:r w:rsidRPr="00FF4A57">
        <w:rPr>
          <w:rFonts w:cstheme="minorHAnsi"/>
          <w:b/>
          <w:sz w:val="22"/>
          <w:szCs w:val="22"/>
        </w:rPr>
        <w:lastRenderedPageBreak/>
        <w:t>Partnerships for SDGs</w:t>
      </w:r>
      <w:r w:rsidRPr="00FF4A57">
        <w:rPr>
          <w:rFonts w:cstheme="minorHAnsi"/>
          <w:sz w:val="22"/>
          <w:szCs w:val="22"/>
        </w:rPr>
        <w:t>: Embrace the 2030 Agenda, emphasizing the need for significant changes in international development, fostering systematic collaboration among sectors, and elevating partnerships as pivotal for SDG-aligned progress.</w:t>
      </w:r>
    </w:p>
    <w:p w:rsidRPr="00FF4A57" w:rsidR="001721E7" w:rsidP="00801618" w:rsidRDefault="001721E7" w14:paraId="0102B80B" w14:textId="77777777">
      <w:pPr>
        <w:pStyle w:val="ListParagraph"/>
        <w:numPr>
          <w:ilvl w:val="0"/>
          <w:numId w:val="32"/>
        </w:numPr>
        <w:spacing w:after="240" w:line="259" w:lineRule="auto"/>
        <w:jc w:val="both"/>
        <w:rPr>
          <w:rFonts w:cstheme="minorHAnsi"/>
          <w:sz w:val="22"/>
          <w:szCs w:val="22"/>
        </w:rPr>
      </w:pPr>
      <w:r w:rsidRPr="00FF4A57">
        <w:rPr>
          <w:rFonts w:cstheme="minorHAnsi"/>
          <w:b/>
          <w:sz w:val="22"/>
          <w:szCs w:val="22"/>
        </w:rPr>
        <w:t>Private Sector Engagement</w:t>
      </w:r>
      <w:r w:rsidRPr="00FF4A57">
        <w:rPr>
          <w:rFonts w:cstheme="minorHAnsi"/>
          <w:sz w:val="22"/>
          <w:szCs w:val="22"/>
        </w:rPr>
        <w:t>: Understand the private sector's role, incentives, potential conflicts of interest, and its alignment with development goals.</w:t>
      </w:r>
    </w:p>
    <w:p w:rsidRPr="00FF4A57" w:rsidR="001721E7" w:rsidP="00801618" w:rsidRDefault="001721E7" w14:paraId="605B2AA7" w14:textId="77777777">
      <w:pPr>
        <w:pStyle w:val="ListParagraph"/>
        <w:numPr>
          <w:ilvl w:val="0"/>
          <w:numId w:val="32"/>
        </w:numPr>
        <w:spacing w:after="240" w:line="259" w:lineRule="auto"/>
        <w:jc w:val="both"/>
        <w:rPr>
          <w:rFonts w:cstheme="minorHAnsi"/>
          <w:sz w:val="22"/>
          <w:szCs w:val="22"/>
        </w:rPr>
      </w:pPr>
      <w:r w:rsidRPr="00FF4A57">
        <w:rPr>
          <w:rFonts w:cstheme="minorHAnsi"/>
          <w:b/>
          <w:sz w:val="22"/>
          <w:szCs w:val="22"/>
        </w:rPr>
        <w:t>Defining Partnerships</w:t>
      </w:r>
      <w:r w:rsidRPr="00FF4A57">
        <w:rPr>
          <w:rFonts w:cstheme="minorHAnsi"/>
          <w:sz w:val="22"/>
          <w:szCs w:val="22"/>
        </w:rPr>
        <w:t>: Clarify the spectrum of partnerships for the SDGs, strategic planning, and categorization.</w:t>
      </w:r>
    </w:p>
    <w:p w:rsidRPr="00FF4A57" w:rsidR="001721E7" w:rsidP="00801618" w:rsidRDefault="001721E7" w14:paraId="24802C67" w14:textId="2A5410E1">
      <w:pPr>
        <w:pStyle w:val="ListParagraph"/>
        <w:numPr>
          <w:ilvl w:val="0"/>
          <w:numId w:val="32"/>
        </w:numPr>
        <w:spacing w:after="240" w:line="259" w:lineRule="auto"/>
        <w:jc w:val="both"/>
        <w:rPr>
          <w:rFonts w:cstheme="minorHAnsi"/>
          <w:sz w:val="22"/>
          <w:szCs w:val="22"/>
        </w:rPr>
      </w:pPr>
      <w:r w:rsidRPr="00FF4A57">
        <w:rPr>
          <w:rFonts w:cstheme="minorHAnsi"/>
          <w:b/>
          <w:sz w:val="22"/>
          <w:szCs w:val="22"/>
        </w:rPr>
        <w:t>Understanding Stakeholders</w:t>
      </w:r>
      <w:r w:rsidRPr="00FF4A57">
        <w:rPr>
          <w:rFonts w:cstheme="minorHAnsi"/>
          <w:sz w:val="22"/>
          <w:szCs w:val="22"/>
        </w:rPr>
        <w:t xml:space="preserve">: Adopt a creative </w:t>
      </w:r>
      <w:r w:rsidRPr="00FF4A57" w:rsidR="0092108E">
        <w:rPr>
          <w:rFonts w:cstheme="minorHAnsi"/>
          <w:sz w:val="22"/>
          <w:szCs w:val="22"/>
        </w:rPr>
        <w:t xml:space="preserve">thinking </w:t>
      </w:r>
      <w:r w:rsidRPr="00FF4A57">
        <w:rPr>
          <w:rFonts w:cstheme="minorHAnsi"/>
          <w:sz w:val="22"/>
          <w:szCs w:val="22"/>
        </w:rPr>
        <w:t>approach in identifying stakeholders and resources.</w:t>
      </w:r>
    </w:p>
    <w:p w:rsidRPr="00FF4A57" w:rsidR="001721E7" w:rsidP="00801618" w:rsidRDefault="001721E7" w14:paraId="6434214A" w14:textId="77777777">
      <w:pPr>
        <w:pStyle w:val="ListParagraph"/>
        <w:numPr>
          <w:ilvl w:val="0"/>
          <w:numId w:val="32"/>
        </w:numPr>
        <w:spacing w:after="240" w:line="259" w:lineRule="auto"/>
        <w:jc w:val="both"/>
        <w:rPr>
          <w:rFonts w:cstheme="minorHAnsi"/>
          <w:sz w:val="22"/>
          <w:szCs w:val="22"/>
        </w:rPr>
      </w:pPr>
      <w:r w:rsidRPr="00FF4A57">
        <w:rPr>
          <w:rFonts w:cstheme="minorHAnsi"/>
          <w:b/>
          <w:sz w:val="22"/>
          <w:szCs w:val="22"/>
        </w:rPr>
        <w:t>Maximizing Partnership Value</w:t>
      </w:r>
      <w:r w:rsidRPr="00FF4A57">
        <w:rPr>
          <w:rFonts w:cstheme="minorHAnsi"/>
          <w:sz w:val="22"/>
          <w:szCs w:val="22"/>
        </w:rPr>
        <w:t>: Ensure every partnership generates net value for each partner through the Collaborative Advantage and maximize partnership value through negotiation.</w:t>
      </w:r>
    </w:p>
    <w:p w:rsidRPr="00FF4A57" w:rsidR="001721E7" w:rsidP="00801618" w:rsidRDefault="001721E7" w14:paraId="3EEE04BA" w14:textId="77777777">
      <w:pPr>
        <w:pStyle w:val="ListParagraph"/>
        <w:numPr>
          <w:ilvl w:val="0"/>
          <w:numId w:val="32"/>
        </w:numPr>
        <w:spacing w:after="240" w:line="259" w:lineRule="auto"/>
        <w:jc w:val="both"/>
        <w:rPr>
          <w:rFonts w:cstheme="minorHAnsi"/>
          <w:sz w:val="22"/>
          <w:szCs w:val="22"/>
        </w:rPr>
      </w:pPr>
      <w:r w:rsidRPr="00FF4A57">
        <w:rPr>
          <w:rFonts w:cstheme="minorHAnsi"/>
          <w:b/>
          <w:sz w:val="22"/>
          <w:szCs w:val="22"/>
        </w:rPr>
        <w:t>Partnership Lifecycle</w:t>
      </w:r>
      <w:r w:rsidRPr="00FF4A57">
        <w:rPr>
          <w:rFonts w:cstheme="minorHAnsi"/>
          <w:sz w:val="22"/>
          <w:szCs w:val="22"/>
        </w:rPr>
        <w:t>: Understand the different stages of partnerships from initiation to conclusion.</w:t>
      </w:r>
    </w:p>
    <w:p w:rsidRPr="00FF4A57" w:rsidR="001721E7" w:rsidP="00801618" w:rsidRDefault="001721E7" w14:paraId="4C381C2D" w14:textId="77777777">
      <w:pPr>
        <w:pStyle w:val="ListParagraph"/>
        <w:numPr>
          <w:ilvl w:val="0"/>
          <w:numId w:val="32"/>
        </w:numPr>
        <w:spacing w:after="240" w:line="259" w:lineRule="auto"/>
        <w:jc w:val="both"/>
        <w:rPr>
          <w:rFonts w:cstheme="minorHAnsi"/>
          <w:sz w:val="22"/>
          <w:szCs w:val="22"/>
        </w:rPr>
      </w:pPr>
      <w:r w:rsidRPr="00FF4A57">
        <w:rPr>
          <w:rFonts w:cstheme="minorHAnsi"/>
          <w:b/>
          <w:sz w:val="22"/>
          <w:szCs w:val="22"/>
        </w:rPr>
        <w:t>Effective Partnership Building Blocks</w:t>
      </w:r>
      <w:r w:rsidRPr="00FF4A57">
        <w:rPr>
          <w:rFonts w:cstheme="minorHAnsi"/>
          <w:sz w:val="22"/>
          <w:szCs w:val="22"/>
        </w:rPr>
        <w:t>: Focus on fundamentals, partnership relationships, structuring, and management as the key building blocks for successful partnerships.</w:t>
      </w:r>
    </w:p>
    <w:p w:rsidRPr="00FF4A57" w:rsidR="001721E7" w:rsidP="00801618" w:rsidRDefault="001721E7" w14:paraId="1F9DC490" w14:textId="77777777">
      <w:pPr>
        <w:pStyle w:val="ListParagraph"/>
        <w:numPr>
          <w:ilvl w:val="0"/>
          <w:numId w:val="32"/>
        </w:numPr>
        <w:spacing w:after="240" w:line="259" w:lineRule="auto"/>
        <w:jc w:val="both"/>
        <w:rPr>
          <w:rFonts w:cstheme="minorHAnsi"/>
          <w:sz w:val="22"/>
          <w:szCs w:val="22"/>
        </w:rPr>
      </w:pPr>
      <w:r w:rsidRPr="00FF4A57">
        <w:rPr>
          <w:rFonts w:cstheme="minorHAnsi"/>
          <w:b/>
          <w:sz w:val="22"/>
          <w:szCs w:val="22"/>
        </w:rPr>
        <w:t>Institutional Readiness</w:t>
      </w:r>
      <w:r w:rsidRPr="00FF4A57">
        <w:rPr>
          <w:rFonts w:cstheme="minorHAnsi"/>
          <w:sz w:val="22"/>
          <w:szCs w:val="22"/>
        </w:rPr>
        <w:t>: Overcome internal obstacles within organizations, addressing strategic, systemic, capacity, and cultural challenges to amplify partnership ambitions.</w:t>
      </w:r>
    </w:p>
    <w:p w:rsidRPr="00620F6B" w:rsidR="00F37600" w:rsidP="00620F6B" w:rsidRDefault="00F37600" w14:paraId="127FBD2E" w14:textId="3D5C50F8">
      <w:pPr>
        <w:spacing w:after="240" w:line="259" w:lineRule="auto"/>
        <w:jc w:val="center"/>
        <w:rPr>
          <w:rFonts w:cstheme="minorHAnsi"/>
          <w:sz w:val="20"/>
          <w:szCs w:val="22"/>
        </w:rPr>
      </w:pPr>
      <w:r w:rsidRPr="00620F6B">
        <w:rPr>
          <w:rFonts w:cstheme="minorHAnsi"/>
          <w:noProof/>
          <w:sz w:val="20"/>
          <w:szCs w:val="22"/>
        </w:rPr>
        <w:lastRenderedPageBreak/>
        <w:drawing>
          <wp:inline distT="0" distB="0" distL="0" distR="0" wp14:anchorId="5817D10E" wp14:editId="26AEB14F">
            <wp:extent cx="4953000" cy="3455459"/>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8689" cy="3473381"/>
                    </a:xfrm>
                    <a:prstGeom prst="rect">
                      <a:avLst/>
                    </a:prstGeom>
                  </pic:spPr>
                </pic:pic>
              </a:graphicData>
            </a:graphic>
          </wp:inline>
        </w:drawing>
      </w:r>
      <w:r w:rsidRPr="00620F6B">
        <w:rPr>
          <w:rFonts w:cstheme="minorHAnsi"/>
          <w:noProof/>
          <w:sz w:val="20"/>
          <w:szCs w:val="22"/>
        </w:rPr>
        <w:drawing>
          <wp:inline distT="0" distB="0" distL="0" distR="0" wp14:anchorId="140A8B80" wp14:editId="7D0B80E2">
            <wp:extent cx="4857750" cy="2596654"/>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981"/>
                    <a:stretch/>
                  </pic:blipFill>
                  <pic:spPr bwMode="auto">
                    <a:xfrm>
                      <a:off x="0" y="0"/>
                      <a:ext cx="4890348" cy="2614079"/>
                    </a:xfrm>
                    <a:prstGeom prst="rect">
                      <a:avLst/>
                    </a:prstGeom>
                    <a:ln>
                      <a:noFill/>
                    </a:ln>
                    <a:extLst>
                      <a:ext uri="{53640926-AAD7-44D8-BBD7-CCE9431645EC}">
                        <a14:shadowObscured xmlns:a14="http://schemas.microsoft.com/office/drawing/2010/main"/>
                      </a:ext>
                    </a:extLst>
                  </pic:spPr>
                </pic:pic>
              </a:graphicData>
            </a:graphic>
          </wp:inline>
        </w:drawing>
      </w:r>
    </w:p>
    <w:p w:rsidRPr="00620F6B" w:rsidR="0092108E" w:rsidP="00620F6B" w:rsidRDefault="0081396A" w14:paraId="199AFF1B" w14:textId="5D767D10">
      <w:pPr>
        <w:spacing w:after="240" w:line="259" w:lineRule="auto"/>
        <w:jc w:val="center"/>
        <w:rPr>
          <w:rFonts w:cstheme="minorHAnsi"/>
          <w:sz w:val="20"/>
          <w:szCs w:val="22"/>
        </w:rPr>
      </w:pPr>
      <w:r w:rsidRPr="00E46683">
        <w:rPr>
          <w:rFonts w:cstheme="minorHAnsi"/>
          <w:i/>
          <w:iCs/>
          <w:sz w:val="20"/>
          <w:szCs w:val="20"/>
        </w:rPr>
        <w:t xml:space="preserve">Figure </w:t>
      </w:r>
      <w:r>
        <w:rPr>
          <w:rFonts w:cstheme="minorHAnsi"/>
          <w:i/>
          <w:iCs/>
          <w:sz w:val="20"/>
          <w:szCs w:val="20"/>
        </w:rPr>
        <w:t>12</w:t>
      </w:r>
      <w:r w:rsidRPr="00620F6B" w:rsidR="0092108E">
        <w:rPr>
          <w:rFonts w:cstheme="minorHAnsi"/>
          <w:i/>
          <w:iCs/>
          <w:sz w:val="20"/>
          <w:szCs w:val="22"/>
        </w:rPr>
        <w:t>. The Partnership Life Cycle and the Partnership Journey to Action (</w:t>
      </w:r>
      <w:commentRangeStart w:id="287"/>
      <w:r w:rsidRPr="00620F6B" w:rsidR="0092108E">
        <w:rPr>
          <w:rFonts w:cstheme="minorHAnsi"/>
          <w:i/>
          <w:iCs/>
          <w:sz w:val="20"/>
          <w:szCs w:val="22"/>
        </w:rPr>
        <w:t>DESA &amp; TPI</w:t>
      </w:r>
      <w:commentRangeEnd w:id="287"/>
      <w:r w:rsidRPr="00620F6B" w:rsidR="0092108E">
        <w:rPr>
          <w:rFonts w:cstheme="minorHAnsi"/>
          <w:i/>
          <w:iCs/>
          <w:sz w:val="20"/>
          <w:szCs w:val="22"/>
        </w:rPr>
        <w:commentReference w:id="287"/>
      </w:r>
      <w:r w:rsidRPr="00620F6B" w:rsidR="0092108E">
        <w:rPr>
          <w:rFonts w:cstheme="minorHAnsi"/>
          <w:i/>
          <w:iCs/>
          <w:sz w:val="20"/>
          <w:szCs w:val="22"/>
        </w:rPr>
        <w:t>)</w:t>
      </w:r>
    </w:p>
    <w:p w:rsidRPr="00FF4A57" w:rsidR="003B6EBF" w:rsidP="00FF4A57" w:rsidRDefault="003B6EBF" w14:paraId="391E7C50" w14:textId="77777777">
      <w:pPr>
        <w:spacing w:after="240" w:line="259" w:lineRule="auto"/>
        <w:jc w:val="both"/>
        <w:rPr>
          <w:rFonts w:cstheme="minorHAnsi"/>
          <w:sz w:val="22"/>
          <w:szCs w:val="22"/>
        </w:rPr>
      </w:pPr>
    </w:p>
    <w:p w:rsidRPr="00FF4A57" w:rsidR="00CB3CBA" w:rsidP="00FF4A57" w:rsidRDefault="00CB3CBA" w14:paraId="23597D33" w14:textId="3B24E5DE">
      <w:pPr>
        <w:spacing w:after="240" w:line="259" w:lineRule="auto"/>
        <w:jc w:val="both"/>
        <w:rPr>
          <w:rFonts w:eastAsiaTheme="majorEastAsia" w:cstheme="minorHAnsi"/>
          <w:i/>
          <w:iCs/>
          <w:sz w:val="22"/>
          <w:szCs w:val="22"/>
        </w:rPr>
      </w:pPr>
    </w:p>
    <w:p w:rsidRPr="00FF4A57" w:rsidR="00CB3CBA" w:rsidP="00FF4A57" w:rsidRDefault="00CB3CBA" w14:paraId="11935569" w14:textId="5C4055DD">
      <w:pPr>
        <w:spacing w:after="240" w:line="259" w:lineRule="auto"/>
        <w:jc w:val="both"/>
        <w:rPr>
          <w:rFonts w:eastAsiaTheme="majorEastAsia" w:cstheme="minorHAnsi"/>
          <w:i/>
          <w:iCs/>
          <w:sz w:val="22"/>
          <w:szCs w:val="22"/>
        </w:rPr>
      </w:pPr>
    </w:p>
    <w:p w:rsidRPr="00FF4A57" w:rsidR="00CB3CBA" w:rsidP="00FF4A57" w:rsidRDefault="00CB3CBA" w14:paraId="2B2AEC62" w14:textId="77777777">
      <w:pPr>
        <w:spacing w:after="240" w:line="259" w:lineRule="auto"/>
        <w:jc w:val="both"/>
        <w:rPr>
          <w:rFonts w:eastAsiaTheme="majorEastAsia" w:cstheme="minorHAnsi"/>
          <w:i/>
          <w:iCs/>
          <w:sz w:val="22"/>
          <w:szCs w:val="22"/>
        </w:rPr>
      </w:pPr>
    </w:p>
    <w:p w:rsidRPr="00FF4A57" w:rsidR="00E55E3D" w:rsidP="44B7E274" w:rsidRDefault="5DFD366E" w14:paraId="59BD9B27" w14:textId="7AEC9758">
      <w:pPr>
        <w:pStyle w:val="Heading4"/>
        <w:numPr>
          <w:ilvl w:val="2"/>
          <w:numId w:val="8"/>
        </w:numPr>
        <w:spacing w:after="240" w:line="259" w:lineRule="auto"/>
        <w:jc w:val="both"/>
        <w:rPr>
          <w:rFonts w:asciiTheme="minorHAnsi" w:hAnsiTheme="minorHAnsi" w:cstheme="minorBidi"/>
          <w:sz w:val="22"/>
          <w:szCs w:val="22"/>
        </w:rPr>
      </w:pPr>
      <w:bookmarkStart w:name="_Toc775593924" w:id="288"/>
      <w:r w:rsidRPr="44B7E274">
        <w:rPr>
          <w:rFonts w:asciiTheme="minorHAnsi" w:hAnsiTheme="minorHAnsi" w:cstheme="minorBidi"/>
          <w:sz w:val="22"/>
          <w:szCs w:val="22"/>
        </w:rPr>
        <w:lastRenderedPageBreak/>
        <w:t>D</w:t>
      </w:r>
      <w:r w:rsidRPr="44B7E274" w:rsidR="1FF132FC">
        <w:rPr>
          <w:rFonts w:asciiTheme="minorHAnsi" w:hAnsiTheme="minorHAnsi" w:cstheme="minorBidi"/>
          <w:sz w:val="22"/>
          <w:szCs w:val="22"/>
        </w:rPr>
        <w:t>evelop</w:t>
      </w:r>
      <w:r w:rsidRPr="44B7E274">
        <w:rPr>
          <w:rFonts w:asciiTheme="minorHAnsi" w:hAnsiTheme="minorHAnsi" w:cstheme="minorBidi"/>
          <w:sz w:val="22"/>
          <w:szCs w:val="22"/>
        </w:rPr>
        <w:t xml:space="preserve">ing </w:t>
      </w:r>
      <w:r w:rsidRPr="44B7E274" w:rsidR="1FF132FC">
        <w:rPr>
          <w:rFonts w:asciiTheme="minorHAnsi" w:hAnsiTheme="minorHAnsi" w:cstheme="minorBidi"/>
          <w:sz w:val="22"/>
          <w:szCs w:val="22"/>
        </w:rPr>
        <w:t>Join</w:t>
      </w:r>
      <w:ins w:author="Ana Rojas" w:date="2024-02-13T17:24:00Z" w:id="289">
        <w:r w:rsidRPr="44B7E274" w:rsidR="2513FE8E">
          <w:rPr>
            <w:rFonts w:asciiTheme="minorHAnsi" w:hAnsiTheme="minorHAnsi" w:cstheme="minorBidi"/>
            <w:sz w:val="22"/>
            <w:szCs w:val="22"/>
          </w:rPr>
          <w:t>t</w:t>
        </w:r>
      </w:ins>
      <w:r w:rsidRPr="44B7E274" w:rsidR="1FF132FC">
        <w:rPr>
          <w:rFonts w:asciiTheme="minorHAnsi" w:hAnsiTheme="minorHAnsi" w:cstheme="minorBidi"/>
          <w:sz w:val="22"/>
          <w:szCs w:val="22"/>
        </w:rPr>
        <w:t xml:space="preserve"> </w:t>
      </w:r>
      <w:r w:rsidRPr="44B7E274" w:rsidR="707B8861">
        <w:rPr>
          <w:rFonts w:asciiTheme="minorHAnsi" w:hAnsiTheme="minorHAnsi" w:cstheme="minorBidi"/>
          <w:sz w:val="22"/>
          <w:szCs w:val="22"/>
        </w:rPr>
        <w:t>Program</w:t>
      </w:r>
      <w:r w:rsidRPr="44B7E274">
        <w:rPr>
          <w:rFonts w:asciiTheme="minorHAnsi" w:hAnsiTheme="minorHAnsi" w:cstheme="minorBidi"/>
          <w:sz w:val="22"/>
          <w:szCs w:val="22"/>
        </w:rPr>
        <w:t>s</w:t>
      </w:r>
      <w:bookmarkEnd w:id="288"/>
    </w:p>
    <w:p w:rsidRPr="00FF4A57" w:rsidR="00C56DC4" w:rsidP="00FF4A57" w:rsidRDefault="00E608AA" w14:paraId="72294361" w14:textId="107A9DD2">
      <w:pPr>
        <w:spacing w:after="240" w:line="259" w:lineRule="auto"/>
        <w:jc w:val="both"/>
        <w:rPr>
          <w:rFonts w:cstheme="minorHAnsi"/>
          <w:sz w:val="22"/>
          <w:szCs w:val="22"/>
        </w:rPr>
      </w:pPr>
      <w:r w:rsidRPr="00FF4A57">
        <w:rPr>
          <w:rFonts w:cstheme="minorHAnsi"/>
          <w:sz w:val="22"/>
          <w:szCs w:val="22"/>
        </w:rPr>
        <w:t xml:space="preserve">The </w:t>
      </w:r>
      <w:commentRangeStart w:id="290"/>
      <w:r w:rsidRPr="00FF4A57">
        <w:rPr>
          <w:rFonts w:cstheme="minorHAnsi"/>
          <w:sz w:val="22"/>
          <w:szCs w:val="22"/>
        </w:rPr>
        <w:t xml:space="preserve">Guidance Note on a New Generation of Joint </w:t>
      </w:r>
      <w:r w:rsidRPr="00FF4A57" w:rsidR="00D5127D">
        <w:rPr>
          <w:rFonts w:cstheme="minorHAnsi"/>
          <w:sz w:val="22"/>
          <w:szCs w:val="22"/>
        </w:rPr>
        <w:t>Programs</w:t>
      </w:r>
      <w:commentRangeEnd w:id="290"/>
      <w:r w:rsidRPr="00FF4A57">
        <w:rPr>
          <w:rStyle w:val="CommentReference"/>
          <w:rFonts w:cstheme="minorHAnsi"/>
          <w:sz w:val="22"/>
          <w:szCs w:val="22"/>
        </w:rPr>
        <w:commentReference w:id="290"/>
      </w:r>
      <w:r w:rsidRPr="00FF4A57">
        <w:rPr>
          <w:rFonts w:cstheme="minorHAnsi"/>
          <w:sz w:val="22"/>
          <w:szCs w:val="22"/>
        </w:rPr>
        <w:t xml:space="preserve">, developed by the </w:t>
      </w:r>
      <w:proofErr w:type="spellStart"/>
      <w:r w:rsidRPr="00FF4A57">
        <w:rPr>
          <w:rFonts w:cstheme="minorHAnsi"/>
          <w:sz w:val="22"/>
          <w:szCs w:val="22"/>
        </w:rPr>
        <w:t>The</w:t>
      </w:r>
      <w:proofErr w:type="spellEnd"/>
      <w:r w:rsidRPr="00FF4A57">
        <w:rPr>
          <w:rFonts w:cstheme="minorHAnsi"/>
          <w:sz w:val="22"/>
          <w:szCs w:val="22"/>
        </w:rPr>
        <w:t xml:space="preserve"> United Nations Sustainable Development Group (UNSDG), is intended to make joint </w:t>
      </w:r>
      <w:r w:rsidRPr="00FF4A57" w:rsidR="00D5127D">
        <w:rPr>
          <w:rFonts w:cstheme="minorHAnsi"/>
          <w:sz w:val="22"/>
          <w:szCs w:val="22"/>
        </w:rPr>
        <w:t>programs</w:t>
      </w:r>
      <w:r w:rsidRPr="00FF4A57">
        <w:rPr>
          <w:rFonts w:cstheme="minorHAnsi"/>
          <w:sz w:val="22"/>
          <w:szCs w:val="22"/>
        </w:rPr>
        <w:t xml:space="preserve"> </w:t>
      </w:r>
      <w:r w:rsidRPr="00FF4A57" w:rsidR="004573C1">
        <w:rPr>
          <w:rFonts w:cstheme="minorHAnsi"/>
          <w:sz w:val="22"/>
          <w:szCs w:val="22"/>
        </w:rPr>
        <w:t xml:space="preserve">(JP) </w:t>
      </w:r>
      <w:r w:rsidRPr="00FF4A57">
        <w:rPr>
          <w:rFonts w:cstheme="minorHAnsi"/>
          <w:sz w:val="22"/>
          <w:szCs w:val="22"/>
        </w:rPr>
        <w:t xml:space="preserve">more effective, catalytic, and easier to use. It responds to guidance and decisions by members states, lessons from experience, and needs identified by UN Country Teams. </w:t>
      </w:r>
      <w:r w:rsidRPr="00FF4A57" w:rsidR="00C56DC4">
        <w:rPr>
          <w:rFonts w:cstheme="minorHAnsi"/>
          <w:sz w:val="22"/>
          <w:szCs w:val="22"/>
        </w:rPr>
        <w:t xml:space="preserve">The guidance aims to enhance Joint </w:t>
      </w:r>
      <w:r w:rsidRPr="00FF4A57" w:rsidR="00D5127D">
        <w:rPr>
          <w:rFonts w:cstheme="minorHAnsi"/>
          <w:sz w:val="22"/>
          <w:szCs w:val="22"/>
        </w:rPr>
        <w:t>Programs</w:t>
      </w:r>
      <w:r w:rsidRPr="00FF4A57" w:rsidR="00C56DC4">
        <w:rPr>
          <w:rFonts w:cstheme="minorHAnsi"/>
          <w:sz w:val="22"/>
          <w:szCs w:val="22"/>
        </w:rPr>
        <w:t xml:space="preserve"> (JPs) within the </w:t>
      </w:r>
      <w:commentRangeStart w:id="291"/>
      <w:r w:rsidRPr="00FF4A57" w:rsidR="00C56DC4">
        <w:rPr>
          <w:rFonts w:cstheme="minorHAnsi"/>
          <w:b/>
          <w:sz w:val="22"/>
          <w:szCs w:val="22"/>
        </w:rPr>
        <w:t>Cooperation Framework</w:t>
      </w:r>
      <w:commentRangeEnd w:id="291"/>
      <w:r w:rsidRPr="00FF4A57" w:rsidR="00C56DC4">
        <w:rPr>
          <w:rStyle w:val="CommentReference"/>
          <w:rFonts w:cstheme="minorHAnsi"/>
          <w:sz w:val="22"/>
          <w:szCs w:val="22"/>
        </w:rPr>
        <w:commentReference w:id="291"/>
      </w:r>
      <w:r w:rsidRPr="00FF4A57" w:rsidR="00C56DC4">
        <w:rPr>
          <w:rFonts w:cstheme="minorHAnsi"/>
          <w:sz w:val="22"/>
          <w:szCs w:val="22"/>
        </w:rPr>
        <w:t>, emphasizing key aspects like catalyzing policy changes, government ownership, aligned roles and responsibilities, quality standards, and joint management for results. It introduces options for flexible JP design and non-UN partner involvement, aiming to improve effectiveness and attract increased donor investment in support of the SDGs across all UN funds, programs, and specialized agencies.</w:t>
      </w:r>
    </w:p>
    <w:p w:rsidRPr="00FF4A57" w:rsidR="00E608AA" w:rsidP="00FF4A57" w:rsidRDefault="00E608AA" w14:paraId="279F505D" w14:textId="765C34FB">
      <w:pPr>
        <w:spacing w:after="240" w:line="259" w:lineRule="auto"/>
        <w:jc w:val="both"/>
        <w:rPr>
          <w:rFonts w:cstheme="minorHAnsi"/>
          <w:b/>
          <w:sz w:val="22"/>
          <w:szCs w:val="22"/>
        </w:rPr>
      </w:pPr>
      <w:r w:rsidRPr="00FF4A57">
        <w:rPr>
          <w:rFonts w:cstheme="minorHAnsi"/>
          <w:noProof/>
          <w:sz w:val="22"/>
          <w:szCs w:val="22"/>
        </w:rPr>
        <mc:AlternateContent>
          <mc:Choice Requires="wps">
            <w:drawing>
              <wp:inline distT="0" distB="0" distL="0" distR="0" wp14:anchorId="0FC26B56" wp14:editId="45542F10">
                <wp:extent cx="5902036" cy="1959429"/>
                <wp:effectExtent l="0" t="0" r="3810" b="3175"/>
                <wp:docPr id="53" name="Caixa de Texto 53"/>
                <wp:cNvGraphicFramePr/>
                <a:graphic xmlns:a="http://schemas.openxmlformats.org/drawingml/2006/main">
                  <a:graphicData uri="http://schemas.microsoft.com/office/word/2010/wordprocessingShape">
                    <wps:wsp>
                      <wps:cNvSpPr txBox="1"/>
                      <wps:spPr>
                        <a:xfrm>
                          <a:off x="0" y="0"/>
                          <a:ext cx="5902036" cy="1959429"/>
                        </a:xfrm>
                        <a:prstGeom prst="rect">
                          <a:avLst/>
                        </a:prstGeom>
                        <a:solidFill>
                          <a:schemeClr val="accent6">
                            <a:lumMod val="20000"/>
                            <a:lumOff val="80000"/>
                          </a:schemeClr>
                        </a:solidFill>
                        <a:ln w="6350">
                          <a:noFill/>
                        </a:ln>
                      </wps:spPr>
                      <wps:txbx>
                        <w:txbxContent>
                          <w:p w:rsidRPr="00620F6B" w:rsidR="008A2E3E" w:rsidP="00620F6B" w:rsidRDefault="008A2E3E" w14:paraId="0CF8C57F" w14:textId="21AF15E9">
                            <w:pPr>
                              <w:spacing w:after="240" w:line="259" w:lineRule="auto"/>
                              <w:jc w:val="both"/>
                              <w:rPr>
                                <w:sz w:val="22"/>
                                <w:szCs w:val="22"/>
                              </w:rPr>
                            </w:pPr>
                            <w:r w:rsidRPr="00620F6B">
                              <w:rPr>
                                <w:b/>
                                <w:sz w:val="22"/>
                                <w:szCs w:val="22"/>
                              </w:rPr>
                              <w:t>United Nations Sustainable Development Cooperation Framework</w:t>
                            </w:r>
                            <w:r w:rsidRPr="00620F6B">
                              <w:rPr>
                                <w:rStyle w:val="CommentReference"/>
                                <w:sz w:val="22"/>
                                <w:szCs w:val="22"/>
                              </w:rPr>
                              <w:annotationRef/>
                            </w:r>
                            <w:r w:rsidRPr="00620F6B">
                              <w:rPr>
                                <w:sz w:val="22"/>
                                <w:szCs w:val="22"/>
                              </w:rPr>
                              <w:t>: The 2030 Agenda emphasizes a responsive UN development system, encapsulated in the new Internal Guidance for the UN Sustainable Development Cooperation Framework. These frameworks focus on four key objectives: aligning responses to national priorities for SDG achievement, fostering diverse partnerships across sectors and stakeholders, ensuring no one is left behind, and tailoring approaches to each Member State's needs. The Cooperation Framework now guides the entire program cycle, driving planning, implementation, monitoring, reporting and evaluation of collective UN support for achieving the 2030 Agenda. By emphasizing inclusivity, partnerships, and tailored responses, these frameworks aim to drive concrete actions on the ground, leveraging the UN system's collective capabilities to realize the 2030 Agenda globally.</w:t>
                            </w:r>
                          </w:p>
                          <w:p w:rsidRPr="00620F6B" w:rsidR="008A2E3E" w:rsidP="00620F6B" w:rsidRDefault="008A2E3E" w14:paraId="3EBD4FD6" w14:textId="77777777">
                            <w:pPr>
                              <w:spacing w:after="240" w:line="259" w:lineRule="auto"/>
                              <w:jc w:val="both"/>
                              <w:rPr>
                                <w:sz w:val="22"/>
                                <w:szCs w:val="22"/>
                              </w:rPr>
                            </w:pPr>
                          </w:p>
                          <w:p w:rsidRPr="00620F6B" w:rsidR="008A2E3E" w:rsidP="00620F6B" w:rsidRDefault="008A2E3E" w14:paraId="7FAC8F24" w14:textId="77777777">
                            <w:pPr>
                              <w:spacing w:after="240" w:line="259" w:lineRule="auto"/>
                              <w:jc w:val="both"/>
                              <w:rPr>
                                <w:sz w:val="22"/>
                                <w:szCs w:val="22"/>
                              </w:rPr>
                            </w:pPr>
                            <w:r w:rsidRPr="00620F6B">
                              <w:rPr>
                                <w:sz w:val="22"/>
                                <w:szCs w:val="22"/>
                              </w:rPr>
                              <w:t xml:space="preserve"> </w:t>
                            </w:r>
                          </w:p>
                          <w:p w:rsidR="008A2E3E" w:rsidP="00E608AA" w:rsidRDefault="008A2E3E" w14:paraId="19FC6672"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ixa de Texto 53" style="width:464.75pt;height:154.3pt;visibility:visible;mso-wrap-style:square;mso-left-percent:-10001;mso-top-percent:-10001;mso-position-horizontal:absolute;mso-position-horizontal-relative:char;mso-position-vertical:absolute;mso-position-vertical-relative:line;mso-left-percent:-10001;mso-top-percent:-10001;v-text-anchor:top" o:spid="_x0000_s1065"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" w14:anchorId="0FC26B56">
                <v:textbox>
                  <w:txbxContent>
                    <w:p w:rsidRPr="00620F6B" w:rsidR="008A2E3E" w:rsidP="00620F6B" w:rsidRDefault="008A2E3E" w14:paraId="0CF8C57F" w14:textId="21AF15E9">
                      <w:pPr>
                        <w:spacing w:after="240" w:line="259" w:lineRule="auto"/>
                        <w:jc w:val="both"/>
                        <w:rPr>
                          <w:sz w:val="22"/>
                          <w:szCs w:val="22"/>
                        </w:rPr>
                      </w:pPr>
                      <w:r w:rsidRPr="00620F6B">
                        <w:rPr>
                          <w:b/>
                          <w:sz w:val="22"/>
                          <w:szCs w:val="22"/>
                        </w:rPr>
                        <w:t>United Nations Sustainable Development Cooperation Framework</w:t>
                      </w:r>
                      <w:r w:rsidRPr="00620F6B">
                        <w:rPr>
                          <w:rStyle w:val="CommentReference"/>
                          <w:sz w:val="22"/>
                          <w:szCs w:val="22"/>
                        </w:rPr>
                        <w:annotationRef/>
                      </w:r>
                      <w:r w:rsidRPr="00620F6B">
                        <w:rPr>
                          <w:sz w:val="22"/>
                          <w:szCs w:val="22"/>
                        </w:rPr>
                        <w:t>: The 2030 Agenda emphasizes a responsive UN development system, encapsulated in the new Internal Guidance for the UN Sustainable Development Cooperation Framework. These frameworks focus on four key objectives: aligning responses to national priorities for SDG achievement, fostering diverse partnerships across sectors and stakeholders, ensuring no one is left behind, and tailoring approaches to each Member State's needs. The Cooperation Framework now guides the entire program cycle, driving planning, implementation, monitoring, reporting and evaluation of collective UN support for achieving the 2030 Agenda. By emphasizing inclusivity, partnerships, and tailored responses, these frameworks aim to drive concrete actions on the ground, leveraging the UN system's collective capabilities to realize the 2030 Agenda globally.</w:t>
                      </w:r>
                    </w:p>
                    <w:p w:rsidRPr="00620F6B" w:rsidR="008A2E3E" w:rsidP="00620F6B" w:rsidRDefault="008A2E3E" w14:paraId="3EBD4FD6" w14:textId="77777777">
                      <w:pPr>
                        <w:spacing w:after="240" w:line="259" w:lineRule="auto"/>
                        <w:jc w:val="both"/>
                        <w:rPr>
                          <w:sz w:val="22"/>
                          <w:szCs w:val="22"/>
                        </w:rPr>
                      </w:pPr>
                    </w:p>
                    <w:p w:rsidRPr="00620F6B" w:rsidR="008A2E3E" w:rsidP="00620F6B" w:rsidRDefault="008A2E3E" w14:paraId="7FAC8F24" w14:textId="77777777">
                      <w:pPr>
                        <w:spacing w:after="240" w:line="259" w:lineRule="auto"/>
                        <w:jc w:val="both"/>
                        <w:rPr>
                          <w:sz w:val="22"/>
                          <w:szCs w:val="22"/>
                        </w:rPr>
                      </w:pPr>
                      <w:r w:rsidRPr="00620F6B">
                        <w:rPr>
                          <w:sz w:val="22"/>
                          <w:szCs w:val="22"/>
                        </w:rPr>
                        <w:t xml:space="preserve"> </w:t>
                      </w:r>
                    </w:p>
                    <w:p w:rsidR="008A2E3E" w:rsidP="00E608AA" w:rsidRDefault="008A2E3E" w14:paraId="19FC6672" w14:textId="77777777"/>
                  </w:txbxContent>
                </v:textbox>
                <w10:anchorlock/>
              </v:shape>
            </w:pict>
          </mc:Fallback>
        </mc:AlternateContent>
      </w:r>
    </w:p>
    <w:p w:rsidRPr="00FF4A57" w:rsidR="00C56DC4" w:rsidP="00FF4A57" w:rsidRDefault="00C56DC4" w14:paraId="28822B20" w14:textId="71A9E1CE">
      <w:pPr>
        <w:spacing w:after="240" w:line="259" w:lineRule="auto"/>
        <w:jc w:val="both"/>
        <w:rPr>
          <w:rFonts w:cstheme="minorHAnsi"/>
          <w:sz w:val="22"/>
          <w:szCs w:val="22"/>
        </w:rPr>
      </w:pPr>
      <w:r w:rsidRPr="00FF4A57">
        <w:rPr>
          <w:rFonts w:cstheme="minorHAnsi"/>
          <w:sz w:val="22"/>
          <w:szCs w:val="22"/>
        </w:rPr>
        <w:t>A joint program is a strategic collaboration between two or more UN organizations and partners aimed at achieving significant development outcomes. It leverages the strengths of participating entities to deliver results aligned with country priorities, Sustainable Development Goals (SDGs), and Cooperation Framework objectives. These programs focus on policy changes that can drive systemic impact and may operate at country, regional, or global levels, involving multiple regions or countries.</w:t>
      </w:r>
      <w:r w:rsidRPr="00FF4A57" w:rsidR="009C3BF4">
        <w:rPr>
          <w:rFonts w:cstheme="minorHAnsi"/>
          <w:sz w:val="22"/>
          <w:szCs w:val="22"/>
        </w:rPr>
        <w:t xml:space="preserve"> To implement a JP, key steps involve verifying its suitability, defining responsibilities across the JP cycle stages (Design, Implement &amp; Adjust, Learn, Transition, and Close), and ensuring adherence to standard program cycles and quality standards aligned with the Cooperation Framework.</w:t>
      </w:r>
    </w:p>
    <w:p w:rsidRPr="00620F6B" w:rsidR="00CB3CBA" w:rsidP="00620F6B" w:rsidRDefault="00CB3CBA" w14:paraId="60A0657F" w14:textId="3AB90EF5">
      <w:pPr>
        <w:spacing w:after="240" w:line="259" w:lineRule="auto"/>
        <w:jc w:val="center"/>
        <w:rPr>
          <w:rFonts w:cstheme="minorHAnsi"/>
          <w:sz w:val="20"/>
          <w:szCs w:val="22"/>
        </w:rPr>
      </w:pPr>
      <w:r w:rsidRPr="00620F6B">
        <w:rPr>
          <w:rFonts w:cstheme="minorHAnsi"/>
          <w:noProof/>
          <w:sz w:val="20"/>
          <w:szCs w:val="22"/>
        </w:rPr>
        <w:lastRenderedPageBreak/>
        <w:drawing>
          <wp:inline distT="0" distB="0" distL="0" distR="0" wp14:anchorId="481AC69A" wp14:editId="53B44043">
            <wp:extent cx="5943600" cy="3245527"/>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991"/>
                    <a:stretch/>
                  </pic:blipFill>
                  <pic:spPr bwMode="auto">
                    <a:xfrm>
                      <a:off x="0" y="0"/>
                      <a:ext cx="5943600" cy="3245527"/>
                    </a:xfrm>
                    <a:prstGeom prst="rect">
                      <a:avLst/>
                    </a:prstGeom>
                    <a:ln>
                      <a:noFill/>
                    </a:ln>
                    <a:extLst>
                      <a:ext uri="{53640926-AAD7-44D8-BBD7-CCE9431645EC}">
                        <a14:shadowObscured xmlns:a14="http://schemas.microsoft.com/office/drawing/2010/main"/>
                      </a:ext>
                    </a:extLst>
                  </pic:spPr>
                </pic:pic>
              </a:graphicData>
            </a:graphic>
          </wp:inline>
        </w:drawing>
      </w:r>
    </w:p>
    <w:p w:rsidRPr="00620F6B" w:rsidR="00CB3CBA" w:rsidP="00620F6B" w:rsidRDefault="0092108E" w14:paraId="687FA6FE" w14:textId="6F56FFD3">
      <w:pPr>
        <w:spacing w:after="240" w:line="259" w:lineRule="auto"/>
        <w:jc w:val="center"/>
        <w:rPr>
          <w:rFonts w:cstheme="minorHAnsi"/>
          <w:sz w:val="20"/>
          <w:szCs w:val="22"/>
        </w:rPr>
      </w:pPr>
      <w:r w:rsidRPr="00620F6B">
        <w:rPr>
          <w:rFonts w:cstheme="minorHAnsi"/>
          <w:i/>
          <w:iCs/>
          <w:sz w:val="20"/>
          <w:szCs w:val="22"/>
        </w:rPr>
        <w:t xml:space="preserve">Figure </w:t>
      </w:r>
      <w:r w:rsidR="0081396A">
        <w:rPr>
          <w:rFonts w:cstheme="minorHAnsi"/>
          <w:i/>
          <w:iCs/>
          <w:sz w:val="20"/>
          <w:szCs w:val="22"/>
        </w:rPr>
        <w:t>13</w:t>
      </w:r>
      <w:r w:rsidRPr="00620F6B">
        <w:rPr>
          <w:rFonts w:cstheme="minorHAnsi"/>
          <w:i/>
          <w:iCs/>
          <w:sz w:val="20"/>
          <w:szCs w:val="22"/>
        </w:rPr>
        <w:t xml:space="preserve">. Joint Program Cycle </w:t>
      </w:r>
      <w:commentRangeStart w:id="292"/>
      <w:r w:rsidRPr="00620F6B" w:rsidR="00CB3CBA">
        <w:rPr>
          <w:rFonts w:cstheme="minorHAnsi"/>
          <w:i/>
          <w:iCs/>
          <w:sz w:val="20"/>
          <w:szCs w:val="22"/>
        </w:rPr>
        <w:t>(UNSDG, 2022)</w:t>
      </w:r>
      <w:commentRangeEnd w:id="292"/>
      <w:r w:rsidRPr="00620F6B" w:rsidR="00CB3CBA">
        <w:rPr>
          <w:rFonts w:cstheme="minorHAnsi"/>
          <w:i/>
          <w:iCs/>
          <w:sz w:val="20"/>
          <w:szCs w:val="22"/>
        </w:rPr>
        <w:commentReference w:id="292"/>
      </w:r>
    </w:p>
    <w:p w:rsidRPr="00FF4A57" w:rsidR="00C36AF8" w:rsidP="00FF4A57" w:rsidRDefault="00496F28" w14:paraId="770EA9D6" w14:textId="2AF00F12">
      <w:pPr>
        <w:spacing w:after="240" w:line="259" w:lineRule="auto"/>
        <w:jc w:val="both"/>
        <w:rPr>
          <w:rFonts w:cstheme="minorHAnsi"/>
          <w:b/>
          <w:sz w:val="22"/>
          <w:szCs w:val="22"/>
        </w:rPr>
      </w:pPr>
      <w:r w:rsidRPr="00FF4A57">
        <w:rPr>
          <w:rFonts w:cstheme="minorHAnsi"/>
          <w:sz w:val="22"/>
          <w:szCs w:val="22"/>
        </w:rPr>
        <w:t xml:space="preserve">To understand this cycle within a specific sector, a practical example to be considered is the </w:t>
      </w:r>
      <w:commentRangeStart w:id="293"/>
      <w:r w:rsidRPr="00FF4A57">
        <w:rPr>
          <w:rFonts w:cstheme="minorHAnsi"/>
          <w:sz w:val="22"/>
          <w:szCs w:val="22"/>
        </w:rPr>
        <w:t xml:space="preserve">UN-Habitat </w:t>
      </w:r>
      <w:commentRangeEnd w:id="293"/>
      <w:r w:rsidRPr="00FF4A57">
        <w:rPr>
          <w:rStyle w:val="CommentReference"/>
          <w:rFonts w:cstheme="minorHAnsi"/>
          <w:sz w:val="22"/>
          <w:szCs w:val="22"/>
        </w:rPr>
        <w:commentReference w:id="293"/>
      </w:r>
      <w:r w:rsidRPr="00FF4A57">
        <w:rPr>
          <w:rFonts w:cstheme="minorHAnsi"/>
          <w:b/>
          <w:sz w:val="22"/>
          <w:szCs w:val="22"/>
        </w:rPr>
        <w:t xml:space="preserve">Guidance for Multi-Partner Initiatives from the Global Future Cities Program. </w:t>
      </w:r>
    </w:p>
    <w:p w:rsidRPr="00FF4A57" w:rsidR="00496F28" w:rsidP="00FF4A57" w:rsidRDefault="00496F28" w14:paraId="0BE3456F" w14:textId="4012D919">
      <w:pPr>
        <w:spacing w:line="259" w:lineRule="auto"/>
        <w:jc w:val="both"/>
        <w:rPr>
          <w:rFonts w:cstheme="minorHAnsi"/>
          <w:sz w:val="22"/>
          <w:szCs w:val="22"/>
        </w:rPr>
      </w:pPr>
      <w:r w:rsidRPr="00FF4A57">
        <w:rPr>
          <w:rFonts w:cstheme="minorHAnsi"/>
          <w:noProof/>
          <w:sz w:val="22"/>
          <w:szCs w:val="22"/>
        </w:rPr>
        <mc:AlternateContent>
          <mc:Choice Requires="wps">
            <w:drawing>
              <wp:inline distT="0" distB="0" distL="0" distR="0" wp14:anchorId="2E1F5CB0" wp14:editId="0433A628">
                <wp:extent cx="5902036" cy="1508166"/>
                <wp:effectExtent l="0" t="0" r="3810" b="0"/>
                <wp:docPr id="59" name="Caixa de Texto 59"/>
                <wp:cNvGraphicFramePr/>
                <a:graphic xmlns:a="http://schemas.openxmlformats.org/drawingml/2006/main">
                  <a:graphicData uri="http://schemas.microsoft.com/office/word/2010/wordprocessingShape">
                    <wps:wsp>
                      <wps:cNvSpPr txBox="1"/>
                      <wps:spPr>
                        <a:xfrm>
                          <a:off x="0" y="0"/>
                          <a:ext cx="5902036" cy="1508166"/>
                        </a:xfrm>
                        <a:prstGeom prst="rect">
                          <a:avLst/>
                        </a:prstGeom>
                        <a:solidFill>
                          <a:schemeClr val="accent6">
                            <a:lumMod val="20000"/>
                            <a:lumOff val="80000"/>
                          </a:schemeClr>
                        </a:solidFill>
                        <a:ln w="6350">
                          <a:noFill/>
                        </a:ln>
                      </wps:spPr>
                      <wps:txbx>
                        <w:txbxContent>
                          <w:p w:rsidRPr="00620F6B" w:rsidR="008A2E3E" w:rsidP="00620F6B" w:rsidRDefault="008A2E3E" w14:paraId="0D56214E" w14:textId="1AC550DD">
                            <w:pPr>
                              <w:spacing w:after="240" w:line="259" w:lineRule="auto"/>
                              <w:jc w:val="both"/>
                              <w:rPr>
                                <w:sz w:val="22"/>
                              </w:rPr>
                            </w:pPr>
                            <w:r w:rsidRPr="00620F6B">
                              <w:rPr>
                                <w:b/>
                                <w:sz w:val="22"/>
                              </w:rPr>
                              <w:t>Example: Partnering for Transformative SDG-Oriented Urban Development, Guidance for Multi-Partner Initiatives from the Global Future Cities Program, UN-Habitat</w:t>
                            </w:r>
                          </w:p>
                          <w:p w:rsidRPr="00620F6B" w:rsidR="008A2E3E" w:rsidP="00620F6B" w:rsidRDefault="008A2E3E" w14:paraId="3C486336" w14:textId="78AD180D">
                            <w:pPr>
                              <w:spacing w:after="240" w:line="259" w:lineRule="auto"/>
                              <w:jc w:val="both"/>
                              <w:rPr>
                                <w:sz w:val="22"/>
                              </w:rPr>
                            </w:pPr>
                            <w:r w:rsidRPr="00620F6B">
                              <w:rPr>
                                <w:sz w:val="22"/>
                              </w:rPr>
                              <w:t>Based on experiences from the Global Future Cities Program (GFCP), this report provides guidance to international donors, city authorities, UN agencies, and delivery partners about how to design and run multi-partner urban development initiatives that drive transformative impact and accelerate SDG implementation in rapidly urbanizing cities.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ixa de Texto 59" style="width:464.75pt;height:118.75pt;visibility:visible;mso-wrap-style:square;mso-left-percent:-10001;mso-top-percent:-10001;mso-position-horizontal:absolute;mso-position-horizontal-relative:char;mso-position-vertical:absolute;mso-position-vertical-relative:line;mso-left-percent:-10001;mso-top-percent:-10001;v-text-anchor:top" o:spid="_x0000_s1066"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" w14:anchorId="2E1F5CB0">
                <v:textbox>
                  <w:txbxContent>
                    <w:p w:rsidRPr="00620F6B" w:rsidR="008A2E3E" w:rsidP="00620F6B" w:rsidRDefault="008A2E3E" w14:paraId="0D56214E" w14:textId="1AC550DD">
                      <w:pPr>
                        <w:spacing w:after="240" w:line="259" w:lineRule="auto"/>
                        <w:jc w:val="both"/>
                        <w:rPr>
                          <w:sz w:val="22"/>
                        </w:rPr>
                      </w:pPr>
                      <w:r w:rsidRPr="00620F6B">
                        <w:rPr>
                          <w:b/>
                          <w:sz w:val="22"/>
                        </w:rPr>
                        <w:t>Example: Partnering for Transformative SDG-Oriented Urban Development, Guidance for Multi-Partner Initiatives from the Global Future Cities Program, UN-Habitat</w:t>
                      </w:r>
                    </w:p>
                    <w:p w:rsidRPr="00620F6B" w:rsidR="008A2E3E" w:rsidP="00620F6B" w:rsidRDefault="008A2E3E" w14:paraId="3C486336" w14:textId="78AD180D">
                      <w:pPr>
                        <w:spacing w:after="240" w:line="259" w:lineRule="auto"/>
                        <w:jc w:val="both"/>
                        <w:rPr>
                          <w:sz w:val="22"/>
                        </w:rPr>
                      </w:pPr>
                      <w:r w:rsidRPr="00620F6B">
                        <w:rPr>
                          <w:sz w:val="22"/>
                        </w:rPr>
                        <w:t>Based on experiences from the Global Future Cities Program (GFCP), this report provides guidance to international donors, city authorities, UN agencies, and delivery partners about how to design and run multi-partner urban development initiatives that drive transformative impact and accelerate SDG implementation in rapidly urbanizing cities.</w:t>
                      </w:r>
                    </w:p>
                  </w:txbxContent>
                </v:textbox>
                <w10:anchorlock/>
              </v:shape>
            </w:pict>
          </mc:Fallback>
        </mc:AlternateContent>
      </w:r>
    </w:p>
    <w:p w:rsidRPr="00FF4A57" w:rsidR="007C17A2" w:rsidP="00FF4A57" w:rsidRDefault="007C17A2" w14:paraId="6827C4E0" w14:textId="42300377">
      <w:pPr>
        <w:spacing w:line="259" w:lineRule="auto"/>
        <w:jc w:val="both"/>
        <w:rPr>
          <w:rFonts w:cstheme="minorHAnsi"/>
          <w:sz w:val="22"/>
          <w:szCs w:val="22"/>
        </w:rPr>
      </w:pPr>
    </w:p>
    <w:p w:rsidRPr="00FF4A57" w:rsidR="00A65026" w:rsidP="00FF4A57" w:rsidRDefault="00A65026" w14:paraId="7348A2DA" w14:textId="77777777">
      <w:pPr>
        <w:spacing w:after="240" w:line="259" w:lineRule="auto"/>
        <w:jc w:val="both"/>
        <w:rPr>
          <w:rFonts w:eastAsiaTheme="majorEastAsia" w:cstheme="minorHAnsi"/>
          <w:sz w:val="22"/>
          <w:szCs w:val="22"/>
        </w:rPr>
      </w:pPr>
    </w:p>
    <w:p w:rsidRPr="00FF4A57" w:rsidR="00992DCC" w:rsidP="44B7E274" w:rsidRDefault="00765960" w14:paraId="145752D6" w14:textId="42D5C876">
      <w:pPr>
        <w:pStyle w:val="Heading3"/>
        <w:numPr>
          <w:ilvl w:val="1"/>
          <w:numId w:val="8"/>
        </w:numPr>
        <w:spacing w:after="240" w:line="259" w:lineRule="auto"/>
        <w:jc w:val="both"/>
        <w:rPr>
          <w:rFonts w:asciiTheme="minorHAnsi" w:hAnsiTheme="minorHAnsi" w:cstheme="minorBidi"/>
          <w:color w:val="2F5496" w:themeColor="accent1" w:themeShade="BF"/>
        </w:rPr>
      </w:pPr>
      <w:bookmarkStart w:name="_Toc7119228" w:id="294"/>
      <w:commentRangeStart w:id="295"/>
      <w:r w:rsidRPr="44B7E274">
        <w:rPr>
          <w:rFonts w:asciiTheme="minorHAnsi" w:hAnsiTheme="minorHAnsi" w:cstheme="minorBidi"/>
          <w:color w:val="2F5496" w:themeColor="accent1" w:themeShade="BF"/>
        </w:rPr>
        <w:t xml:space="preserve">Financial Mechanism </w:t>
      </w:r>
      <w:commentRangeEnd w:id="295"/>
      <w:r>
        <w:rPr>
          <w:rStyle w:val="CommentReference"/>
        </w:rPr>
        <w:commentReference w:id="295"/>
      </w:r>
      <w:r w:rsidRPr="44B7E274" w:rsidR="00AC4522">
        <w:rPr>
          <w:rFonts w:asciiTheme="minorHAnsi" w:hAnsiTheme="minorHAnsi" w:cstheme="minorBidi"/>
          <w:color w:val="2F5496" w:themeColor="accent1" w:themeShade="BF"/>
        </w:rPr>
        <w:t>for I</w:t>
      </w:r>
      <w:r w:rsidRPr="44B7E274">
        <w:rPr>
          <w:rFonts w:asciiTheme="minorHAnsi" w:hAnsiTheme="minorHAnsi" w:cstheme="minorBidi"/>
          <w:color w:val="2F5496" w:themeColor="accent1" w:themeShade="BF"/>
        </w:rPr>
        <w:t xml:space="preserve">ntegrated </w:t>
      </w:r>
      <w:r w:rsidRPr="44B7E274" w:rsidR="00AC4522">
        <w:rPr>
          <w:rFonts w:asciiTheme="minorHAnsi" w:hAnsiTheme="minorHAnsi" w:cstheme="minorBidi"/>
          <w:color w:val="2F5496" w:themeColor="accent1" w:themeShade="BF"/>
        </w:rPr>
        <w:t>SDGs A</w:t>
      </w:r>
      <w:r w:rsidRPr="44B7E274">
        <w:rPr>
          <w:rFonts w:asciiTheme="minorHAnsi" w:hAnsiTheme="minorHAnsi" w:cstheme="minorBidi"/>
          <w:color w:val="2F5496" w:themeColor="accent1" w:themeShade="BF"/>
        </w:rPr>
        <w:t>chieve</w:t>
      </w:r>
      <w:r w:rsidRPr="44B7E274" w:rsidR="00AC4522">
        <w:rPr>
          <w:rFonts w:asciiTheme="minorHAnsi" w:hAnsiTheme="minorHAnsi" w:cstheme="minorBidi"/>
          <w:color w:val="2F5496" w:themeColor="accent1" w:themeShade="BF"/>
        </w:rPr>
        <w:t>ment</w:t>
      </w:r>
      <w:bookmarkEnd w:id="294"/>
    </w:p>
    <w:p w:rsidRPr="00FF4A57" w:rsidR="001653FE" w:rsidP="002E44FE" w:rsidRDefault="00911725" w14:paraId="15DBEE04" w14:textId="307DE61C">
      <w:pPr>
        <w:spacing w:after="240" w:line="259" w:lineRule="auto"/>
        <w:jc w:val="both"/>
        <w:rPr>
          <w:rFonts w:cstheme="minorHAnsi"/>
          <w:sz w:val="22"/>
          <w:szCs w:val="22"/>
        </w:rPr>
      </w:pPr>
      <w:r w:rsidRPr="002E44FE">
        <w:rPr>
          <w:rFonts w:cstheme="minorHAnsi"/>
          <w:sz w:val="22"/>
          <w:szCs w:val="22"/>
        </w:rPr>
        <w:t>Optimized financing has the potential to unlock substantial savings</w:t>
      </w:r>
      <w:r w:rsidRPr="002E44FE" w:rsidR="002E44FE">
        <w:rPr>
          <w:rFonts w:cstheme="minorHAnsi"/>
          <w:sz w:val="22"/>
          <w:szCs w:val="22"/>
        </w:rPr>
        <w:t xml:space="preserve">. Initiatives such as the Africa </w:t>
      </w:r>
      <w:proofErr w:type="spellStart"/>
      <w:r w:rsidRPr="002E44FE" w:rsidR="002E44FE">
        <w:rPr>
          <w:rFonts w:cstheme="minorHAnsi"/>
          <w:sz w:val="22"/>
          <w:szCs w:val="22"/>
        </w:rPr>
        <w:t>Minigrids</w:t>
      </w:r>
      <w:proofErr w:type="spellEnd"/>
      <w:r w:rsidRPr="002E44FE" w:rsidR="002E44FE">
        <w:rPr>
          <w:rFonts w:cstheme="minorHAnsi"/>
          <w:sz w:val="22"/>
          <w:szCs w:val="22"/>
        </w:rPr>
        <w:t xml:space="preserve"> Program showcase the potential of kickstarting large-scale private investments by developing early-stage </w:t>
      </w:r>
      <w:proofErr w:type="spellStart"/>
      <w:r w:rsidRPr="002E44FE" w:rsidR="002E44FE">
        <w:rPr>
          <w:rFonts w:cstheme="minorHAnsi"/>
          <w:sz w:val="22"/>
          <w:szCs w:val="22"/>
        </w:rPr>
        <w:t>minigrid</w:t>
      </w:r>
      <w:proofErr w:type="spellEnd"/>
      <w:r w:rsidRPr="002E44FE" w:rsidR="002E44FE">
        <w:rPr>
          <w:rFonts w:cstheme="minorHAnsi"/>
          <w:sz w:val="22"/>
          <w:szCs w:val="22"/>
        </w:rPr>
        <w:t xml:space="preserve"> markets. This section explores financial mechanisms for achieving integrated SDGs. It begins by examining the evolving financial landscape within the new investment paradigm, discussing shifts and trends influencing investment priorities. It then spotlights emerging financial solutions and opportunities that can drive sustainable development efforts. Additionally, it </w:t>
      </w:r>
      <w:r w:rsidRPr="002E44FE" w:rsidR="002E44FE">
        <w:rPr>
          <w:rFonts w:cstheme="minorHAnsi"/>
          <w:sz w:val="22"/>
          <w:szCs w:val="22"/>
        </w:rPr>
        <w:lastRenderedPageBreak/>
        <w:t>explores diverse financing frameworks, platforms, and tools available to support the realization of SDGs</w:t>
      </w:r>
      <w:r w:rsidR="002E44FE">
        <w:rPr>
          <w:rFonts w:cstheme="minorHAnsi"/>
          <w:sz w:val="22"/>
          <w:szCs w:val="22"/>
        </w:rPr>
        <w:t xml:space="preserve">. </w:t>
      </w:r>
    </w:p>
    <w:p w:rsidRPr="00FF4A57" w:rsidR="001653FE" w:rsidP="00FF4A57" w:rsidRDefault="001653FE" w14:paraId="001E5353" w14:textId="2CD58AD0">
      <w:pPr>
        <w:spacing w:line="259" w:lineRule="auto"/>
        <w:jc w:val="both"/>
        <w:rPr>
          <w:rFonts w:cstheme="minorHAnsi"/>
          <w:sz w:val="22"/>
          <w:szCs w:val="22"/>
        </w:rPr>
      </w:pPr>
      <w:commentRangeStart w:id="296"/>
      <w:r w:rsidRPr="00FF4A57">
        <w:rPr>
          <w:rFonts w:cstheme="minorHAnsi"/>
          <w:noProof/>
          <w:sz w:val="22"/>
          <w:szCs w:val="22"/>
        </w:rPr>
        <mc:AlternateContent>
          <mc:Choice Requires="wps">
            <w:drawing>
              <wp:inline distT="0" distB="0" distL="0" distR="0" wp14:anchorId="173B11C0" wp14:editId="4CAF4DD5">
                <wp:extent cx="5902036" cy="1971304"/>
                <wp:effectExtent l="0" t="0" r="3810" b="0"/>
                <wp:docPr id="24" name="Caixa de Texto 30"/>
                <wp:cNvGraphicFramePr/>
                <a:graphic xmlns:a="http://schemas.openxmlformats.org/drawingml/2006/main">
                  <a:graphicData uri="http://schemas.microsoft.com/office/word/2010/wordprocessingShape">
                    <wps:wsp>
                      <wps:cNvSpPr txBox="1"/>
                      <wps:spPr>
                        <a:xfrm>
                          <a:off x="0" y="0"/>
                          <a:ext cx="5902036" cy="1971304"/>
                        </a:xfrm>
                        <a:prstGeom prst="rect">
                          <a:avLst/>
                        </a:prstGeom>
                        <a:solidFill>
                          <a:schemeClr val="accent6">
                            <a:lumMod val="20000"/>
                            <a:lumOff val="80000"/>
                          </a:schemeClr>
                        </a:solidFill>
                        <a:ln w="6350">
                          <a:noFill/>
                        </a:ln>
                      </wps:spPr>
                      <wps:txbx>
                        <w:txbxContent>
                          <w:p w:rsidRPr="00620F6B" w:rsidR="008A2E3E" w:rsidP="00620F6B" w:rsidRDefault="008A2E3E" w14:paraId="1FD53A8D" w14:textId="77777777">
                            <w:pPr>
                              <w:spacing w:after="240" w:line="259" w:lineRule="auto"/>
                              <w:jc w:val="both"/>
                              <w:rPr>
                                <w:rFonts w:cstheme="minorHAnsi"/>
                                <w:b/>
                                <w:sz w:val="22"/>
                              </w:rPr>
                            </w:pPr>
                            <w:r w:rsidRPr="00620F6B">
                              <w:rPr>
                                <w:rFonts w:cstheme="minorHAnsi"/>
                                <w:b/>
                                <w:sz w:val="22"/>
                              </w:rPr>
                              <w:t xml:space="preserve">SDG Finance in Energy: The </w:t>
                            </w:r>
                            <w:r w:rsidRPr="00620F6B">
                              <w:rPr>
                                <w:b/>
                                <w:sz w:val="22"/>
                              </w:rPr>
                              <w:t xml:space="preserve">Africa </w:t>
                            </w:r>
                            <w:proofErr w:type="spellStart"/>
                            <w:r w:rsidRPr="00620F6B">
                              <w:rPr>
                                <w:b/>
                                <w:sz w:val="22"/>
                              </w:rPr>
                              <w:t>Minigrids</w:t>
                            </w:r>
                            <w:proofErr w:type="spellEnd"/>
                            <w:r w:rsidRPr="00620F6B">
                              <w:rPr>
                                <w:b/>
                                <w:sz w:val="22"/>
                              </w:rPr>
                              <w:t xml:space="preserve"> Program (AMP)</w:t>
                            </w:r>
                          </w:p>
                          <w:p w:rsidRPr="00620F6B" w:rsidR="008A2E3E" w:rsidP="00620F6B" w:rsidRDefault="008A2E3E" w14:paraId="5233EB45" w14:textId="77777777">
                            <w:pPr>
                              <w:spacing w:line="259" w:lineRule="auto"/>
                              <w:jc w:val="both"/>
                              <w:rPr>
                                <w:rFonts w:cstheme="minorHAnsi"/>
                                <w:sz w:val="22"/>
                              </w:rPr>
                            </w:pPr>
                            <w:r w:rsidRPr="00620F6B">
                              <w:rPr>
                                <w:rFonts w:cstheme="minorHAnsi"/>
                                <w:sz w:val="22"/>
                              </w:rPr>
                              <w:t xml:space="preserve">The Africa </w:t>
                            </w:r>
                            <w:proofErr w:type="spellStart"/>
                            <w:r w:rsidRPr="00620F6B">
                              <w:rPr>
                                <w:rFonts w:cstheme="minorHAnsi"/>
                                <w:sz w:val="22"/>
                              </w:rPr>
                              <w:t>Minigrids</w:t>
                            </w:r>
                            <w:proofErr w:type="spellEnd"/>
                            <w:r w:rsidRPr="00620F6B">
                              <w:rPr>
                                <w:rFonts w:cstheme="minorHAnsi"/>
                                <w:sz w:val="22"/>
                              </w:rPr>
                              <w:t xml:space="preserve"> Program (AMP) operates in 21 African countries, focusing on early-stage </w:t>
                            </w:r>
                            <w:proofErr w:type="spellStart"/>
                            <w:r w:rsidRPr="00620F6B">
                              <w:rPr>
                                <w:rFonts w:cstheme="minorHAnsi"/>
                                <w:sz w:val="22"/>
                              </w:rPr>
                              <w:t>minigrid</w:t>
                            </w:r>
                            <w:proofErr w:type="spellEnd"/>
                            <w:r w:rsidRPr="00620F6B">
                              <w:rPr>
                                <w:rFonts w:cstheme="minorHAnsi"/>
                                <w:sz w:val="22"/>
                              </w:rPr>
                              <w:t xml:space="preserve"> markets to enable subsequent large-scale private investments. AMP aims to enhance clean energy access by boosting the financial viability of renewable energy </w:t>
                            </w:r>
                            <w:proofErr w:type="spellStart"/>
                            <w:r w:rsidRPr="00620F6B">
                              <w:rPr>
                                <w:rFonts w:cstheme="minorHAnsi"/>
                                <w:sz w:val="22"/>
                              </w:rPr>
                              <w:t>minigrids</w:t>
                            </w:r>
                            <w:proofErr w:type="spellEnd"/>
                            <w:r w:rsidRPr="00620F6B">
                              <w:rPr>
                                <w:rFonts w:cstheme="minorHAnsi"/>
                                <w:sz w:val="22"/>
                              </w:rPr>
                              <w:t xml:space="preserve">, emphasizing cost reduction (hardware, soft, and financing costs) and innovative business models. These efforts intend to lower tariffs and expand services for end-users. This multi-partner initiative involves UNDP, the Rocky Mountain Institute, and the African Development Bank, funded by GEF. Collaborating with various stakeholders, AMP supplements existing efforts in the </w:t>
                            </w:r>
                            <w:proofErr w:type="spellStart"/>
                            <w:r w:rsidRPr="00620F6B">
                              <w:rPr>
                                <w:rFonts w:cstheme="minorHAnsi"/>
                                <w:sz w:val="22"/>
                              </w:rPr>
                              <w:t>minigrid</w:t>
                            </w:r>
                            <w:proofErr w:type="spellEnd"/>
                            <w:r w:rsidRPr="00620F6B">
                              <w:rPr>
                                <w:rFonts w:cstheme="minorHAnsi"/>
                                <w:sz w:val="22"/>
                              </w:rPr>
                              <w:t xml:space="preserve"> space, fostering partnerships and cooperation. Launched in 2022, AMP is scheduled to run until 2027.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67" style="width:464.75pt;height:155.2pt;visibility:visible;mso-wrap-style:square;mso-left-percent:-10001;mso-top-percent:-10001;mso-position-horizontal:absolute;mso-position-horizontal-relative:char;mso-position-vertical:absolute;mso-position-vertical-relative:line;mso-left-percent:-10001;mso-top-percent:-10001;v-text-anchor:top"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" w14:anchorId="173B11C0">
                <v:textbox>
                  <w:txbxContent>
                    <w:p w:rsidRPr="00620F6B" w:rsidR="008A2E3E" w:rsidP="00620F6B" w:rsidRDefault="008A2E3E" w14:paraId="1FD53A8D" w14:textId="77777777">
                      <w:pPr>
                        <w:spacing w:after="240" w:line="259" w:lineRule="auto"/>
                        <w:jc w:val="both"/>
                        <w:rPr>
                          <w:rFonts w:cstheme="minorHAnsi"/>
                          <w:b/>
                          <w:sz w:val="22"/>
                        </w:rPr>
                      </w:pPr>
                      <w:r w:rsidRPr="00620F6B">
                        <w:rPr>
                          <w:rFonts w:cstheme="minorHAnsi"/>
                          <w:b/>
                          <w:sz w:val="22"/>
                        </w:rPr>
                        <w:t xml:space="preserve">SDG Finance in Energy: The </w:t>
                      </w:r>
                      <w:r w:rsidRPr="00620F6B">
                        <w:rPr>
                          <w:b/>
                          <w:sz w:val="22"/>
                        </w:rPr>
                        <w:t xml:space="preserve">Africa </w:t>
                      </w:r>
                      <w:proofErr w:type="spellStart"/>
                      <w:r w:rsidRPr="00620F6B">
                        <w:rPr>
                          <w:b/>
                          <w:sz w:val="22"/>
                        </w:rPr>
                        <w:t>Minigrids</w:t>
                      </w:r>
                      <w:proofErr w:type="spellEnd"/>
                      <w:r w:rsidRPr="00620F6B">
                        <w:rPr>
                          <w:b/>
                          <w:sz w:val="22"/>
                        </w:rPr>
                        <w:t xml:space="preserve"> Program (AMP)</w:t>
                      </w:r>
                    </w:p>
                    <w:p w:rsidRPr="00620F6B" w:rsidR="008A2E3E" w:rsidP="00620F6B" w:rsidRDefault="008A2E3E" w14:paraId="5233EB45" w14:textId="77777777">
                      <w:pPr>
                        <w:spacing w:line="259" w:lineRule="auto"/>
                        <w:jc w:val="both"/>
                        <w:rPr>
                          <w:rFonts w:cstheme="minorHAnsi"/>
                          <w:sz w:val="22"/>
                        </w:rPr>
                      </w:pPr>
                      <w:r w:rsidRPr="00620F6B">
                        <w:rPr>
                          <w:rFonts w:cstheme="minorHAnsi"/>
                          <w:sz w:val="22"/>
                        </w:rPr>
                        <w:t xml:space="preserve">The Africa </w:t>
                      </w:r>
                      <w:proofErr w:type="spellStart"/>
                      <w:r w:rsidRPr="00620F6B">
                        <w:rPr>
                          <w:rFonts w:cstheme="minorHAnsi"/>
                          <w:sz w:val="22"/>
                        </w:rPr>
                        <w:t>Minigrids</w:t>
                      </w:r>
                      <w:proofErr w:type="spellEnd"/>
                      <w:r w:rsidRPr="00620F6B">
                        <w:rPr>
                          <w:rFonts w:cstheme="minorHAnsi"/>
                          <w:sz w:val="22"/>
                        </w:rPr>
                        <w:t xml:space="preserve"> Program (AMP) operates in 21 African countries, focusing on early-stage </w:t>
                      </w:r>
                      <w:proofErr w:type="spellStart"/>
                      <w:r w:rsidRPr="00620F6B">
                        <w:rPr>
                          <w:rFonts w:cstheme="minorHAnsi"/>
                          <w:sz w:val="22"/>
                        </w:rPr>
                        <w:t>minigrid</w:t>
                      </w:r>
                      <w:proofErr w:type="spellEnd"/>
                      <w:r w:rsidRPr="00620F6B">
                        <w:rPr>
                          <w:rFonts w:cstheme="minorHAnsi"/>
                          <w:sz w:val="22"/>
                        </w:rPr>
                        <w:t xml:space="preserve"> markets to enable subsequent large-scale private investments. AMP aims to enhance clean energy access by boosting the financial viability of renewable energy </w:t>
                      </w:r>
                      <w:proofErr w:type="spellStart"/>
                      <w:r w:rsidRPr="00620F6B">
                        <w:rPr>
                          <w:rFonts w:cstheme="minorHAnsi"/>
                          <w:sz w:val="22"/>
                        </w:rPr>
                        <w:t>minigrids</w:t>
                      </w:r>
                      <w:proofErr w:type="spellEnd"/>
                      <w:r w:rsidRPr="00620F6B">
                        <w:rPr>
                          <w:rFonts w:cstheme="minorHAnsi"/>
                          <w:sz w:val="22"/>
                        </w:rPr>
                        <w:t xml:space="preserve">, emphasizing cost reduction (hardware, soft, and financing costs) and innovative business models. These efforts intend to lower tariffs and expand services for end-users. This multi-partner initiative involves UNDP, the Rocky Mountain Institute, and the African Development Bank, funded by GEF. Collaborating with various stakeholders, AMP supplements existing efforts in the </w:t>
                      </w:r>
                      <w:proofErr w:type="spellStart"/>
                      <w:r w:rsidRPr="00620F6B">
                        <w:rPr>
                          <w:rFonts w:cstheme="minorHAnsi"/>
                          <w:sz w:val="22"/>
                        </w:rPr>
                        <w:t>minigrid</w:t>
                      </w:r>
                      <w:proofErr w:type="spellEnd"/>
                      <w:r w:rsidRPr="00620F6B">
                        <w:rPr>
                          <w:rFonts w:cstheme="minorHAnsi"/>
                          <w:sz w:val="22"/>
                        </w:rPr>
                        <w:t xml:space="preserve"> space, fostering partnerships and cooperation. Launched in 2022, AMP is scheduled to run until 2027.</w:t>
                      </w:r>
                    </w:p>
                  </w:txbxContent>
                </v:textbox>
                <w10:anchorlock/>
              </v:shape>
            </w:pict>
          </mc:Fallback>
        </mc:AlternateContent>
      </w:r>
    </w:p>
    <w:p w:rsidRPr="00FF4A57" w:rsidR="00992DCC" w:rsidP="00FF4A57" w:rsidRDefault="00992DCC" w14:paraId="7262083C" w14:textId="179F9E77">
      <w:pPr>
        <w:spacing w:line="259" w:lineRule="auto"/>
        <w:jc w:val="both"/>
        <w:rPr>
          <w:rFonts w:cstheme="minorHAnsi"/>
          <w:sz w:val="22"/>
          <w:szCs w:val="22"/>
        </w:rPr>
      </w:pPr>
    </w:p>
    <w:p w:rsidRPr="00FF4A57" w:rsidR="00414722" w:rsidP="44B7E274" w:rsidRDefault="00AC4522" w14:paraId="1C9D25ED" w14:textId="6E77C20B">
      <w:pPr>
        <w:pStyle w:val="Heading4"/>
        <w:numPr>
          <w:ilvl w:val="2"/>
          <w:numId w:val="8"/>
        </w:numPr>
        <w:spacing w:after="240" w:line="259" w:lineRule="auto"/>
        <w:jc w:val="both"/>
        <w:rPr>
          <w:rFonts w:asciiTheme="minorHAnsi" w:hAnsiTheme="minorHAnsi" w:cstheme="minorBidi"/>
          <w:sz w:val="22"/>
          <w:szCs w:val="22"/>
        </w:rPr>
      </w:pPr>
      <w:bookmarkStart w:name="_Toc606581467" w:id="297"/>
      <w:r w:rsidRPr="44B7E274">
        <w:rPr>
          <w:rFonts w:asciiTheme="minorHAnsi" w:hAnsiTheme="minorHAnsi" w:cstheme="minorBidi"/>
          <w:sz w:val="22"/>
          <w:szCs w:val="22"/>
        </w:rPr>
        <w:t xml:space="preserve">The </w:t>
      </w:r>
      <w:r w:rsidRPr="44B7E274" w:rsidR="00924FC6">
        <w:rPr>
          <w:rFonts w:asciiTheme="minorHAnsi" w:hAnsiTheme="minorHAnsi" w:cstheme="minorBidi"/>
          <w:sz w:val="22"/>
          <w:szCs w:val="22"/>
        </w:rPr>
        <w:t>Collaborative</w:t>
      </w:r>
      <w:r w:rsidRPr="44B7E274">
        <w:rPr>
          <w:rFonts w:asciiTheme="minorHAnsi" w:hAnsiTheme="minorHAnsi" w:cstheme="minorBidi"/>
          <w:sz w:val="22"/>
          <w:szCs w:val="22"/>
        </w:rPr>
        <w:t xml:space="preserve"> </w:t>
      </w:r>
      <w:r w:rsidRPr="44B7E274" w:rsidR="00B10751">
        <w:rPr>
          <w:rFonts w:asciiTheme="minorHAnsi" w:hAnsiTheme="minorHAnsi" w:cstheme="minorBidi"/>
          <w:sz w:val="22"/>
          <w:szCs w:val="22"/>
        </w:rPr>
        <w:t>Financial Landscape</w:t>
      </w:r>
      <w:bookmarkEnd w:id="297"/>
    </w:p>
    <w:p w:rsidRPr="009324EA" w:rsidR="00FD3097" w:rsidP="00FF4A57" w:rsidRDefault="00B10751" w14:paraId="49FCF05B" w14:textId="1706CF20">
      <w:pPr>
        <w:spacing w:after="240" w:line="259" w:lineRule="auto"/>
        <w:jc w:val="both"/>
        <w:rPr>
          <w:rFonts w:cstheme="minorHAnsi"/>
          <w:b/>
          <w:sz w:val="22"/>
          <w:szCs w:val="22"/>
        </w:rPr>
      </w:pPr>
      <w:commentRangeStart w:id="298"/>
      <w:r w:rsidRPr="009324EA">
        <w:rPr>
          <w:rFonts w:cstheme="minorHAnsi"/>
          <w:b/>
          <w:sz w:val="22"/>
          <w:szCs w:val="22"/>
        </w:rPr>
        <w:t>Joint SDG Fund</w:t>
      </w:r>
      <w:r w:rsidR="009324EA">
        <w:rPr>
          <w:rFonts w:cstheme="minorHAnsi"/>
          <w:b/>
          <w:sz w:val="22"/>
          <w:szCs w:val="22"/>
        </w:rPr>
        <w:t>:</w:t>
      </w:r>
      <w:r w:rsidRPr="009324EA">
        <w:rPr>
          <w:rFonts w:cstheme="minorHAnsi"/>
          <w:b/>
          <w:sz w:val="22"/>
          <w:szCs w:val="22"/>
        </w:rPr>
        <w:t xml:space="preserve"> </w:t>
      </w:r>
      <w:commentRangeEnd w:id="298"/>
      <w:r w:rsidRPr="009324EA">
        <w:rPr>
          <w:b/>
        </w:rPr>
        <w:commentReference w:id="298"/>
      </w:r>
      <w:r w:rsidRPr="00FF4A57" w:rsidR="004C478F">
        <w:rPr>
          <w:rFonts w:cstheme="minorHAnsi"/>
          <w:sz w:val="22"/>
          <w:szCs w:val="22"/>
        </w:rPr>
        <w:t>The Joint SDG Fund operates as a multi-partner trust fund supporting broader UN functions in a flexible and multilateral-friendly manner. It aims to mobilize $290 million annually for SDG-focused development programs, having funded 230 joint initiatives across 119 countries and territories. With partners including UN Member States, international organizations, the private sector, and philanthropists, it has generated over 1,000 partnerships and tested 300+ innovative solutions for the 2030 Agenda. In 2022, it finalized 35 integrated programs, attracted $2.3 billion in additional financing alongside its $258 million commitments, achieving a leverage of over $9 for every $1, fostering an environment for SDG-driven policies. This effort prioritizes two outcomes: Accelerating SDG Achievement Through Integrated Policies and Amplifying Finance for Transformative Change. A thematic focus on Climate Action and Energy Transformation, engaging with UNFCCC and stakeholders, emphasized the implementation of climate programs, amounting to $83 million in commitments, positioning the Fund as a COP financing solution.</w:t>
      </w:r>
    </w:p>
    <w:p w:rsidRPr="00FF4A57" w:rsidR="00125171" w:rsidP="6ED59419" w:rsidRDefault="00125171" w14:paraId="22088634" w14:textId="13CB5666">
      <w:pPr>
        <w:spacing w:after="240" w:line="259" w:lineRule="auto"/>
        <w:jc w:val="both"/>
        <w:rPr>
          <w:sz w:val="22"/>
          <w:szCs w:val="22"/>
        </w:rPr>
      </w:pPr>
      <w:r w:rsidRPr="6ED59419">
        <w:rPr>
          <w:b/>
          <w:bCs/>
          <w:sz w:val="22"/>
          <w:szCs w:val="22"/>
        </w:rPr>
        <w:t>Global Impact Investing Network (</w:t>
      </w:r>
      <w:commentRangeStart w:id="299"/>
      <w:r w:rsidRPr="6ED59419">
        <w:rPr>
          <w:b/>
          <w:bCs/>
          <w:sz w:val="22"/>
          <w:szCs w:val="22"/>
        </w:rPr>
        <w:t>GIIN</w:t>
      </w:r>
      <w:commentRangeEnd w:id="299"/>
      <w:r>
        <w:commentReference w:id="299"/>
      </w:r>
      <w:r w:rsidRPr="6ED59419">
        <w:rPr>
          <w:b/>
          <w:bCs/>
          <w:sz w:val="22"/>
          <w:szCs w:val="22"/>
        </w:rPr>
        <w:t xml:space="preserve">): </w:t>
      </w:r>
      <w:r w:rsidRPr="6ED59419" w:rsidR="001759C4">
        <w:rPr>
          <w:sz w:val="22"/>
          <w:szCs w:val="22"/>
        </w:rPr>
        <w:t>The Global Impact Investing Network (GIIN) serves as a global advocate for impact investing, striving to enhance its global effectiveness. Through collaboration with investors, the</w:t>
      </w:r>
      <w:r w:rsidRPr="6ED59419" w:rsidR="297001D0">
        <w:rPr>
          <w:sz w:val="22"/>
          <w:szCs w:val="22"/>
        </w:rPr>
        <w:t xml:space="preserve"> </w:t>
      </w:r>
      <w:r w:rsidRPr="6ED59419" w:rsidR="001759C4">
        <w:rPr>
          <w:sz w:val="22"/>
          <w:szCs w:val="22"/>
        </w:rPr>
        <w:t>GIIN facilitates knowledge exchange, promotes innovation, and provides resources to reduce barriers to impact investment, directing more capital toward global challenges. Its strategy includes networking, alliances, events, impact measurement tools, research initiatives, and market leadership programs. Engaging with strategic partners like the Asian Venture Philanthropy Network, the GIIN aims to build an ecosystem that fosters impactful investing, contributing to a more equitable and sustainable world.</w:t>
      </w:r>
    </w:p>
    <w:p w:rsidRPr="00FF4A57" w:rsidR="001759C4" w:rsidP="00FF4A57" w:rsidRDefault="001759C4" w14:paraId="2549CDD9" w14:textId="52BA443A">
      <w:pPr>
        <w:spacing w:after="240" w:line="259" w:lineRule="auto"/>
        <w:jc w:val="both"/>
        <w:rPr>
          <w:rFonts w:cstheme="minorHAnsi"/>
          <w:sz w:val="22"/>
          <w:szCs w:val="22"/>
        </w:rPr>
      </w:pPr>
      <w:commentRangeStart w:id="300"/>
      <w:r w:rsidRPr="009324EA">
        <w:rPr>
          <w:rFonts w:cstheme="minorHAnsi"/>
          <w:b/>
          <w:sz w:val="22"/>
          <w:szCs w:val="22"/>
        </w:rPr>
        <w:t>Partnership Fund for the Sustainable Development Goals</w:t>
      </w:r>
      <w:commentRangeEnd w:id="300"/>
      <w:r w:rsidRPr="009324EA" w:rsidR="00FB03B5">
        <w:rPr>
          <w:b/>
        </w:rPr>
        <w:commentReference w:id="300"/>
      </w:r>
      <w:r w:rsidR="009324EA">
        <w:rPr>
          <w:rFonts w:cstheme="minorHAnsi"/>
          <w:b/>
          <w:sz w:val="22"/>
          <w:szCs w:val="22"/>
        </w:rPr>
        <w:t xml:space="preserve">: </w:t>
      </w:r>
      <w:r w:rsidRPr="00FF4A57">
        <w:rPr>
          <w:rFonts w:cstheme="minorHAnsi"/>
          <w:sz w:val="22"/>
          <w:szCs w:val="22"/>
        </w:rPr>
        <w:t xml:space="preserve">The Partnership Fund for the Sustainable Development Goals, led by the World Bank Group, aligns with SDG 17 to bolster global partnerships for sustainable development. Established in 2018, it channels seed funding to strategic, high-impact initiatives aimed at fostering an enabling environment for investment, innovation, and scalable solutions. With three core objectives—strengthening capacity for SDG implementation, developing analytical tools, and fostering multi-stakeholder </w:t>
      </w:r>
      <w:r w:rsidRPr="00FF4A57">
        <w:rPr>
          <w:rFonts w:cstheme="minorHAnsi"/>
          <w:sz w:val="22"/>
          <w:szCs w:val="22"/>
        </w:rPr>
        <w:lastRenderedPageBreak/>
        <w:t xml:space="preserve">partnerships—the Fund collaborates with over 400 partners, including UN agencies, private entities, academia, and civil society. </w:t>
      </w:r>
      <w:r w:rsidRPr="00FF4A57" w:rsidR="00AE5FBB">
        <w:rPr>
          <w:rFonts w:cstheme="minorHAnsi"/>
          <w:sz w:val="22"/>
          <w:szCs w:val="22"/>
        </w:rPr>
        <w:t xml:space="preserve">The Partnership Fund for SDG has supported </w:t>
      </w:r>
      <w:r w:rsidRPr="00FF4A57" w:rsidR="00EA60A8">
        <w:rPr>
          <w:rFonts w:cstheme="minorHAnsi"/>
          <w:sz w:val="22"/>
          <w:szCs w:val="22"/>
        </w:rPr>
        <w:t>the implementation</w:t>
      </w:r>
      <w:r w:rsidRPr="00FF4A57" w:rsidR="00AE5FBB">
        <w:rPr>
          <w:rFonts w:cstheme="minorHAnsi"/>
          <w:sz w:val="22"/>
          <w:szCs w:val="22"/>
        </w:rPr>
        <w:t xml:space="preserve"> of Panama’s Energy Transition Agenda by assisting the Government of Panama with the preliminary design of the Energy Transition Fund (</w:t>
      </w:r>
      <w:commentRangeStart w:id="301"/>
      <w:r w:rsidRPr="00FF4A57" w:rsidR="00AE5FBB">
        <w:rPr>
          <w:rFonts w:cstheme="minorHAnsi"/>
          <w:sz w:val="22"/>
          <w:szCs w:val="22"/>
        </w:rPr>
        <w:t>FTE</w:t>
      </w:r>
      <w:commentRangeEnd w:id="301"/>
      <w:r w:rsidRPr="009324EA" w:rsidR="00AE5FBB">
        <w:commentReference w:id="301"/>
      </w:r>
      <w:r w:rsidRPr="00FF4A57" w:rsidR="00AE5FBB">
        <w:rPr>
          <w:rFonts w:cstheme="minorHAnsi"/>
          <w:sz w:val="22"/>
          <w:szCs w:val="22"/>
        </w:rPr>
        <w:t>) and the preparation of a WB guarantee operation to help capitalize the fund.</w:t>
      </w:r>
    </w:p>
    <w:p w:rsidRPr="00FF4A57" w:rsidR="00AE5FBB" w:rsidP="00FF4A57" w:rsidRDefault="00AE5FBB" w14:paraId="7928F5C1" w14:textId="5AEA3C27">
      <w:pPr>
        <w:spacing w:after="240" w:line="259" w:lineRule="auto"/>
        <w:jc w:val="both"/>
        <w:rPr>
          <w:rFonts w:cstheme="minorHAnsi"/>
          <w:sz w:val="22"/>
          <w:szCs w:val="22"/>
        </w:rPr>
      </w:pPr>
      <w:r w:rsidRPr="00FF4A57">
        <w:rPr>
          <w:rFonts w:cstheme="minorHAnsi"/>
          <w:noProof/>
          <w:sz w:val="22"/>
          <w:szCs w:val="22"/>
        </w:rPr>
        <mc:AlternateContent>
          <mc:Choice Requires="wps">
            <w:drawing>
              <wp:inline distT="0" distB="0" distL="0" distR="0" wp14:anchorId="4128005B" wp14:editId="6A414E59">
                <wp:extent cx="5902036" cy="1401288"/>
                <wp:effectExtent l="0" t="0" r="3810" b="8890"/>
                <wp:docPr id="656227842" name="Caixa de Texto 30"/>
                <wp:cNvGraphicFramePr/>
                <a:graphic xmlns:a="http://schemas.openxmlformats.org/drawingml/2006/main">
                  <a:graphicData uri="http://schemas.microsoft.com/office/word/2010/wordprocessingShape">
                    <wps:wsp>
                      <wps:cNvSpPr txBox="1"/>
                      <wps:spPr>
                        <a:xfrm>
                          <a:off x="0" y="0"/>
                          <a:ext cx="5902036" cy="1401288"/>
                        </a:xfrm>
                        <a:prstGeom prst="rect">
                          <a:avLst/>
                        </a:prstGeom>
                        <a:solidFill>
                          <a:schemeClr val="accent6">
                            <a:lumMod val="20000"/>
                            <a:lumOff val="80000"/>
                          </a:schemeClr>
                        </a:solidFill>
                        <a:ln w="6350">
                          <a:noFill/>
                        </a:ln>
                      </wps:spPr>
                      <wps:txbx>
                        <w:txbxContent>
                          <w:p w:rsidRPr="00620F6B" w:rsidR="008A2E3E" w:rsidP="00620F6B" w:rsidRDefault="008A2E3E" w14:paraId="00210C81" w14:textId="44334759">
                            <w:pPr>
                              <w:spacing w:after="240" w:line="259" w:lineRule="auto"/>
                              <w:jc w:val="both"/>
                              <w:rPr>
                                <w:sz w:val="22"/>
                              </w:rPr>
                            </w:pPr>
                            <w:r w:rsidRPr="00620F6B">
                              <w:rPr>
                                <w:b/>
                                <w:sz w:val="22"/>
                              </w:rPr>
                              <w:t xml:space="preserve">Design Support for the Energy Transition Fund in Panama: </w:t>
                            </w:r>
                            <w:r w:rsidRPr="00620F6B">
                              <w:rPr>
                                <w:sz w:val="22"/>
                              </w:rPr>
                              <w:t>Led by Panama's National Secretariat of Energy (SNE), the FTE will drive action plans for the country's energy transition. Additionally, this initiative fosters international experience in fund design and capacity-building in SNE, with plans for replication in Central America, including Costa Rica, El Salvador, and the Dominican Republic. Notably, the FTE will focus on solar systems for subsidized households and credit lines for solar systems and efficient equipment in non-subsidized homes, enabling preferential loans for installing solar panels and energy-efficient appliances.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68" style="width:464.75pt;height:110.35pt;visibility:visible;mso-wrap-style:square;mso-left-percent:-10001;mso-top-percent:-10001;mso-position-horizontal:absolute;mso-position-horizontal-relative:char;mso-position-vertical:absolute;mso-position-vertical-relative:line;mso-left-percent:-10001;mso-top-percent:-10001;v-text-anchor:top"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" w14:anchorId="4128005B">
                <v:textbox>
                  <w:txbxContent>
                    <w:p w:rsidRPr="00620F6B" w:rsidR="008A2E3E" w:rsidP="00620F6B" w:rsidRDefault="008A2E3E" w14:paraId="00210C81" w14:textId="44334759">
                      <w:pPr>
                        <w:spacing w:after="240" w:line="259" w:lineRule="auto"/>
                        <w:jc w:val="both"/>
                        <w:rPr>
                          <w:sz w:val="22"/>
                        </w:rPr>
                      </w:pPr>
                      <w:r w:rsidRPr="00620F6B">
                        <w:rPr>
                          <w:b/>
                          <w:sz w:val="22"/>
                        </w:rPr>
                        <w:t xml:space="preserve">Design Support for the Energy Transition Fund in Panama: </w:t>
                      </w:r>
                      <w:r w:rsidRPr="00620F6B">
                        <w:rPr>
                          <w:sz w:val="22"/>
                        </w:rPr>
                        <w:t>Led by Panama's National Secretariat of Energy (SNE), the FTE will drive action plans for the country's energy transition. Additionally, this initiative fosters international experience in fund design and capacity-building in SNE, with plans for replication in Central America, including Costa Rica, El Salvador, and the Dominican Republic. Notably, the FTE will focus on solar systems for subsidized households and credit lines for solar systems and efficient equipment in non-subsidized homes, enabling preferential loans for installing solar panels and energy-efficient appliances.</w:t>
                      </w:r>
                    </w:p>
                  </w:txbxContent>
                </v:textbox>
                <w10:anchorlock/>
              </v:shape>
            </w:pict>
          </mc:Fallback>
        </mc:AlternateContent>
      </w:r>
    </w:p>
    <w:p w:rsidRPr="00FF4A57" w:rsidR="00EA60A8" w:rsidP="00FF4A57" w:rsidRDefault="00EA60A8" w14:paraId="753D63BC" w14:textId="7A5B3A49">
      <w:pPr>
        <w:spacing w:after="240" w:line="259" w:lineRule="auto"/>
        <w:jc w:val="both"/>
        <w:rPr>
          <w:rFonts w:cstheme="minorHAnsi"/>
          <w:sz w:val="22"/>
          <w:szCs w:val="22"/>
        </w:rPr>
      </w:pPr>
      <w:r w:rsidRPr="009324EA">
        <w:rPr>
          <w:rFonts w:cstheme="minorHAnsi"/>
          <w:b/>
          <w:sz w:val="22"/>
          <w:szCs w:val="22"/>
        </w:rPr>
        <w:t>UN Capital Development Fund (</w:t>
      </w:r>
      <w:commentRangeStart w:id="302"/>
      <w:r w:rsidRPr="009324EA">
        <w:rPr>
          <w:rFonts w:cstheme="minorHAnsi"/>
          <w:b/>
          <w:sz w:val="22"/>
          <w:szCs w:val="22"/>
        </w:rPr>
        <w:t>UNCDF</w:t>
      </w:r>
      <w:commentRangeEnd w:id="302"/>
      <w:r w:rsidRPr="009324EA">
        <w:rPr>
          <w:rFonts w:cstheme="minorHAnsi"/>
          <w:b/>
          <w:sz w:val="22"/>
          <w:szCs w:val="22"/>
        </w:rPr>
        <w:commentReference w:id="302"/>
      </w:r>
      <w:r w:rsidRPr="009324EA">
        <w:rPr>
          <w:rFonts w:cstheme="minorHAnsi"/>
          <w:b/>
          <w:sz w:val="22"/>
          <w:szCs w:val="22"/>
        </w:rPr>
        <w:t>)</w:t>
      </w:r>
      <w:r w:rsidRPr="009324EA" w:rsidR="009324EA">
        <w:rPr>
          <w:rFonts w:cstheme="minorHAnsi"/>
          <w:b/>
          <w:sz w:val="22"/>
          <w:szCs w:val="22"/>
        </w:rPr>
        <w:t>:</w:t>
      </w:r>
      <w:r w:rsidR="009324EA">
        <w:rPr>
          <w:rFonts w:cstheme="minorHAnsi"/>
          <w:sz w:val="22"/>
          <w:szCs w:val="22"/>
        </w:rPr>
        <w:t xml:space="preserve"> </w:t>
      </w:r>
      <w:r w:rsidRPr="00FF4A57">
        <w:rPr>
          <w:rFonts w:cstheme="minorHAnsi"/>
          <w:sz w:val="22"/>
          <w:szCs w:val="22"/>
        </w:rPr>
        <w:t xml:space="preserve">The UN Capital Development Fund (UNCDF), created by the UN General Assembly, aids developing nations by offering grants and loans. Focused on Least Developed Countries (LDCs), it operates autonomously under the UN Development </w:t>
      </w:r>
      <w:proofErr w:type="spellStart"/>
      <w:r w:rsidRPr="00FF4A57">
        <w:rPr>
          <w:rFonts w:cstheme="minorHAnsi"/>
          <w:sz w:val="22"/>
          <w:szCs w:val="22"/>
        </w:rPr>
        <w:t>Programme</w:t>
      </w:r>
      <w:proofErr w:type="spellEnd"/>
      <w:r w:rsidRPr="00FF4A57">
        <w:rPr>
          <w:rFonts w:cstheme="minorHAnsi"/>
          <w:sz w:val="22"/>
          <w:szCs w:val="22"/>
        </w:rPr>
        <w:t xml:space="preserve"> and collaborates with member states and partners. UNCDF targets sustainable growth aligned with global agendas, emphasizing partnerships, inclusive finance, and leveraging public-private resources. Its main aim is to assist LDCs facing crises and challenges like COVID-19 and climate change, deploying capital strategically across key areas for transformative economic growth from 2022-2025.</w:t>
      </w:r>
    </w:p>
    <w:p w:rsidRPr="00FF4A57" w:rsidR="00737F11" w:rsidP="00FF4A57" w:rsidRDefault="00120727" w14:paraId="757E8F59" w14:textId="244D7128">
      <w:pPr>
        <w:spacing w:after="240" w:line="259" w:lineRule="auto"/>
        <w:jc w:val="both"/>
        <w:rPr>
          <w:rFonts w:cstheme="minorHAnsi"/>
          <w:sz w:val="22"/>
          <w:szCs w:val="22"/>
        </w:rPr>
      </w:pPr>
      <w:commentRangeStart w:id="303"/>
      <w:r w:rsidRPr="009324EA">
        <w:rPr>
          <w:rFonts w:cstheme="minorHAnsi"/>
          <w:b/>
          <w:sz w:val="22"/>
          <w:szCs w:val="22"/>
        </w:rPr>
        <w:t>Inter-agency Task Force on Financing for Development</w:t>
      </w:r>
      <w:commentRangeEnd w:id="303"/>
      <w:r w:rsidRPr="009324EA">
        <w:rPr>
          <w:rFonts w:cstheme="minorHAnsi"/>
          <w:b/>
          <w:sz w:val="22"/>
          <w:szCs w:val="22"/>
        </w:rPr>
        <w:commentReference w:id="303"/>
      </w:r>
      <w:r w:rsidRPr="009324EA" w:rsidR="00737F11">
        <w:rPr>
          <w:rFonts w:cstheme="minorHAnsi"/>
          <w:b/>
          <w:sz w:val="22"/>
          <w:szCs w:val="22"/>
        </w:rPr>
        <w:t xml:space="preserve"> (IATF</w:t>
      </w:r>
      <w:r w:rsidRPr="00FF4A57" w:rsidR="00737F11">
        <w:rPr>
          <w:rFonts w:cstheme="minorHAnsi"/>
          <w:sz w:val="22"/>
          <w:szCs w:val="22"/>
        </w:rPr>
        <w:t>)</w:t>
      </w:r>
      <w:r w:rsidR="009324EA">
        <w:rPr>
          <w:rFonts w:cstheme="minorHAnsi"/>
          <w:sz w:val="22"/>
          <w:szCs w:val="22"/>
        </w:rPr>
        <w:t xml:space="preserve">: </w:t>
      </w:r>
      <w:r w:rsidRPr="00FF4A57" w:rsidR="00737F11">
        <w:rPr>
          <w:rFonts w:cstheme="minorHAnsi"/>
          <w:sz w:val="22"/>
          <w:szCs w:val="22"/>
        </w:rPr>
        <w:t xml:space="preserve">The Inter-Agency Task Force on Financing for Development, comprising over 60 UN agencies, coordinates efforts to implement the Addis Ababa Action Agenda. Led by Mr. Li </w:t>
      </w:r>
      <w:proofErr w:type="spellStart"/>
      <w:r w:rsidRPr="00FF4A57" w:rsidR="00737F11">
        <w:rPr>
          <w:rFonts w:cstheme="minorHAnsi"/>
          <w:sz w:val="22"/>
          <w:szCs w:val="22"/>
        </w:rPr>
        <w:t>Junhua</w:t>
      </w:r>
      <w:proofErr w:type="spellEnd"/>
      <w:r w:rsidRPr="00FF4A57" w:rsidR="00737F11">
        <w:rPr>
          <w:rFonts w:cstheme="minorHAnsi"/>
          <w:sz w:val="22"/>
          <w:szCs w:val="22"/>
        </w:rPr>
        <w:t xml:space="preserve">, it advises on sustainable development financing, providing annual reports to ECOSOC. Its mandate includes analyzing global contexts, highlighting synergies within the Addis Agenda, and addressing thematic issues, aiming to guide progress and recommend corrective actions at national and regional levels. This information is synthetized into </w:t>
      </w:r>
      <w:commentRangeStart w:id="304"/>
      <w:r w:rsidRPr="00FF4A57" w:rsidR="00737F11">
        <w:rPr>
          <w:rFonts w:cstheme="minorHAnsi"/>
          <w:sz w:val="22"/>
          <w:szCs w:val="22"/>
        </w:rPr>
        <w:t>Financing for Sustainable Development Report</w:t>
      </w:r>
      <w:commentRangeEnd w:id="304"/>
      <w:r w:rsidRPr="00FF4A57" w:rsidR="00737F11">
        <w:rPr>
          <w:rFonts w:cstheme="minorHAnsi"/>
          <w:sz w:val="22"/>
          <w:szCs w:val="22"/>
        </w:rPr>
        <w:commentReference w:id="304"/>
      </w:r>
      <w:r w:rsidRPr="00FF4A57" w:rsidR="00737F11">
        <w:rPr>
          <w:rFonts w:cstheme="minorHAnsi"/>
          <w:sz w:val="22"/>
          <w:szCs w:val="22"/>
        </w:rPr>
        <w:t xml:space="preserve">. This collaboration among international institutions ensures effective follow-up on financing for sustainable development. </w:t>
      </w:r>
    </w:p>
    <w:p w:rsidRPr="00FF4A57" w:rsidR="009B63DB" w:rsidP="00FF4A57" w:rsidRDefault="001653FE" w14:paraId="371C32DB" w14:textId="039F8B67">
      <w:pPr>
        <w:spacing w:line="259" w:lineRule="auto"/>
        <w:jc w:val="both"/>
        <w:rPr>
          <w:rStyle w:val="Hyperlink"/>
          <w:rFonts w:cstheme="minorHAnsi"/>
          <w:color w:val="auto"/>
          <w:sz w:val="22"/>
          <w:szCs w:val="22"/>
        </w:rPr>
      </w:pPr>
      <w:commentRangeEnd w:id="296"/>
      <w:r w:rsidRPr="00FF4A57">
        <w:rPr>
          <w:rStyle w:val="CommentReference"/>
          <w:rFonts w:cstheme="minorHAnsi"/>
          <w:sz w:val="22"/>
          <w:szCs w:val="22"/>
        </w:rPr>
        <w:commentReference w:id="296"/>
      </w:r>
    </w:p>
    <w:p w:rsidRPr="00FF4A57" w:rsidR="00120727" w:rsidP="44B7E274" w:rsidRDefault="00120727" w14:paraId="51E7F89A" w14:textId="15156F5D">
      <w:pPr>
        <w:pStyle w:val="Heading4"/>
        <w:numPr>
          <w:ilvl w:val="2"/>
          <w:numId w:val="8"/>
        </w:numPr>
        <w:spacing w:after="240" w:line="259" w:lineRule="auto"/>
        <w:jc w:val="both"/>
        <w:rPr>
          <w:rFonts w:asciiTheme="minorHAnsi" w:hAnsiTheme="minorHAnsi" w:cstheme="minorBidi"/>
          <w:sz w:val="22"/>
          <w:szCs w:val="22"/>
        </w:rPr>
      </w:pPr>
      <w:bookmarkStart w:name="_Toc547571960" w:id="305"/>
      <w:r w:rsidRPr="44B7E274">
        <w:rPr>
          <w:rFonts w:asciiTheme="minorHAnsi" w:hAnsiTheme="minorHAnsi" w:cstheme="minorBidi"/>
          <w:sz w:val="22"/>
          <w:szCs w:val="22"/>
        </w:rPr>
        <w:t xml:space="preserve">Emerging Financial Solutions and </w:t>
      </w:r>
      <w:r w:rsidRPr="44B7E274" w:rsidR="000E5506">
        <w:rPr>
          <w:rFonts w:asciiTheme="minorHAnsi" w:hAnsiTheme="minorHAnsi" w:cstheme="minorBidi"/>
          <w:sz w:val="22"/>
          <w:szCs w:val="22"/>
        </w:rPr>
        <w:t>O</w:t>
      </w:r>
      <w:r w:rsidRPr="44B7E274">
        <w:rPr>
          <w:rFonts w:asciiTheme="minorHAnsi" w:hAnsiTheme="minorHAnsi" w:cstheme="minorBidi"/>
          <w:sz w:val="22"/>
          <w:szCs w:val="22"/>
        </w:rPr>
        <w:t>pportunities</w:t>
      </w:r>
      <w:bookmarkEnd w:id="305"/>
    </w:p>
    <w:p w:rsidRPr="00FF4A57" w:rsidR="00120727" w:rsidP="00FF4A57" w:rsidRDefault="00120727" w14:paraId="4B3915BE" w14:textId="33582A25">
      <w:pPr>
        <w:spacing w:after="240" w:line="259" w:lineRule="auto"/>
        <w:jc w:val="both"/>
        <w:rPr>
          <w:rFonts w:cstheme="minorHAnsi"/>
          <w:sz w:val="22"/>
          <w:szCs w:val="22"/>
        </w:rPr>
      </w:pPr>
      <w:r w:rsidRPr="00FF4A57">
        <w:rPr>
          <w:rFonts w:cstheme="minorHAnsi"/>
          <w:sz w:val="22"/>
          <w:szCs w:val="22"/>
        </w:rPr>
        <w:t>Various innovative financing solutions are emerging to address specific development challenges. (</w:t>
      </w:r>
      <w:commentRangeStart w:id="306"/>
      <w:r w:rsidRPr="00FF4A57">
        <w:rPr>
          <w:rFonts w:cstheme="minorHAnsi"/>
          <w:sz w:val="22"/>
          <w:szCs w:val="22"/>
        </w:rPr>
        <w:t>UNDP, 2018</w:t>
      </w:r>
      <w:commentRangeEnd w:id="306"/>
      <w:r w:rsidRPr="00FF4A57">
        <w:rPr>
          <w:rStyle w:val="CommentReference"/>
          <w:rFonts w:cstheme="minorHAnsi"/>
          <w:sz w:val="22"/>
          <w:szCs w:val="22"/>
        </w:rPr>
        <w:commentReference w:id="306"/>
      </w:r>
      <w:r w:rsidRPr="00FF4A57">
        <w:rPr>
          <w:rFonts w:cstheme="minorHAnsi"/>
          <w:sz w:val="22"/>
          <w:szCs w:val="22"/>
        </w:rPr>
        <w:t>) (</w:t>
      </w:r>
      <w:commentRangeStart w:id="307"/>
      <w:r w:rsidRPr="00FF4A57">
        <w:rPr>
          <w:rFonts w:cstheme="minorHAnsi"/>
          <w:sz w:val="22"/>
          <w:szCs w:val="22"/>
        </w:rPr>
        <w:t>G20, 2022</w:t>
      </w:r>
      <w:commentRangeEnd w:id="307"/>
      <w:r w:rsidRPr="00FF4A57">
        <w:rPr>
          <w:rStyle w:val="CommentReference"/>
          <w:rFonts w:cstheme="minorHAnsi"/>
          <w:sz w:val="22"/>
          <w:szCs w:val="22"/>
        </w:rPr>
        <w:commentReference w:id="307"/>
      </w:r>
      <w:r w:rsidRPr="00FF4A57">
        <w:rPr>
          <w:rFonts w:cstheme="minorHAnsi"/>
          <w:sz w:val="22"/>
          <w:szCs w:val="22"/>
        </w:rPr>
        <w:t>)</w:t>
      </w:r>
    </w:p>
    <w:p w:rsidRPr="00FF4A57" w:rsidR="00120727" w:rsidP="00FF4A57" w:rsidRDefault="00120727" w14:paraId="68040625" w14:textId="59FDE30E">
      <w:pPr>
        <w:spacing w:after="240" w:line="259" w:lineRule="auto"/>
        <w:jc w:val="both"/>
        <w:rPr>
          <w:rFonts w:cstheme="minorHAnsi"/>
          <w:sz w:val="22"/>
          <w:szCs w:val="22"/>
        </w:rPr>
      </w:pPr>
      <w:r w:rsidRPr="00D5127D">
        <w:rPr>
          <w:rFonts w:cstheme="minorHAnsi"/>
          <w:b/>
          <w:sz w:val="22"/>
          <w:szCs w:val="22"/>
        </w:rPr>
        <w:t xml:space="preserve">Scaling up blended finance and de-risking facilities: </w:t>
      </w:r>
      <w:r w:rsidRPr="00FF4A57">
        <w:rPr>
          <w:rFonts w:cstheme="minorHAnsi"/>
          <w:sz w:val="22"/>
          <w:szCs w:val="22"/>
        </w:rPr>
        <w:t>Blended finance</w:t>
      </w:r>
      <w:r w:rsidRPr="00FF4A57" w:rsidR="000E5506">
        <w:rPr>
          <w:rFonts w:cstheme="minorHAnsi"/>
          <w:sz w:val="22"/>
          <w:szCs w:val="22"/>
        </w:rPr>
        <w:t>, including de-risking facilities,</w:t>
      </w:r>
      <w:r w:rsidRPr="00FF4A57">
        <w:rPr>
          <w:rFonts w:cstheme="minorHAnsi"/>
          <w:sz w:val="22"/>
          <w:szCs w:val="22"/>
        </w:rPr>
        <w:t xml:space="preserve"> creatively combines public, private, and philanthropic funds to tackle development challenges. It leverages public resources to attract private investment, maximizing impact. By mitigating risk for private investors, it encourages their involvement in projects that might not have been feasible otherwise. This approach aligns diverse interests and capitalizes on the strengths of various sectors to achieve sustainable development goals.</w:t>
      </w:r>
      <w:r w:rsidRPr="00FF4A57" w:rsidR="000E5506">
        <w:rPr>
          <w:rFonts w:cstheme="minorHAnsi"/>
          <w:sz w:val="22"/>
          <w:szCs w:val="22"/>
        </w:rPr>
        <w:t xml:space="preserve"> Blending practices vary across institutions, including the use of concessional and non-concessional public finance from MDBs, other </w:t>
      </w:r>
      <w:r w:rsidRPr="00FF4A57" w:rsidR="000E5506">
        <w:rPr>
          <w:rFonts w:cstheme="minorHAnsi"/>
          <w:sz w:val="22"/>
          <w:szCs w:val="22"/>
        </w:rPr>
        <w:lastRenderedPageBreak/>
        <w:t>Development Finance Institutions (DFIs) and development aid programs, and to a lesser extent, donors and other third parties. A key benefit of blended finance mechanisms, as opposed to purely public finance, is that it crowds in private capital and can expand the total amount of sustainable finance available and thereby improve the affordability and accessibility of sustainable finance. It can also operate as a mechanism to create sustainable markets by being the initial finance that allows a market or sector to develop.</w:t>
      </w:r>
    </w:p>
    <w:p w:rsidRPr="00D5127D" w:rsidR="000E5506" w:rsidP="00FF4A57" w:rsidRDefault="000E5506" w14:paraId="1BBCE2FF" w14:textId="7BFC66B3">
      <w:pPr>
        <w:spacing w:after="240" w:line="259" w:lineRule="auto"/>
        <w:jc w:val="both"/>
        <w:rPr>
          <w:rFonts w:cstheme="minorHAnsi"/>
          <w:sz w:val="22"/>
          <w:szCs w:val="22"/>
        </w:rPr>
      </w:pPr>
      <w:r w:rsidRPr="00D5127D">
        <w:rPr>
          <w:rFonts w:cstheme="minorHAnsi"/>
          <w:b/>
          <w:sz w:val="22"/>
          <w:szCs w:val="22"/>
        </w:rPr>
        <w:t xml:space="preserve">Developing and deploying digital technologies: </w:t>
      </w:r>
      <w:r w:rsidRPr="00FF4A57">
        <w:rPr>
          <w:rFonts w:cstheme="minorHAnsi"/>
          <w:sz w:val="22"/>
          <w:szCs w:val="22"/>
        </w:rPr>
        <w:t>The utilization of digital technologies presents a transformative opportunity in sustainable finance and inclusive development. These technologies significantly reduce the expenses related to data collection, assessment, and reporting, enabling the identification of sustainable assets and the disclosure of crucial ESG information. However, challenges persist, especially for sectors like agriculture and tourism in developing economies, where data collection remains costly. Emerging technologies hold promise in easing this burden, particularly for SMEs, potentially granting them easier access to sustainable finance. Additionally, financial technologies like mobile payment systems have notably expanded financial services, particularly benefiting rural populations globally. Recently, digital tools have been instrumental in gathering granular ESG data, implementing Sustainable Supply Chain Financing (including Fintech tools such as digital platforms and blockchain-based technologies), and managing sustainable assets.</w:t>
      </w:r>
    </w:p>
    <w:p w:rsidRPr="00FF4A57" w:rsidR="00DA03D3" w:rsidP="00FF4A57" w:rsidRDefault="00DA03D3" w14:paraId="762A97AC" w14:textId="5164DC61">
      <w:pPr>
        <w:spacing w:after="240" w:line="259" w:lineRule="auto"/>
        <w:jc w:val="both"/>
        <w:rPr>
          <w:rFonts w:cstheme="minorHAnsi"/>
          <w:sz w:val="22"/>
          <w:szCs w:val="22"/>
        </w:rPr>
      </w:pPr>
      <w:r w:rsidRPr="00D5127D">
        <w:rPr>
          <w:rFonts w:cstheme="minorHAnsi"/>
          <w:b/>
          <w:sz w:val="22"/>
          <w:szCs w:val="22"/>
        </w:rPr>
        <w:t>Impact Investing</w:t>
      </w:r>
      <w:r w:rsidR="00D5127D">
        <w:rPr>
          <w:rFonts w:cstheme="minorHAnsi"/>
          <w:b/>
          <w:sz w:val="22"/>
          <w:szCs w:val="22"/>
        </w:rPr>
        <w:t xml:space="preserve">: </w:t>
      </w:r>
      <w:r w:rsidRPr="00FF4A57">
        <w:rPr>
          <w:rFonts w:cstheme="minorHAnsi"/>
          <w:sz w:val="22"/>
          <w:szCs w:val="22"/>
        </w:rPr>
        <w:t>Impact investing aligns financial goals with social and environmental impact. Investors actively seek opportunities that generate positive, measurable outcomes alongside financial returns. This approach drives capital towards businesses and projects that address pressing social and environmental challenges, ensuring a more sustainable and equitable future.</w:t>
      </w:r>
      <w:r w:rsidRPr="00FF4A57" w:rsidR="001759C4">
        <w:rPr>
          <w:rFonts w:cstheme="minorHAnsi"/>
          <w:sz w:val="22"/>
          <w:szCs w:val="22"/>
        </w:rPr>
        <w:t xml:space="preserve"> Impact investing is a burgeoning solution, combining social and environmental impact with financial returns globally. Key aspects involve intentional positive impact, expected financial returns, and diverse return rates across various assets. Robust impact measurement is pivotal for transparency. It offers opportunities for investors to support societal causes while gaining financial returns. Various entities, from financial institutions to governments, leverage it for diverse reasons, attracting a broad spectrum of investors. Financial performance varies, with some seeking below-market returns aligned with goals, while others aim for competitive, market-rate returns. A handful of impact investors have begun to create products, raise capital, and make new investments that directly target progress toward the SDGs. Going beyond aligning and retroactively mapping impact to the SDGs, these investors proactively target and incorporate the goals at various stages of the investment cycle, thus making them the central focus. </w:t>
      </w:r>
    </w:p>
    <w:p w:rsidRPr="00620F6B" w:rsidR="001759C4" w:rsidP="00620F6B" w:rsidRDefault="001759C4" w14:paraId="421B5A93" w14:textId="3CD2FDD6">
      <w:pPr>
        <w:spacing w:after="240" w:line="259" w:lineRule="auto"/>
        <w:jc w:val="center"/>
        <w:rPr>
          <w:rFonts w:cstheme="minorHAnsi"/>
          <w:sz w:val="20"/>
          <w:szCs w:val="22"/>
        </w:rPr>
      </w:pPr>
      <w:r w:rsidRPr="00620F6B">
        <w:rPr>
          <w:rFonts w:cstheme="minorHAnsi"/>
          <w:noProof/>
          <w:sz w:val="20"/>
          <w:szCs w:val="22"/>
        </w:rPr>
        <w:lastRenderedPageBreak/>
        <w:drawing>
          <wp:inline distT="0" distB="0" distL="0" distR="0" wp14:anchorId="69EFFD57" wp14:editId="1BCF811F">
            <wp:extent cx="5943600" cy="1877489"/>
            <wp:effectExtent l="0" t="0" r="0" b="8890"/>
            <wp:docPr id="656227841" name="Imagem 65622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0729"/>
                    <a:stretch/>
                  </pic:blipFill>
                  <pic:spPr bwMode="auto">
                    <a:xfrm>
                      <a:off x="0" y="0"/>
                      <a:ext cx="5943600" cy="1877489"/>
                    </a:xfrm>
                    <a:prstGeom prst="rect">
                      <a:avLst/>
                    </a:prstGeom>
                    <a:ln>
                      <a:noFill/>
                    </a:ln>
                    <a:extLst>
                      <a:ext uri="{53640926-AAD7-44D8-BBD7-CCE9431645EC}">
                        <a14:shadowObscured xmlns:a14="http://schemas.microsoft.com/office/drawing/2010/main"/>
                      </a:ext>
                    </a:extLst>
                  </pic:spPr>
                </pic:pic>
              </a:graphicData>
            </a:graphic>
          </wp:inline>
        </w:drawing>
      </w:r>
    </w:p>
    <w:p w:rsidRPr="002E44FE" w:rsidR="001759C4" w:rsidP="00620F6B" w:rsidRDefault="002E44FE" w14:paraId="0560BDE2" w14:textId="677D2003">
      <w:pPr>
        <w:spacing w:after="240" w:line="259" w:lineRule="auto"/>
        <w:jc w:val="center"/>
        <w:rPr>
          <w:rFonts w:cstheme="minorHAnsi"/>
          <w:i/>
          <w:iCs/>
          <w:sz w:val="20"/>
          <w:szCs w:val="22"/>
        </w:rPr>
      </w:pPr>
      <w:r w:rsidRPr="00620F6B">
        <w:rPr>
          <w:rFonts w:cstheme="minorHAnsi"/>
          <w:i/>
          <w:iCs/>
          <w:sz w:val="20"/>
          <w:szCs w:val="22"/>
        </w:rPr>
        <w:t xml:space="preserve">Figure </w:t>
      </w:r>
      <w:r>
        <w:rPr>
          <w:rFonts w:cstheme="minorHAnsi"/>
          <w:i/>
          <w:iCs/>
          <w:sz w:val="20"/>
          <w:szCs w:val="22"/>
        </w:rPr>
        <w:t>14</w:t>
      </w:r>
      <w:r w:rsidRPr="00620F6B">
        <w:rPr>
          <w:rFonts w:cstheme="minorHAnsi"/>
          <w:i/>
          <w:iCs/>
          <w:sz w:val="20"/>
          <w:szCs w:val="22"/>
        </w:rPr>
        <w:t xml:space="preserve">. </w:t>
      </w:r>
      <w:r w:rsidRPr="002E44FE" w:rsidR="001759C4">
        <w:rPr>
          <w:rFonts w:cstheme="minorHAnsi"/>
          <w:i/>
          <w:iCs/>
          <w:sz w:val="20"/>
          <w:szCs w:val="22"/>
        </w:rPr>
        <w:t>SDG integration throughout the investment cycle (</w:t>
      </w:r>
      <w:commentRangeStart w:id="308"/>
      <w:r w:rsidRPr="002E44FE" w:rsidR="001759C4">
        <w:rPr>
          <w:rFonts w:cstheme="minorHAnsi"/>
          <w:i/>
          <w:iCs/>
          <w:sz w:val="20"/>
          <w:szCs w:val="22"/>
        </w:rPr>
        <w:t>GIIN, 2018</w:t>
      </w:r>
      <w:commentRangeEnd w:id="308"/>
      <w:r w:rsidRPr="002E44FE" w:rsidR="001759C4">
        <w:rPr>
          <w:i/>
          <w:iCs/>
        </w:rPr>
        <w:commentReference w:id="308"/>
      </w:r>
      <w:r w:rsidRPr="002E44FE" w:rsidR="001759C4">
        <w:rPr>
          <w:rFonts w:cstheme="minorHAnsi"/>
          <w:i/>
          <w:iCs/>
          <w:sz w:val="20"/>
          <w:szCs w:val="22"/>
        </w:rPr>
        <w:t>)</w:t>
      </w:r>
    </w:p>
    <w:p w:rsidRPr="00FF4A57" w:rsidR="00DA03D3" w:rsidP="00FF4A57" w:rsidRDefault="00043F04" w14:paraId="38726AD6" w14:textId="34E2568E">
      <w:pPr>
        <w:spacing w:after="240" w:line="259" w:lineRule="auto"/>
        <w:jc w:val="both"/>
        <w:rPr>
          <w:rFonts w:cstheme="minorHAnsi"/>
          <w:b/>
          <w:sz w:val="22"/>
          <w:szCs w:val="22"/>
        </w:rPr>
      </w:pPr>
      <w:r w:rsidRPr="00FF4A57">
        <w:rPr>
          <w:rFonts w:cstheme="minorHAnsi"/>
          <w:noProof/>
          <w:sz w:val="22"/>
          <w:szCs w:val="22"/>
        </w:rPr>
        <mc:AlternateContent>
          <mc:Choice Requires="wps">
            <w:drawing>
              <wp:inline distT="0" distB="0" distL="0" distR="0" wp14:anchorId="6A1F5010" wp14:editId="653DC202">
                <wp:extent cx="5902036" cy="1591293"/>
                <wp:effectExtent l="0" t="0" r="3810" b="9525"/>
                <wp:docPr id="656227840" name="Caixa de Texto 30"/>
                <wp:cNvGraphicFramePr/>
                <a:graphic xmlns:a="http://schemas.openxmlformats.org/drawingml/2006/main">
                  <a:graphicData uri="http://schemas.microsoft.com/office/word/2010/wordprocessingShape">
                    <wps:wsp>
                      <wps:cNvSpPr txBox="1"/>
                      <wps:spPr>
                        <a:xfrm>
                          <a:off x="0" y="0"/>
                          <a:ext cx="5902036" cy="1591293"/>
                        </a:xfrm>
                        <a:prstGeom prst="rect">
                          <a:avLst/>
                        </a:prstGeom>
                        <a:solidFill>
                          <a:schemeClr val="accent6">
                            <a:lumMod val="20000"/>
                            <a:lumOff val="80000"/>
                          </a:schemeClr>
                        </a:solidFill>
                        <a:ln w="6350">
                          <a:noFill/>
                        </a:ln>
                      </wps:spPr>
                      <wps:txbx>
                        <w:txbxContent>
                          <w:p w:rsidRPr="00620F6B" w:rsidR="008A2E3E" w:rsidP="00620F6B" w:rsidRDefault="008A2E3E" w14:paraId="1D31A73C" w14:textId="343524EA">
                            <w:pPr>
                              <w:spacing w:after="240" w:line="259" w:lineRule="auto"/>
                              <w:jc w:val="both"/>
                              <w:rPr>
                                <w:rFonts w:cstheme="minorHAnsi"/>
                                <w:sz w:val="22"/>
                              </w:rPr>
                            </w:pPr>
                            <w:r w:rsidRPr="00620F6B">
                              <w:rPr>
                                <w:rFonts w:cstheme="minorHAnsi"/>
                                <w:b/>
                                <w:sz w:val="22"/>
                              </w:rPr>
                              <w:t>Partners Group PG Life Strategy</w:t>
                            </w:r>
                            <w:r w:rsidRPr="00620F6B">
                              <w:rPr>
                                <w:rFonts w:cstheme="minorHAnsi"/>
                                <w:sz w:val="22"/>
                              </w:rPr>
                              <w:t xml:space="preserve">: Partners Group introduced PG LIFE to meet client demands for investments in line with UN SDGs, focusing on healthcare, education, and clean energy. Operating across private markets for pension and sovereign wealth funds, it uses an Impact Committee and an external LIFE Council to ensure SDG alignment. The strategy integrates SDGs at every investment stage, from sourcing to management, emphasizing impact metrics post-investment. An investment example, </w:t>
                            </w:r>
                            <w:proofErr w:type="spellStart"/>
                            <w:r w:rsidRPr="00620F6B">
                              <w:rPr>
                                <w:rFonts w:cstheme="minorHAnsi"/>
                                <w:sz w:val="22"/>
                              </w:rPr>
                              <w:t>Techem</w:t>
                            </w:r>
                            <w:proofErr w:type="spellEnd"/>
                            <w:r w:rsidRPr="00620F6B">
                              <w:rPr>
                                <w:rFonts w:cstheme="minorHAnsi"/>
                                <w:sz w:val="22"/>
                              </w:rPr>
                              <w:t>, offers heat and water sub-metering services, reducing utility costs in Europe, UAE, Turkey, and Brazil, aligning with SDG 6 and 7 by enhancing energy and water efficiency, also leading to substantial CO2 emission reductions.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69" style="width:464.75pt;height:125.3pt;visibility:visible;mso-wrap-style:square;mso-left-percent:-10001;mso-top-percent:-10001;mso-position-horizontal:absolute;mso-position-horizontal-relative:char;mso-position-vertical:absolute;mso-position-vertical-relative:line;mso-left-percent:-10001;mso-top-percent:-10001;v-text-anchor:top"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" w14:anchorId="6A1F5010">
                <v:textbox>
                  <w:txbxContent>
                    <w:p w:rsidRPr="00620F6B" w:rsidR="008A2E3E" w:rsidP="00620F6B" w:rsidRDefault="008A2E3E" w14:paraId="1D31A73C" w14:textId="343524EA">
                      <w:pPr>
                        <w:spacing w:after="240" w:line="259" w:lineRule="auto"/>
                        <w:jc w:val="both"/>
                        <w:rPr>
                          <w:rFonts w:cstheme="minorHAnsi"/>
                          <w:sz w:val="22"/>
                        </w:rPr>
                      </w:pPr>
                      <w:r w:rsidRPr="00620F6B">
                        <w:rPr>
                          <w:rFonts w:cstheme="minorHAnsi"/>
                          <w:b/>
                          <w:sz w:val="22"/>
                        </w:rPr>
                        <w:t>Partners Group PG Life Strategy</w:t>
                      </w:r>
                      <w:r w:rsidRPr="00620F6B">
                        <w:rPr>
                          <w:rFonts w:cstheme="minorHAnsi"/>
                          <w:sz w:val="22"/>
                        </w:rPr>
                        <w:t xml:space="preserve">: Partners Group introduced PG LIFE to meet client demands for investments in line with UN SDGs, focusing on healthcare, education, and clean energy. Operating across private markets for pension and sovereign wealth funds, it uses an Impact Committee and an external LIFE Council to ensure SDG alignment. The strategy integrates SDGs at every investment stage, from sourcing to management, emphasizing impact metrics post-investment. An investment example, </w:t>
                      </w:r>
                      <w:proofErr w:type="spellStart"/>
                      <w:r w:rsidRPr="00620F6B">
                        <w:rPr>
                          <w:rFonts w:cstheme="minorHAnsi"/>
                          <w:sz w:val="22"/>
                        </w:rPr>
                        <w:t>Techem</w:t>
                      </w:r>
                      <w:proofErr w:type="spellEnd"/>
                      <w:r w:rsidRPr="00620F6B">
                        <w:rPr>
                          <w:rFonts w:cstheme="minorHAnsi"/>
                          <w:sz w:val="22"/>
                        </w:rPr>
                        <w:t>, offers heat and water sub-metering services, reducing utility costs in Europe, UAE, Turkey, and Brazil, aligning with SDG 6 and 7 by enhancing energy and water efficiency, also leading to substantial CO2 emission reductions.</w:t>
                      </w:r>
                    </w:p>
                  </w:txbxContent>
                </v:textbox>
                <w10:anchorlock/>
              </v:shape>
            </w:pict>
          </mc:Fallback>
        </mc:AlternateContent>
      </w:r>
    </w:p>
    <w:p w:rsidRPr="00D5127D" w:rsidR="00C60BC5" w:rsidP="00FF4A57" w:rsidRDefault="00C60BC5" w14:paraId="62EA8E97" w14:textId="12E6968B">
      <w:pPr>
        <w:spacing w:after="240" w:line="259" w:lineRule="auto"/>
        <w:jc w:val="both"/>
        <w:rPr>
          <w:rFonts w:cstheme="minorHAnsi"/>
          <w:b/>
          <w:sz w:val="22"/>
          <w:szCs w:val="22"/>
        </w:rPr>
      </w:pPr>
      <w:commentRangeStart w:id="309"/>
      <w:r w:rsidRPr="00D5127D">
        <w:rPr>
          <w:rFonts w:cstheme="minorHAnsi"/>
          <w:b/>
          <w:sz w:val="22"/>
          <w:szCs w:val="22"/>
        </w:rPr>
        <w:t>Budgeting for SDGs (B4SDG)</w:t>
      </w:r>
      <w:r w:rsidR="00D5127D">
        <w:rPr>
          <w:rFonts w:cstheme="minorHAnsi"/>
          <w:b/>
          <w:sz w:val="22"/>
          <w:szCs w:val="22"/>
        </w:rPr>
        <w:t>:</w:t>
      </w:r>
      <w:r w:rsidRPr="00D5127D">
        <w:rPr>
          <w:rFonts w:cstheme="minorHAnsi"/>
          <w:b/>
          <w:sz w:val="22"/>
          <w:szCs w:val="22"/>
        </w:rPr>
        <w:t xml:space="preserve"> </w:t>
      </w:r>
      <w:commentRangeEnd w:id="309"/>
      <w:r w:rsidRPr="00D5127D">
        <w:rPr>
          <w:b/>
        </w:rPr>
        <w:commentReference w:id="309"/>
      </w:r>
      <w:r w:rsidRPr="00FF4A57">
        <w:rPr>
          <w:rFonts w:cstheme="minorHAnsi"/>
          <w:sz w:val="22"/>
          <w:szCs w:val="22"/>
        </w:rPr>
        <w:t>Budgeting for Sustainable Development Goals (B4SDG) involves integrating SDGs into public finance and fiscal planning, championed by UNDP. It supports strategic budgeting, enabling SDG integration into frameworks, classification systems, and fostering public engagement for accountability. This process aligns with countries’ efforts to meet the 2030 Agenda, incorporating 17 universal SDGs with 169 targets. B4SDG facilitates the translation of high-level policies into budget decisions, enhancing efficiency, equity, and effectiveness in achieving SDGs. The steps entail contextual analysis, reviewing the public financial management system, assessing institutions, modeling the most relevant tools for reforms, and formulating reform offers. Through these efforts, B4SDG aims to bridge policy and budget systems, ensuring coherence, transparency, and accountability, essential for SDG implementation. This initiative caters to UN agencies and national governments, aiding in SDG mainstreaming, planning, and budgeting processes, contributing significantly to the Integrated National Financing Frameworks (INFFs).</w:t>
      </w:r>
    </w:p>
    <w:p w:rsidRPr="00FF4A57" w:rsidR="00C60BC5" w:rsidP="00FF4A57" w:rsidRDefault="00C60BC5" w14:paraId="2DF0B85F" w14:textId="77777777">
      <w:pPr>
        <w:spacing w:line="259" w:lineRule="auto"/>
        <w:jc w:val="both"/>
        <w:rPr>
          <w:rFonts w:cstheme="minorHAnsi"/>
          <w:sz w:val="22"/>
          <w:szCs w:val="22"/>
        </w:rPr>
      </w:pPr>
    </w:p>
    <w:p w:rsidRPr="00FF4A57" w:rsidR="009B63DB" w:rsidP="44B7E274" w:rsidRDefault="009B63DB" w14:paraId="364AC7ED" w14:textId="77A32AAE">
      <w:pPr>
        <w:pStyle w:val="Heading4"/>
        <w:numPr>
          <w:ilvl w:val="2"/>
          <w:numId w:val="8"/>
        </w:numPr>
        <w:spacing w:after="240" w:line="259" w:lineRule="auto"/>
        <w:jc w:val="both"/>
        <w:rPr>
          <w:rFonts w:asciiTheme="minorHAnsi" w:hAnsiTheme="minorHAnsi" w:cstheme="minorBidi"/>
          <w:sz w:val="22"/>
          <w:szCs w:val="22"/>
        </w:rPr>
      </w:pPr>
      <w:bookmarkStart w:name="_Toc695711338" w:id="310"/>
      <w:r w:rsidRPr="44B7E274">
        <w:rPr>
          <w:rFonts w:asciiTheme="minorHAnsi" w:hAnsiTheme="minorHAnsi" w:cstheme="minorBidi"/>
          <w:sz w:val="22"/>
          <w:szCs w:val="22"/>
        </w:rPr>
        <w:t xml:space="preserve">Financing </w:t>
      </w:r>
      <w:r w:rsidRPr="44B7E274" w:rsidR="00C03DF6">
        <w:rPr>
          <w:rFonts w:asciiTheme="minorHAnsi" w:hAnsiTheme="minorHAnsi" w:cstheme="minorBidi"/>
          <w:sz w:val="22"/>
          <w:szCs w:val="22"/>
        </w:rPr>
        <w:t xml:space="preserve">Frameworks, </w:t>
      </w:r>
      <w:r w:rsidRPr="44B7E274">
        <w:rPr>
          <w:rFonts w:asciiTheme="minorHAnsi" w:hAnsiTheme="minorHAnsi" w:cstheme="minorBidi"/>
          <w:sz w:val="22"/>
          <w:szCs w:val="22"/>
        </w:rPr>
        <w:t>Platforms and Tools</w:t>
      </w:r>
      <w:bookmarkEnd w:id="310"/>
    </w:p>
    <w:p w:rsidRPr="00FF4A57" w:rsidR="00087FD6" w:rsidP="00FF4A57" w:rsidRDefault="008C4075" w14:paraId="70E7DF9B" w14:textId="5B89E25F">
      <w:pPr>
        <w:spacing w:after="240" w:line="259" w:lineRule="auto"/>
        <w:jc w:val="both"/>
        <w:rPr>
          <w:rFonts w:cstheme="minorHAnsi"/>
          <w:sz w:val="22"/>
          <w:szCs w:val="22"/>
        </w:rPr>
      </w:pPr>
      <w:r w:rsidRPr="00181A21">
        <w:rPr>
          <w:rFonts w:cstheme="minorHAnsi"/>
          <w:b/>
          <w:sz w:val="22"/>
          <w:szCs w:val="22"/>
        </w:rPr>
        <w:t>UNDP Sustainable Finance Hub (</w:t>
      </w:r>
      <w:commentRangeStart w:id="311"/>
      <w:r w:rsidRPr="00181A21">
        <w:rPr>
          <w:rFonts w:cstheme="minorHAnsi"/>
          <w:b/>
          <w:sz w:val="22"/>
          <w:szCs w:val="22"/>
        </w:rPr>
        <w:t>SFH</w:t>
      </w:r>
      <w:commentRangeEnd w:id="311"/>
      <w:r w:rsidRPr="00181A21">
        <w:rPr>
          <w:b/>
        </w:rPr>
        <w:commentReference w:id="311"/>
      </w:r>
      <w:r w:rsidRPr="00181A21">
        <w:rPr>
          <w:rFonts w:cstheme="minorHAnsi"/>
          <w:b/>
          <w:sz w:val="22"/>
          <w:szCs w:val="22"/>
        </w:rPr>
        <w:t>)</w:t>
      </w:r>
      <w:r w:rsidR="00181A21">
        <w:rPr>
          <w:rFonts w:cstheme="minorHAnsi"/>
          <w:b/>
          <w:sz w:val="22"/>
          <w:szCs w:val="22"/>
        </w:rPr>
        <w:t xml:space="preserve">: </w:t>
      </w:r>
      <w:r w:rsidRPr="00FF4A57">
        <w:rPr>
          <w:rFonts w:cstheme="minorHAnsi"/>
          <w:sz w:val="22"/>
          <w:szCs w:val="22"/>
        </w:rPr>
        <w:t xml:space="preserve">The Sustainable Finance Hub (SFH), spearheaded by the United Nations Development </w:t>
      </w:r>
      <w:proofErr w:type="spellStart"/>
      <w:r w:rsidRPr="00FF4A57">
        <w:rPr>
          <w:rFonts w:cstheme="minorHAnsi"/>
          <w:sz w:val="22"/>
          <w:szCs w:val="22"/>
        </w:rPr>
        <w:t>Programme</w:t>
      </w:r>
      <w:proofErr w:type="spellEnd"/>
      <w:r w:rsidRPr="00FF4A57">
        <w:rPr>
          <w:rFonts w:cstheme="minorHAnsi"/>
          <w:sz w:val="22"/>
          <w:szCs w:val="22"/>
        </w:rPr>
        <w:t xml:space="preserve"> (UNDP), </w:t>
      </w:r>
      <w:r w:rsidRPr="00FF4A57" w:rsidR="00087FD6">
        <w:rPr>
          <w:rFonts w:cstheme="minorHAnsi"/>
          <w:sz w:val="22"/>
          <w:szCs w:val="22"/>
        </w:rPr>
        <w:t>is a strategic initiative aimed at catalyzing finance for the SDGs</w:t>
      </w:r>
      <w:r w:rsidRPr="00FF4A57">
        <w:rPr>
          <w:rFonts w:cstheme="minorHAnsi"/>
          <w:sz w:val="22"/>
          <w:szCs w:val="22"/>
        </w:rPr>
        <w:t xml:space="preserve">. </w:t>
      </w:r>
      <w:r w:rsidRPr="00FF4A57" w:rsidR="00087FD6">
        <w:rPr>
          <w:rFonts w:cstheme="minorHAnsi"/>
          <w:sz w:val="22"/>
          <w:szCs w:val="22"/>
        </w:rPr>
        <w:t>T</w:t>
      </w:r>
      <w:r w:rsidRPr="00FF4A57">
        <w:rPr>
          <w:rFonts w:cstheme="minorHAnsi"/>
          <w:sz w:val="22"/>
          <w:szCs w:val="22"/>
        </w:rPr>
        <w:t xml:space="preserve">he SFH engages governments, civil society, and the private sector to prioritize SDG-aligned investments. This initiative facilitates access to private investors, designs </w:t>
      </w:r>
      <w:r w:rsidRPr="00FF4A57">
        <w:rPr>
          <w:rFonts w:cstheme="minorHAnsi"/>
          <w:sz w:val="22"/>
          <w:szCs w:val="22"/>
        </w:rPr>
        <w:lastRenderedPageBreak/>
        <w:t>innovative financial instruments, supports national financing frameworks, and fosters knowledge sharing on sustainable finance practices. Collaborations span UNDP Country Offices, the Istanbul International Center for Private Sector in Development (IICPSD), international financial institutions, business leaders, faith-based finance partners, and UN agencies like UNDESA, UNICEF, UN Women, and UNCDF. The overarching goal is to establish an inclusive economic governance architecture that mobilizes substantial resources towards the $1 trillion ‘Moonshot’ target for the SDGs, driving systemic reforms and enhancing alignment and capacity for sustainable finance.</w:t>
      </w:r>
      <w:r w:rsidRPr="00FF4A57" w:rsidR="00087FD6">
        <w:rPr>
          <w:rFonts w:cstheme="minorHAnsi"/>
          <w:sz w:val="22"/>
          <w:szCs w:val="22"/>
        </w:rPr>
        <w:t xml:space="preserve"> The UNDP's Sustainable Finance Service offers a 4+1 solution including: Public Finance, Unlocking Private Capital for SDG alignment, SDG Impact Management &amp; Finance Tracking, Integrated National Financing Frameworks (INFFs) &amp; Portfolios, and the </w:t>
      </w:r>
      <w:commentRangeStart w:id="312"/>
      <w:r w:rsidRPr="00FF4A57" w:rsidR="00087FD6">
        <w:rPr>
          <w:rFonts w:cstheme="minorHAnsi"/>
          <w:b/>
          <w:sz w:val="22"/>
          <w:szCs w:val="22"/>
        </w:rPr>
        <w:t>SDG Finance Academy</w:t>
      </w:r>
      <w:commentRangeEnd w:id="312"/>
      <w:r w:rsidRPr="00FF4A57" w:rsidR="00087FD6">
        <w:rPr>
          <w:rStyle w:val="CommentReference"/>
          <w:rFonts w:cstheme="minorHAnsi"/>
          <w:sz w:val="22"/>
          <w:szCs w:val="22"/>
        </w:rPr>
        <w:commentReference w:id="312"/>
      </w:r>
      <w:r w:rsidRPr="00FF4A57" w:rsidR="00087FD6">
        <w:rPr>
          <w:rFonts w:cstheme="minorHAnsi"/>
          <w:sz w:val="22"/>
          <w:szCs w:val="22"/>
        </w:rPr>
        <w:t xml:space="preserve">. </w:t>
      </w:r>
    </w:p>
    <w:p w:rsidRPr="00FF4A57" w:rsidR="00087FD6" w:rsidP="00FF4A57" w:rsidRDefault="00087FD6" w14:paraId="4CCAB646" w14:textId="7AB879BD">
      <w:pPr>
        <w:spacing w:line="259" w:lineRule="auto"/>
        <w:jc w:val="both"/>
        <w:rPr>
          <w:rFonts w:cstheme="minorHAnsi"/>
          <w:sz w:val="22"/>
          <w:szCs w:val="22"/>
        </w:rPr>
      </w:pPr>
      <w:r w:rsidRPr="00FF4A57">
        <w:rPr>
          <w:rFonts w:cstheme="minorHAnsi"/>
          <w:noProof/>
          <w:sz w:val="22"/>
          <w:szCs w:val="22"/>
        </w:rPr>
        <mc:AlternateContent>
          <mc:Choice Requires="wps">
            <w:drawing>
              <wp:inline distT="0" distB="0" distL="0" distR="0" wp14:anchorId="12234A57" wp14:editId="5939379C">
                <wp:extent cx="5902036" cy="1650670"/>
                <wp:effectExtent l="0" t="0" r="3810" b="6985"/>
                <wp:docPr id="14" name="Caixa de Texto 30"/>
                <wp:cNvGraphicFramePr/>
                <a:graphic xmlns:a="http://schemas.openxmlformats.org/drawingml/2006/main">
                  <a:graphicData uri="http://schemas.microsoft.com/office/word/2010/wordprocessingShape">
                    <wps:wsp>
                      <wps:cNvSpPr txBox="1"/>
                      <wps:spPr>
                        <a:xfrm>
                          <a:off x="0" y="0"/>
                          <a:ext cx="5902036" cy="1650670"/>
                        </a:xfrm>
                        <a:prstGeom prst="rect">
                          <a:avLst/>
                        </a:prstGeom>
                        <a:solidFill>
                          <a:schemeClr val="accent6">
                            <a:lumMod val="20000"/>
                            <a:lumOff val="80000"/>
                          </a:schemeClr>
                        </a:solidFill>
                        <a:ln w="6350">
                          <a:noFill/>
                        </a:ln>
                      </wps:spPr>
                      <wps:txbx>
                        <w:txbxContent>
                          <w:p w:rsidRPr="00620F6B" w:rsidR="008A2E3E" w:rsidP="00620F6B" w:rsidRDefault="008A2E3E" w14:paraId="6062EECE" w14:textId="31D9C57A">
                            <w:pPr>
                              <w:spacing w:after="240" w:line="259" w:lineRule="auto"/>
                              <w:jc w:val="both"/>
                              <w:rPr>
                                <w:rFonts w:cstheme="minorHAnsi"/>
                                <w:sz w:val="22"/>
                                <w:szCs w:val="22"/>
                              </w:rPr>
                            </w:pPr>
                            <w:r w:rsidRPr="00620F6B">
                              <w:rPr>
                                <w:rFonts w:cstheme="minorHAnsi"/>
                                <w:b/>
                                <w:sz w:val="22"/>
                                <w:szCs w:val="22"/>
                              </w:rPr>
                              <w:t>UNDP’s SDG Finance Academy</w:t>
                            </w:r>
                            <w:r w:rsidRPr="00620F6B">
                              <w:rPr>
                                <w:rStyle w:val="CommentReference"/>
                                <w:sz w:val="22"/>
                                <w:szCs w:val="22"/>
                              </w:rPr>
                              <w:annotationRef/>
                            </w:r>
                            <w:r w:rsidRPr="00620F6B">
                              <w:rPr>
                                <w:rFonts w:cstheme="minorHAnsi"/>
                                <w:b/>
                                <w:sz w:val="22"/>
                                <w:szCs w:val="22"/>
                              </w:rPr>
                              <w:t xml:space="preserve">: </w:t>
                            </w:r>
                            <w:r w:rsidRPr="00620F6B">
                              <w:rPr>
                                <w:rFonts w:cstheme="minorHAnsi"/>
                                <w:sz w:val="22"/>
                                <w:szCs w:val="22"/>
                              </w:rPr>
                              <w:t xml:space="preserve">The SDG Finance Academy, launched by the Sustainable Finance Hub, aims to achieve the $1 trillion SDG target. This Academy offers comprehensive training across four core areas: Public Finance, Private Capital Alignment, SDG Impact Management, and National Financing Frameworks. Tailored for UNDP staff in 170 countries and external stakeholders, it provides knowledge on financial tools, their alignment with SDGs, implications for policy reform, and customization for national development needs. The Academy operates through learning sessions, community building, expert curation, and engagement facilitation and offers customizable training for public and private sectors, emphasizing the interconnectedness of SDG finance principles. </w:t>
                            </w:r>
                          </w:p>
                          <w:p w:rsidRPr="00087FD6" w:rsidR="008A2E3E" w:rsidP="00087FD6" w:rsidRDefault="008A2E3E" w14:paraId="4E70418E" w14:textId="77777777">
                            <w:pPr>
                              <w:pBdr>
                                <w:bottom w:val="single" w:color="auto" w:sz="6" w:space="1"/>
                              </w:pBdr>
                              <w:jc w:val="center"/>
                              <w:rPr>
                                <w:rFonts w:ascii="Arial" w:hAnsi="Arial" w:eastAsia="Times New Roman" w:cs="Arial"/>
                                <w:vanish/>
                                <w:kern w:val="0"/>
                                <w:sz w:val="16"/>
                                <w:szCs w:val="16"/>
                                <w:lang w:val="en-GB" w:eastAsia="en-GB"/>
                                <w14:ligatures w14:val="none"/>
                              </w:rPr>
                            </w:pPr>
                            <w:proofErr w:type="spellStart"/>
                            <w:r w:rsidRPr="00087FD6">
                              <w:rPr>
                                <w:rFonts w:ascii="Arial" w:hAnsi="Arial" w:eastAsia="Times New Roman" w:cs="Arial"/>
                                <w:vanish/>
                                <w:kern w:val="0"/>
                                <w:sz w:val="16"/>
                                <w:szCs w:val="16"/>
                                <w:lang w:val="en-GB" w:eastAsia="en-GB"/>
                                <w14:ligatures w14:val="none"/>
                              </w:rPr>
                              <w:t>Parte</w:t>
                            </w:r>
                            <w:proofErr w:type="spellEnd"/>
                            <w:r w:rsidRPr="00087FD6">
                              <w:rPr>
                                <w:rFonts w:ascii="Arial" w:hAnsi="Arial" w:eastAsia="Times New Roman" w:cs="Arial"/>
                                <w:vanish/>
                                <w:kern w:val="0"/>
                                <w:sz w:val="16"/>
                                <w:szCs w:val="16"/>
                                <w:lang w:val="en-GB" w:eastAsia="en-GB"/>
                                <w14:ligatures w14:val="none"/>
                              </w:rPr>
                              <w:t xml:space="preserve"> superior do </w:t>
                            </w:r>
                            <w:proofErr w:type="spellStart"/>
                            <w:r w:rsidRPr="00087FD6">
                              <w:rPr>
                                <w:rFonts w:ascii="Arial" w:hAnsi="Arial" w:eastAsia="Times New Roman" w:cs="Arial"/>
                                <w:vanish/>
                                <w:kern w:val="0"/>
                                <w:sz w:val="16"/>
                                <w:szCs w:val="16"/>
                                <w:lang w:val="en-GB" w:eastAsia="en-GB"/>
                                <w14:ligatures w14:val="none"/>
                              </w:rPr>
                              <w:t>formulário</w:t>
                            </w:r>
                            <w:proofErr w:type="spellEnd"/>
                          </w:p>
                          <w:p w:rsidR="008A2E3E" w:rsidP="00087FD6" w:rsidRDefault="008A2E3E" w14:paraId="31AEAFBD" w14:textId="77777777">
                            <w:pPr>
                              <w:spacing w:after="240"/>
                              <w:jc w:val="both"/>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70" style="width:464.75pt;height:129.95pt;visibility:visible;mso-wrap-style:square;mso-left-percent:-10001;mso-top-percent:-10001;mso-position-horizontal:absolute;mso-position-horizontal-relative:char;mso-position-vertical:absolute;mso-position-vertical-relative:line;mso-left-percent:-10001;mso-top-percent:-10001;v-text-anchor:top"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" w14:anchorId="12234A57">
                <v:textbox>
                  <w:txbxContent>
                    <w:p w:rsidRPr="00620F6B" w:rsidR="008A2E3E" w:rsidP="00620F6B" w:rsidRDefault="008A2E3E" w14:paraId="6062EECE" w14:textId="31D9C57A">
                      <w:pPr>
                        <w:spacing w:after="240" w:line="259" w:lineRule="auto"/>
                        <w:jc w:val="both"/>
                        <w:rPr>
                          <w:rFonts w:cstheme="minorHAnsi"/>
                          <w:sz w:val="22"/>
                          <w:szCs w:val="22"/>
                        </w:rPr>
                      </w:pPr>
                      <w:r w:rsidRPr="00620F6B">
                        <w:rPr>
                          <w:rFonts w:cstheme="minorHAnsi"/>
                          <w:b/>
                          <w:sz w:val="22"/>
                          <w:szCs w:val="22"/>
                        </w:rPr>
                        <w:t>UNDP’s SDG Finance Academy</w:t>
                      </w:r>
                      <w:r w:rsidRPr="00620F6B">
                        <w:rPr>
                          <w:rStyle w:val="CommentReference"/>
                          <w:sz w:val="22"/>
                          <w:szCs w:val="22"/>
                        </w:rPr>
                        <w:annotationRef/>
                      </w:r>
                      <w:r w:rsidRPr="00620F6B">
                        <w:rPr>
                          <w:rFonts w:cstheme="minorHAnsi"/>
                          <w:b/>
                          <w:sz w:val="22"/>
                          <w:szCs w:val="22"/>
                        </w:rPr>
                        <w:t xml:space="preserve">: </w:t>
                      </w:r>
                      <w:r w:rsidRPr="00620F6B">
                        <w:rPr>
                          <w:rFonts w:cstheme="minorHAnsi"/>
                          <w:sz w:val="22"/>
                          <w:szCs w:val="22"/>
                        </w:rPr>
                        <w:t xml:space="preserve">The SDG Finance Academy, launched by the Sustainable Finance Hub, aims to achieve the $1 trillion SDG target. This Academy offers comprehensive training across four core areas: Public Finance, Private Capital Alignment, SDG Impact Management, and National Financing Frameworks. Tailored for UNDP staff in 170 countries and external stakeholders, it provides knowledge on financial tools, their alignment with SDGs, implications for policy reform, and customization for national development needs. The Academy operates through learning sessions, community building, expert curation, and engagement facilitation and offers customizable training for public and private sectors, emphasizing the interconnectedness of SDG finance principles. </w:t>
                      </w:r>
                    </w:p>
                    <w:p w:rsidRPr="00087FD6" w:rsidR="008A2E3E" w:rsidP="00087FD6" w:rsidRDefault="008A2E3E" w14:paraId="4E70418E" w14:textId="77777777">
                      <w:pPr>
                        <w:pBdr>
                          <w:bottom w:val="single" w:color="auto" w:sz="6" w:space="1"/>
                        </w:pBdr>
                        <w:jc w:val="center"/>
                        <w:rPr>
                          <w:rFonts w:ascii="Arial" w:hAnsi="Arial" w:eastAsia="Times New Roman" w:cs="Arial"/>
                          <w:vanish/>
                          <w:kern w:val="0"/>
                          <w:sz w:val="16"/>
                          <w:szCs w:val="16"/>
                          <w:lang w:val="en-GB" w:eastAsia="en-GB"/>
                          <w14:ligatures w14:val="none"/>
                        </w:rPr>
                      </w:pPr>
                      <w:proofErr w:type="spellStart"/>
                      <w:r w:rsidRPr="00087FD6">
                        <w:rPr>
                          <w:rFonts w:ascii="Arial" w:hAnsi="Arial" w:eastAsia="Times New Roman" w:cs="Arial"/>
                          <w:vanish/>
                          <w:kern w:val="0"/>
                          <w:sz w:val="16"/>
                          <w:szCs w:val="16"/>
                          <w:lang w:val="en-GB" w:eastAsia="en-GB"/>
                          <w14:ligatures w14:val="none"/>
                        </w:rPr>
                        <w:t>Parte</w:t>
                      </w:r>
                      <w:proofErr w:type="spellEnd"/>
                      <w:r w:rsidRPr="00087FD6">
                        <w:rPr>
                          <w:rFonts w:ascii="Arial" w:hAnsi="Arial" w:eastAsia="Times New Roman" w:cs="Arial"/>
                          <w:vanish/>
                          <w:kern w:val="0"/>
                          <w:sz w:val="16"/>
                          <w:szCs w:val="16"/>
                          <w:lang w:val="en-GB" w:eastAsia="en-GB"/>
                          <w14:ligatures w14:val="none"/>
                        </w:rPr>
                        <w:t xml:space="preserve"> superior do </w:t>
                      </w:r>
                      <w:proofErr w:type="spellStart"/>
                      <w:r w:rsidRPr="00087FD6">
                        <w:rPr>
                          <w:rFonts w:ascii="Arial" w:hAnsi="Arial" w:eastAsia="Times New Roman" w:cs="Arial"/>
                          <w:vanish/>
                          <w:kern w:val="0"/>
                          <w:sz w:val="16"/>
                          <w:szCs w:val="16"/>
                          <w:lang w:val="en-GB" w:eastAsia="en-GB"/>
                          <w14:ligatures w14:val="none"/>
                        </w:rPr>
                        <w:t>formulário</w:t>
                      </w:r>
                      <w:proofErr w:type="spellEnd"/>
                    </w:p>
                    <w:p w:rsidR="008A2E3E" w:rsidP="00087FD6" w:rsidRDefault="008A2E3E" w14:paraId="31AEAFBD" w14:textId="77777777">
                      <w:pPr>
                        <w:spacing w:after="240"/>
                        <w:jc w:val="both"/>
                        <w:rPr>
                          <w:b/>
                        </w:rPr>
                      </w:pPr>
                    </w:p>
                  </w:txbxContent>
                </v:textbox>
                <w10:anchorlock/>
              </v:shape>
            </w:pict>
          </mc:Fallback>
        </mc:AlternateContent>
      </w:r>
    </w:p>
    <w:p w:rsidRPr="00FF4A57" w:rsidR="008C4075" w:rsidP="00FF4A57" w:rsidRDefault="008C4075" w14:paraId="01561570" w14:textId="77777777">
      <w:pPr>
        <w:spacing w:line="259" w:lineRule="auto"/>
        <w:jc w:val="both"/>
        <w:rPr>
          <w:rFonts w:cstheme="minorHAnsi"/>
          <w:sz w:val="22"/>
          <w:szCs w:val="22"/>
        </w:rPr>
      </w:pPr>
    </w:p>
    <w:p w:rsidRPr="00FF4A57" w:rsidR="00C03DF6" w:rsidP="00FF4A57" w:rsidRDefault="00C03DF6" w14:paraId="617A99A7" w14:textId="196C792B">
      <w:pPr>
        <w:spacing w:after="240" w:line="259" w:lineRule="auto"/>
        <w:jc w:val="both"/>
        <w:rPr>
          <w:rFonts w:cstheme="minorHAnsi"/>
          <w:sz w:val="22"/>
          <w:szCs w:val="22"/>
        </w:rPr>
      </w:pPr>
      <w:commentRangeStart w:id="313"/>
      <w:r w:rsidRPr="00181A21">
        <w:rPr>
          <w:rFonts w:cstheme="minorHAnsi"/>
          <w:b/>
          <w:sz w:val="22"/>
          <w:szCs w:val="22"/>
        </w:rPr>
        <w:t>SDG Investor Platform</w:t>
      </w:r>
      <w:commentRangeEnd w:id="313"/>
      <w:r w:rsidRPr="00181A21">
        <w:rPr>
          <w:rFonts w:cstheme="minorHAnsi"/>
          <w:b/>
          <w:sz w:val="22"/>
          <w:szCs w:val="22"/>
        </w:rPr>
        <w:commentReference w:id="313"/>
      </w:r>
      <w:r w:rsidRPr="00181A21" w:rsidR="00181A21">
        <w:rPr>
          <w:rFonts w:cstheme="minorHAnsi"/>
          <w:b/>
          <w:sz w:val="22"/>
          <w:szCs w:val="22"/>
        </w:rPr>
        <w:t>:</w:t>
      </w:r>
      <w:r w:rsidR="00181A21">
        <w:rPr>
          <w:rFonts w:cstheme="minorHAnsi"/>
          <w:sz w:val="22"/>
          <w:szCs w:val="22"/>
        </w:rPr>
        <w:t xml:space="preserve"> </w:t>
      </w:r>
      <w:r w:rsidRPr="00FF4A57">
        <w:rPr>
          <w:rFonts w:cstheme="minorHAnsi"/>
          <w:sz w:val="22"/>
          <w:szCs w:val="22"/>
        </w:rPr>
        <w:t xml:space="preserve">The SDG Investor Platform, led by the United Nations Development </w:t>
      </w:r>
      <w:proofErr w:type="spellStart"/>
      <w:r w:rsidRPr="00FF4A57">
        <w:rPr>
          <w:rFonts w:cstheme="minorHAnsi"/>
          <w:sz w:val="22"/>
          <w:szCs w:val="22"/>
        </w:rPr>
        <w:t>Programme</w:t>
      </w:r>
      <w:proofErr w:type="spellEnd"/>
      <w:r w:rsidRPr="00FF4A57">
        <w:rPr>
          <w:rFonts w:cstheme="minorHAnsi"/>
          <w:sz w:val="22"/>
          <w:szCs w:val="22"/>
        </w:rPr>
        <w:t xml:space="preserve"> (UNDP) in partnership with the Global Investors for Sustainable Development (GISD) Alliance, acts as a comprehensive resource offering crucial data and insights for investors to direct capital towards Sustainable Development Goals (SDGs). By employing a rigorous methodology rooted in extensive research and stakeholder input, it identifies global investment opportunities aligned with SDGs. Leveraging partnerships with specialized partners and UNDP Country Offices, the platform provides localized investment and impact data, aiding comprehensive understanding. Its goal is to empower investors with the necessary tools to drive capital towards SDGs while assisting countries in securing vital post-COVID-19 financing for advancement, ultimately benefiting both human well-being and environmental sustainability. The platform integrates UNDP’s </w:t>
      </w:r>
      <w:commentRangeStart w:id="314"/>
      <w:r w:rsidRPr="00FF4A57">
        <w:rPr>
          <w:rFonts w:cstheme="minorHAnsi"/>
          <w:b/>
          <w:sz w:val="22"/>
          <w:szCs w:val="22"/>
        </w:rPr>
        <w:t>SDG investor Map,</w:t>
      </w:r>
      <w:commentRangeEnd w:id="314"/>
      <w:r w:rsidRPr="00FF4A57">
        <w:rPr>
          <w:rStyle w:val="CommentReference"/>
          <w:rFonts w:cstheme="minorHAnsi"/>
          <w:sz w:val="22"/>
          <w:szCs w:val="22"/>
        </w:rPr>
        <w:commentReference w:id="314"/>
      </w:r>
      <w:r w:rsidRPr="00FF4A57">
        <w:rPr>
          <w:rFonts w:cstheme="minorHAnsi"/>
          <w:sz w:val="22"/>
          <w:szCs w:val="22"/>
        </w:rPr>
        <w:t xml:space="preserve"> a country-specific market intelligence tool that translates SDG needs and policy priorities into actionable investment opportunity areas.</w:t>
      </w:r>
    </w:p>
    <w:p w:rsidRPr="00FF4A57" w:rsidR="00C03DF6" w:rsidP="00FF4A57" w:rsidRDefault="00C03DF6" w14:paraId="37659354" w14:textId="77777777">
      <w:pPr>
        <w:spacing w:after="240" w:line="259" w:lineRule="auto"/>
        <w:jc w:val="both"/>
        <w:rPr>
          <w:rFonts w:cstheme="minorHAnsi"/>
          <w:sz w:val="22"/>
          <w:szCs w:val="22"/>
        </w:rPr>
      </w:pPr>
      <w:r w:rsidRPr="00FF4A57">
        <w:rPr>
          <w:rFonts w:cstheme="minorHAnsi"/>
          <w:noProof/>
          <w:sz w:val="22"/>
          <w:szCs w:val="22"/>
        </w:rPr>
        <w:lastRenderedPageBreak/>
        <mc:AlternateContent>
          <mc:Choice Requires="wps">
            <w:drawing>
              <wp:inline distT="0" distB="0" distL="0" distR="0" wp14:anchorId="4ED1DA6D" wp14:editId="2772F211">
                <wp:extent cx="5902036" cy="1603169"/>
                <wp:effectExtent l="0" t="0" r="3810" b="0"/>
                <wp:docPr id="52" name="Caixa de Texto 30"/>
                <wp:cNvGraphicFramePr/>
                <a:graphic xmlns:a="http://schemas.openxmlformats.org/drawingml/2006/main">
                  <a:graphicData uri="http://schemas.microsoft.com/office/word/2010/wordprocessingShape">
                    <wps:wsp>
                      <wps:cNvSpPr txBox="1"/>
                      <wps:spPr>
                        <a:xfrm>
                          <a:off x="0" y="0"/>
                          <a:ext cx="5902036" cy="1603169"/>
                        </a:xfrm>
                        <a:prstGeom prst="rect">
                          <a:avLst/>
                        </a:prstGeom>
                        <a:solidFill>
                          <a:schemeClr val="accent6">
                            <a:lumMod val="20000"/>
                            <a:lumOff val="80000"/>
                          </a:schemeClr>
                        </a:solidFill>
                        <a:ln w="6350">
                          <a:noFill/>
                        </a:ln>
                      </wps:spPr>
                      <wps:txbx>
                        <w:txbxContent>
                          <w:p w:rsidRPr="00620F6B" w:rsidR="008A2E3E" w:rsidP="00620F6B" w:rsidRDefault="008A2E3E" w14:paraId="02236DAE" w14:textId="77777777">
                            <w:pPr>
                              <w:spacing w:after="240" w:line="259" w:lineRule="auto"/>
                              <w:jc w:val="both"/>
                              <w:rPr>
                                <w:rFonts w:cstheme="minorHAnsi"/>
                                <w:sz w:val="22"/>
                              </w:rPr>
                            </w:pPr>
                            <w:r w:rsidRPr="00620F6B">
                              <w:rPr>
                                <w:rFonts w:cstheme="minorHAnsi"/>
                                <w:b/>
                                <w:sz w:val="22"/>
                              </w:rPr>
                              <w:t xml:space="preserve">SDG Investor Map: </w:t>
                            </w:r>
                            <w:r w:rsidRPr="00620F6B">
                              <w:rPr>
                                <w:rFonts w:cstheme="minorHAnsi"/>
                                <w:sz w:val="22"/>
                              </w:rPr>
                              <w:t xml:space="preserve">The SDG Investor Maps are country-specific tools developed by the United Nations Development </w:t>
                            </w:r>
                            <w:proofErr w:type="spellStart"/>
                            <w:r w:rsidRPr="00620F6B">
                              <w:rPr>
                                <w:rFonts w:cstheme="minorHAnsi"/>
                                <w:sz w:val="22"/>
                              </w:rPr>
                              <w:t>Programme</w:t>
                            </w:r>
                            <w:proofErr w:type="spellEnd"/>
                            <w:r w:rsidRPr="00620F6B">
                              <w:rPr>
                                <w:rFonts w:cstheme="minorHAnsi"/>
                                <w:sz w:val="22"/>
                              </w:rPr>
                              <w:t xml:space="preserve"> (UNDP) to bridge the gap between interest and investment in Sustainable Development Goals (SDGs). These innovative maps employ a rigorous eight-step methodology involving comprehensive desk research and consultations with public and private sectors within countries. By identifying overlaps between development needs and policy priorities, these maps validate potential impactful and investable business models. The goal is to transform SDG needs and policy priorities into actionable investment opportunities, directing capital towards emerging markets where SDG priorities align with government policies and market opportunities.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71" style="width:464.75pt;height:126.25pt;visibility:visible;mso-wrap-style:square;mso-left-percent:-10001;mso-top-percent:-10001;mso-position-horizontal:absolute;mso-position-horizontal-relative:char;mso-position-vertical:absolute;mso-position-vertical-relative:line;mso-left-percent:-10001;mso-top-percent:-10001;v-text-anchor:top"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" w14:anchorId="4ED1DA6D">
                <v:textbox>
                  <w:txbxContent>
                    <w:p w:rsidRPr="00620F6B" w:rsidR="008A2E3E" w:rsidP="00620F6B" w:rsidRDefault="008A2E3E" w14:paraId="02236DAE" w14:textId="77777777">
                      <w:pPr>
                        <w:spacing w:after="240" w:line="259" w:lineRule="auto"/>
                        <w:jc w:val="both"/>
                        <w:rPr>
                          <w:rFonts w:cstheme="minorHAnsi"/>
                          <w:sz w:val="22"/>
                        </w:rPr>
                      </w:pPr>
                      <w:r w:rsidRPr="00620F6B">
                        <w:rPr>
                          <w:rFonts w:cstheme="minorHAnsi"/>
                          <w:b/>
                          <w:sz w:val="22"/>
                        </w:rPr>
                        <w:t xml:space="preserve">SDG Investor Map: </w:t>
                      </w:r>
                      <w:r w:rsidRPr="00620F6B">
                        <w:rPr>
                          <w:rFonts w:cstheme="minorHAnsi"/>
                          <w:sz w:val="22"/>
                        </w:rPr>
                        <w:t xml:space="preserve">The SDG Investor Maps are country-specific tools developed by the United Nations Development </w:t>
                      </w:r>
                      <w:proofErr w:type="spellStart"/>
                      <w:r w:rsidRPr="00620F6B">
                        <w:rPr>
                          <w:rFonts w:cstheme="minorHAnsi"/>
                          <w:sz w:val="22"/>
                        </w:rPr>
                        <w:t>Programme</w:t>
                      </w:r>
                      <w:proofErr w:type="spellEnd"/>
                      <w:r w:rsidRPr="00620F6B">
                        <w:rPr>
                          <w:rFonts w:cstheme="minorHAnsi"/>
                          <w:sz w:val="22"/>
                        </w:rPr>
                        <w:t xml:space="preserve"> (UNDP) to bridge the gap between interest and investment in Sustainable Development Goals (SDGs). These innovative maps employ a rigorous eight-step methodology involving comprehensive desk research and consultations with public and private sectors within countries. By identifying overlaps between development needs and policy priorities, these maps validate potential impactful and investable business models. The goal is to transform SDG needs and policy priorities into actionable investment opportunities, directing capital towards emerging markets where SDG priorities align with government policies and market opportunities.</w:t>
                      </w:r>
                    </w:p>
                  </w:txbxContent>
                </v:textbox>
                <w10:anchorlock/>
              </v:shape>
            </w:pict>
          </mc:Fallback>
        </mc:AlternateContent>
      </w:r>
    </w:p>
    <w:p w:rsidRPr="00FF4A57" w:rsidR="00B658C4" w:rsidP="00FF4A57" w:rsidRDefault="00B658C4" w14:paraId="01237250" w14:textId="4EF29783">
      <w:pPr>
        <w:spacing w:after="240" w:line="259" w:lineRule="auto"/>
        <w:jc w:val="both"/>
        <w:rPr>
          <w:rFonts w:cstheme="minorHAnsi"/>
          <w:sz w:val="22"/>
          <w:szCs w:val="22"/>
        </w:rPr>
      </w:pPr>
      <w:commentRangeStart w:id="315"/>
      <w:r w:rsidRPr="00D5127D">
        <w:rPr>
          <w:rFonts w:cstheme="minorHAnsi"/>
          <w:b/>
          <w:sz w:val="22"/>
          <w:szCs w:val="22"/>
        </w:rPr>
        <w:t>Integrated National Financing Framework (INFF)</w:t>
      </w:r>
      <w:commentRangeEnd w:id="315"/>
      <w:r w:rsidRPr="00D5127D">
        <w:rPr>
          <w:b/>
        </w:rPr>
        <w:commentReference w:id="315"/>
      </w:r>
      <w:r w:rsidR="00D5127D">
        <w:rPr>
          <w:rFonts w:cstheme="minorHAnsi"/>
          <w:b/>
          <w:sz w:val="22"/>
          <w:szCs w:val="22"/>
        </w:rPr>
        <w:t xml:space="preserve">: </w:t>
      </w:r>
      <w:r w:rsidRPr="00FF4A57">
        <w:rPr>
          <w:rFonts w:cstheme="minorHAnsi"/>
          <w:sz w:val="22"/>
          <w:szCs w:val="22"/>
        </w:rPr>
        <w:t xml:space="preserve">The Integrated National Financing Frameworks (INFFs) are a mechanism designed to finance national sustainable development priorities and operationalize the Addis Ababa Action Agenda at the country level. They serve as a planning and delivery tool, bridging the gap between a country's sustainable development strategy and the means to finance and implement it, utilizing diverse public and private financing sources. INFFs aim to bolster planning processes, surmount obstacles, and mobilize resources—both domestic and global—to support sustainable development and the SDGs. These frameworks essentially guide the financing of national strategies and prioritize the accomplishment of the 2030 Agenda and its 17 SDGs. INFFs </w:t>
      </w:r>
      <w:r w:rsidRPr="00FF4A57" w:rsidR="008F494F">
        <w:rPr>
          <w:rFonts w:cstheme="minorHAnsi"/>
          <w:sz w:val="22"/>
          <w:szCs w:val="22"/>
        </w:rPr>
        <w:t xml:space="preserve">operate via four essential building blocks: assessment and diagnostics, financing strategy, monitoring and review, governance, and coordination. These blocks collectively enhance a nation's ability to strategically plan and manage sustainable development financing. Activities within each block iteratively reinforce progress in others, leveraging existing structures and mechanisms within national frameworks. While the core components remain constant, actions within these blocks vary by country, culminating in an INFF tailored to each nation's distinct capacities, vulnerabilities, and priorities. INFF are fostering integrated financing solutions advancing toward sustainable energy and other SDGs’ interlinkages in </w:t>
      </w:r>
      <w:commentRangeStart w:id="316"/>
      <w:r w:rsidRPr="00FF4A57" w:rsidR="008F494F">
        <w:rPr>
          <w:rFonts w:cstheme="minorHAnsi"/>
          <w:sz w:val="22"/>
          <w:szCs w:val="22"/>
        </w:rPr>
        <w:t xml:space="preserve">Tanzania </w:t>
      </w:r>
      <w:commentRangeEnd w:id="316"/>
      <w:r w:rsidRPr="00FF4A57" w:rsidR="008F494F">
        <w:rPr>
          <w:rFonts w:cstheme="minorHAnsi"/>
          <w:sz w:val="22"/>
          <w:szCs w:val="22"/>
        </w:rPr>
        <w:commentReference w:id="316"/>
      </w:r>
      <w:r w:rsidRPr="00FF4A57" w:rsidR="008F494F">
        <w:rPr>
          <w:rFonts w:cstheme="minorHAnsi"/>
          <w:sz w:val="22"/>
          <w:szCs w:val="22"/>
        </w:rPr>
        <w:t xml:space="preserve">and </w:t>
      </w:r>
      <w:commentRangeStart w:id="317"/>
      <w:r w:rsidRPr="00FF4A57" w:rsidR="008F494F">
        <w:rPr>
          <w:rFonts w:cstheme="minorHAnsi"/>
          <w:sz w:val="22"/>
          <w:szCs w:val="22"/>
        </w:rPr>
        <w:t>Azerbaijan</w:t>
      </w:r>
      <w:commentRangeEnd w:id="317"/>
      <w:r w:rsidRPr="00FF4A57" w:rsidR="008F494F">
        <w:rPr>
          <w:rFonts w:cstheme="minorHAnsi"/>
          <w:sz w:val="22"/>
          <w:szCs w:val="22"/>
        </w:rPr>
        <w:commentReference w:id="317"/>
      </w:r>
      <w:r w:rsidRPr="00FF4A57" w:rsidR="008F494F">
        <w:rPr>
          <w:rFonts w:cstheme="minorHAnsi"/>
          <w:sz w:val="22"/>
          <w:szCs w:val="22"/>
        </w:rPr>
        <w:t>.</w:t>
      </w:r>
    </w:p>
    <w:p w:rsidRPr="00620F6B" w:rsidR="00B658C4" w:rsidP="00620F6B" w:rsidRDefault="00B658C4" w14:paraId="15207EED" w14:textId="235353E6">
      <w:pPr>
        <w:spacing w:after="240" w:line="259" w:lineRule="auto"/>
        <w:jc w:val="center"/>
        <w:rPr>
          <w:rFonts w:cstheme="minorHAnsi"/>
          <w:sz w:val="20"/>
          <w:szCs w:val="22"/>
        </w:rPr>
      </w:pPr>
      <w:r w:rsidRPr="00620F6B">
        <w:rPr>
          <w:rFonts w:cstheme="minorHAnsi"/>
          <w:noProof/>
          <w:sz w:val="20"/>
          <w:szCs w:val="22"/>
        </w:rPr>
        <w:drawing>
          <wp:inline distT="0" distB="0" distL="0" distR="0" wp14:anchorId="2273FA8B" wp14:editId="24EDB07C">
            <wp:extent cx="2817628" cy="3130698"/>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19721" cy="3133023"/>
                    </a:xfrm>
                    <a:prstGeom prst="rect">
                      <a:avLst/>
                    </a:prstGeom>
                  </pic:spPr>
                </pic:pic>
              </a:graphicData>
            </a:graphic>
          </wp:inline>
        </w:drawing>
      </w:r>
    </w:p>
    <w:p w:rsidRPr="002E44FE" w:rsidR="00B658C4" w:rsidP="00620F6B" w:rsidRDefault="002E44FE" w14:paraId="775A5DFA" w14:textId="56DFF545">
      <w:pPr>
        <w:spacing w:after="240" w:line="259" w:lineRule="auto"/>
        <w:jc w:val="center"/>
        <w:rPr>
          <w:rFonts w:cstheme="minorHAnsi"/>
          <w:i/>
          <w:iCs/>
          <w:sz w:val="20"/>
          <w:szCs w:val="22"/>
        </w:rPr>
      </w:pPr>
      <w:r w:rsidRPr="00620F6B">
        <w:rPr>
          <w:rFonts w:cstheme="minorHAnsi"/>
          <w:i/>
          <w:iCs/>
          <w:sz w:val="20"/>
          <w:szCs w:val="22"/>
        </w:rPr>
        <w:lastRenderedPageBreak/>
        <w:t xml:space="preserve">Figure </w:t>
      </w:r>
      <w:r>
        <w:rPr>
          <w:rFonts w:cstheme="minorHAnsi"/>
          <w:i/>
          <w:iCs/>
          <w:sz w:val="20"/>
          <w:szCs w:val="22"/>
        </w:rPr>
        <w:t>15</w:t>
      </w:r>
      <w:r w:rsidRPr="00620F6B">
        <w:rPr>
          <w:rFonts w:cstheme="minorHAnsi"/>
          <w:i/>
          <w:iCs/>
          <w:sz w:val="20"/>
          <w:szCs w:val="22"/>
        </w:rPr>
        <w:t xml:space="preserve">. </w:t>
      </w:r>
      <w:r w:rsidRPr="002E44FE" w:rsidR="00B658C4">
        <w:rPr>
          <w:rFonts w:cstheme="minorHAnsi"/>
          <w:i/>
          <w:iCs/>
          <w:sz w:val="20"/>
          <w:szCs w:val="22"/>
        </w:rPr>
        <w:t>The INFF building blocks (</w:t>
      </w:r>
      <w:commentRangeStart w:id="318"/>
      <w:r w:rsidRPr="002E44FE" w:rsidR="00B658C4">
        <w:rPr>
          <w:rFonts w:cstheme="minorHAnsi"/>
          <w:i/>
          <w:iCs/>
          <w:sz w:val="20"/>
          <w:szCs w:val="22"/>
        </w:rPr>
        <w:t>INFF website</w:t>
      </w:r>
      <w:commentRangeEnd w:id="318"/>
      <w:r w:rsidRPr="002E44FE" w:rsidR="00B658C4">
        <w:rPr>
          <w:i/>
          <w:iCs/>
        </w:rPr>
        <w:commentReference w:id="318"/>
      </w:r>
      <w:r w:rsidRPr="002E44FE" w:rsidR="00B658C4">
        <w:rPr>
          <w:rFonts w:cstheme="minorHAnsi"/>
          <w:i/>
          <w:iCs/>
          <w:sz w:val="20"/>
          <w:szCs w:val="22"/>
        </w:rPr>
        <w:t>)</w:t>
      </w:r>
    </w:p>
    <w:p w:rsidRPr="00FF4A57" w:rsidR="008F494F" w:rsidP="00FF4A57" w:rsidRDefault="008F494F" w14:paraId="00AC055F" w14:textId="7B2CC347">
      <w:pPr>
        <w:spacing w:after="240" w:line="259" w:lineRule="auto"/>
        <w:jc w:val="both"/>
        <w:rPr>
          <w:rFonts w:cstheme="minorHAnsi"/>
          <w:sz w:val="22"/>
          <w:szCs w:val="22"/>
        </w:rPr>
      </w:pPr>
      <w:r w:rsidRPr="00FF4A57">
        <w:rPr>
          <w:rFonts w:cstheme="minorHAnsi"/>
          <w:noProof/>
          <w:sz w:val="22"/>
          <w:szCs w:val="22"/>
        </w:rPr>
        <mc:AlternateContent>
          <mc:Choice Requires="wps">
            <w:drawing>
              <wp:inline distT="0" distB="0" distL="0" distR="0" wp14:anchorId="7F4C772C" wp14:editId="032B45C4">
                <wp:extent cx="5902036" cy="2101933"/>
                <wp:effectExtent l="0" t="0" r="3810" b="0"/>
                <wp:docPr id="656227844" name="Caixa de Texto 30"/>
                <wp:cNvGraphicFramePr/>
                <a:graphic xmlns:a="http://schemas.openxmlformats.org/drawingml/2006/main">
                  <a:graphicData uri="http://schemas.microsoft.com/office/word/2010/wordprocessingShape">
                    <wps:wsp>
                      <wps:cNvSpPr txBox="1"/>
                      <wps:spPr>
                        <a:xfrm>
                          <a:off x="0" y="0"/>
                          <a:ext cx="5902036" cy="2101933"/>
                        </a:xfrm>
                        <a:prstGeom prst="rect">
                          <a:avLst/>
                        </a:prstGeom>
                        <a:solidFill>
                          <a:schemeClr val="accent6">
                            <a:lumMod val="20000"/>
                            <a:lumOff val="80000"/>
                          </a:schemeClr>
                        </a:solidFill>
                        <a:ln w="6350">
                          <a:noFill/>
                        </a:ln>
                      </wps:spPr>
                      <wps:txbx>
                        <w:txbxContent>
                          <w:p w:rsidRPr="00620F6B" w:rsidR="008A2E3E" w:rsidP="00620F6B" w:rsidRDefault="008A2E3E" w14:paraId="29F66BA5" w14:textId="6D8C6AE9">
                            <w:pPr>
                              <w:spacing w:after="240" w:line="259" w:lineRule="auto"/>
                              <w:jc w:val="both"/>
                              <w:rPr>
                                <w:b/>
                                <w:sz w:val="22"/>
                              </w:rPr>
                            </w:pPr>
                            <w:r w:rsidRPr="00620F6B">
                              <w:rPr>
                                <w:b/>
                                <w:sz w:val="22"/>
                              </w:rPr>
                              <w:t xml:space="preserve">Mobilizing private finance through INFF: </w:t>
                            </w:r>
                          </w:p>
                          <w:p w:rsidRPr="00620F6B" w:rsidR="008A2E3E" w:rsidP="00620F6B" w:rsidRDefault="008A2E3E" w14:paraId="5B3D5E33" w14:textId="77777777">
                            <w:pPr>
                              <w:spacing w:after="240" w:line="259" w:lineRule="auto"/>
                              <w:jc w:val="both"/>
                              <w:rPr>
                                <w:rFonts w:cstheme="minorHAnsi"/>
                                <w:sz w:val="22"/>
                              </w:rPr>
                            </w:pPr>
                            <w:r w:rsidRPr="00620F6B">
                              <w:rPr>
                                <w:rFonts w:cstheme="minorHAnsi"/>
                                <w:sz w:val="22"/>
                              </w:rPr>
                              <w:t xml:space="preserve">In Tanzania, INFFs are driving private investment by identifying SDG-aligned opportunities across sectors like agriculture, education, and renewable energy. Thirteen investment opportunity areas (IOAs) have been pinpointed, attracting investments in solar solutions for community systems and empowering rural women through edible oil crop farming. </w:t>
                            </w:r>
                          </w:p>
                          <w:p w:rsidRPr="00620F6B" w:rsidR="008A2E3E" w:rsidP="00620F6B" w:rsidRDefault="008A2E3E" w14:paraId="3EEE61E8" w14:textId="31531445">
                            <w:pPr>
                              <w:spacing w:after="240" w:line="259" w:lineRule="auto"/>
                              <w:jc w:val="both"/>
                              <w:rPr>
                                <w:rFonts w:cstheme="minorHAnsi"/>
                                <w:sz w:val="22"/>
                              </w:rPr>
                            </w:pPr>
                            <w:r w:rsidRPr="00620F6B">
                              <w:rPr>
                                <w:rFonts w:cstheme="minorHAnsi"/>
                                <w:sz w:val="22"/>
                              </w:rPr>
                              <w:t>In Azerbaijan, the INFF focuses on reducing fossil fuel dependence by steering investments toward green energy and sustainable agriculture. The government aims to collaborate with the private sector and global community to reshape policies, scale up SDG programs, and transition to a green growth economy, mitigating inequalities and environmental risks tied to the extractive industry.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72" style="width:464.75pt;height:165.5pt;visibility:visible;mso-wrap-style:square;mso-left-percent:-10001;mso-top-percent:-10001;mso-position-horizontal:absolute;mso-position-horizontal-relative:char;mso-position-vertical:absolute;mso-position-vertical-relative:line;mso-left-percent:-10001;mso-top-percent:-10001;v-text-anchor:top"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" w14:anchorId="7F4C772C">
                <v:textbox>
                  <w:txbxContent>
                    <w:p w:rsidRPr="00620F6B" w:rsidR="008A2E3E" w:rsidP="00620F6B" w:rsidRDefault="008A2E3E" w14:paraId="29F66BA5" w14:textId="6D8C6AE9">
                      <w:pPr>
                        <w:spacing w:after="240" w:line="259" w:lineRule="auto"/>
                        <w:jc w:val="both"/>
                        <w:rPr>
                          <w:b/>
                          <w:sz w:val="22"/>
                        </w:rPr>
                      </w:pPr>
                      <w:r w:rsidRPr="00620F6B">
                        <w:rPr>
                          <w:b/>
                          <w:sz w:val="22"/>
                        </w:rPr>
                        <w:t xml:space="preserve">Mobilizing private finance through INFF: </w:t>
                      </w:r>
                    </w:p>
                    <w:p w:rsidRPr="00620F6B" w:rsidR="008A2E3E" w:rsidP="00620F6B" w:rsidRDefault="008A2E3E" w14:paraId="5B3D5E33" w14:textId="77777777">
                      <w:pPr>
                        <w:spacing w:after="240" w:line="259" w:lineRule="auto"/>
                        <w:jc w:val="both"/>
                        <w:rPr>
                          <w:rFonts w:cstheme="minorHAnsi"/>
                          <w:sz w:val="22"/>
                        </w:rPr>
                      </w:pPr>
                      <w:r w:rsidRPr="00620F6B">
                        <w:rPr>
                          <w:rFonts w:cstheme="minorHAnsi"/>
                          <w:sz w:val="22"/>
                        </w:rPr>
                        <w:t xml:space="preserve">In Tanzania, INFFs are driving private investment by identifying SDG-aligned opportunities across sectors like agriculture, education, and renewable energy. Thirteen investment opportunity areas (IOAs) have been pinpointed, attracting investments in solar solutions for community systems and empowering rural women through edible oil crop farming. </w:t>
                      </w:r>
                    </w:p>
                    <w:p w:rsidRPr="00620F6B" w:rsidR="008A2E3E" w:rsidP="00620F6B" w:rsidRDefault="008A2E3E" w14:paraId="3EEE61E8" w14:textId="31531445">
                      <w:pPr>
                        <w:spacing w:after="240" w:line="259" w:lineRule="auto"/>
                        <w:jc w:val="both"/>
                        <w:rPr>
                          <w:rFonts w:cstheme="minorHAnsi"/>
                          <w:sz w:val="22"/>
                        </w:rPr>
                      </w:pPr>
                      <w:r w:rsidRPr="00620F6B">
                        <w:rPr>
                          <w:rFonts w:cstheme="minorHAnsi"/>
                          <w:sz w:val="22"/>
                        </w:rPr>
                        <w:t>In Azerbaijan, the INFF focuses on reducing fossil fuel dependence by steering investments toward green energy and sustainable agriculture. The government aims to collaborate with the private sector and global community to reshape policies, scale up SDG programs, and transition to a green growth economy, mitigating inequalities and environmental risks tied to the extractive industry.</w:t>
                      </w:r>
                    </w:p>
                  </w:txbxContent>
                </v:textbox>
                <w10:anchorlock/>
              </v:shape>
            </w:pict>
          </mc:Fallback>
        </mc:AlternateContent>
      </w:r>
    </w:p>
    <w:p w:rsidRPr="00FF4A57" w:rsidR="00C03DF6" w:rsidP="00FF4A57" w:rsidRDefault="00C03DF6" w14:paraId="4479A94E" w14:textId="18929618">
      <w:pPr>
        <w:spacing w:after="240" w:line="259" w:lineRule="auto"/>
        <w:jc w:val="both"/>
        <w:rPr>
          <w:rFonts w:cstheme="minorHAnsi"/>
          <w:sz w:val="22"/>
          <w:szCs w:val="22"/>
        </w:rPr>
      </w:pPr>
      <w:commentRangeStart w:id="319"/>
      <w:r w:rsidRPr="00D5127D">
        <w:rPr>
          <w:rFonts w:cstheme="minorHAnsi"/>
          <w:b/>
          <w:sz w:val="22"/>
          <w:szCs w:val="22"/>
        </w:rPr>
        <w:t>Climate Investment Platform</w:t>
      </w:r>
      <w:r w:rsidR="00D5127D">
        <w:rPr>
          <w:rFonts w:cstheme="minorHAnsi"/>
          <w:b/>
          <w:sz w:val="22"/>
          <w:szCs w:val="22"/>
        </w:rPr>
        <w:t xml:space="preserve">: </w:t>
      </w:r>
      <w:commentRangeEnd w:id="319"/>
      <w:r w:rsidRPr="00D5127D">
        <w:rPr>
          <w:b/>
        </w:rPr>
        <w:commentReference w:id="319"/>
      </w:r>
      <w:r w:rsidRPr="00FF4A57">
        <w:rPr>
          <w:rFonts w:cstheme="minorHAnsi"/>
          <w:sz w:val="22"/>
          <w:szCs w:val="22"/>
        </w:rPr>
        <w:t xml:space="preserve">The Climate Investment Platform (CIP), led by IRENA in collaboration with UNDP, </w:t>
      </w:r>
      <w:proofErr w:type="spellStart"/>
      <w:r w:rsidRPr="00FF4A57">
        <w:rPr>
          <w:rFonts w:cstheme="minorHAnsi"/>
          <w:sz w:val="22"/>
          <w:szCs w:val="22"/>
        </w:rPr>
        <w:t>SEforALL</w:t>
      </w:r>
      <w:proofErr w:type="spellEnd"/>
      <w:r w:rsidRPr="00FF4A57">
        <w:rPr>
          <w:rFonts w:cstheme="minorHAnsi"/>
          <w:sz w:val="22"/>
          <w:szCs w:val="22"/>
        </w:rPr>
        <w:t>, and GCF, aims to bolster renewable energy impact investing in developing nations. It offers tailored technical assistance and finance matchmaking to advance renewable energy technologies. The platform invites renewable energy projects aligned with SDGs and national climate priorities to seek support beyond conceptual stages. CIP's Investment Forums, organized around sub-regional clusters, focus on project pipeline development and dialogue fostering improved investment conditions. These forums aim to enhance bankable proposals, facilitate investment matchmaking, and encourage dialogue for better investment frameworks. The platform's strategic approach includes continuous support for projects attracting investor interest and capacity building for policy enhancement and technical areas, aiming to fortify renewable energy landscapes in developing countries.</w:t>
      </w:r>
    </w:p>
    <w:p w:rsidRPr="00FF4A57" w:rsidR="008E586A" w:rsidP="00FF4A57" w:rsidRDefault="008E586A" w14:paraId="392A7A11" w14:textId="41B47ACF">
      <w:pPr>
        <w:spacing w:after="240" w:line="259" w:lineRule="auto"/>
        <w:jc w:val="both"/>
        <w:rPr>
          <w:rFonts w:cstheme="minorHAnsi"/>
          <w:sz w:val="22"/>
          <w:szCs w:val="22"/>
        </w:rPr>
      </w:pPr>
      <w:commentRangeStart w:id="320"/>
      <w:r w:rsidRPr="00D5127D">
        <w:rPr>
          <w:rFonts w:cstheme="minorHAnsi"/>
          <w:b/>
          <w:sz w:val="22"/>
          <w:szCs w:val="22"/>
        </w:rPr>
        <w:t>Development Finance Assessment (DFA) tool</w:t>
      </w:r>
      <w:commentRangeEnd w:id="320"/>
      <w:r w:rsidRPr="00D5127D">
        <w:rPr>
          <w:b/>
        </w:rPr>
        <w:commentReference w:id="320"/>
      </w:r>
      <w:r w:rsidR="00D5127D">
        <w:rPr>
          <w:rFonts w:cstheme="minorHAnsi"/>
          <w:b/>
          <w:sz w:val="22"/>
          <w:szCs w:val="22"/>
        </w:rPr>
        <w:t xml:space="preserve">: </w:t>
      </w:r>
      <w:r w:rsidRPr="00FF4A57">
        <w:rPr>
          <w:rFonts w:cstheme="minorHAnsi"/>
          <w:sz w:val="22"/>
          <w:szCs w:val="22"/>
        </w:rPr>
        <w:t xml:space="preserve">The Development Finance Assessment (DFA) tool, led by the United Nations Development </w:t>
      </w:r>
      <w:proofErr w:type="spellStart"/>
      <w:r w:rsidRPr="00FF4A57">
        <w:rPr>
          <w:rFonts w:cstheme="minorHAnsi"/>
          <w:sz w:val="22"/>
          <w:szCs w:val="22"/>
        </w:rPr>
        <w:t>Programme</w:t>
      </w:r>
      <w:proofErr w:type="spellEnd"/>
      <w:r w:rsidRPr="00FF4A57">
        <w:rPr>
          <w:rFonts w:cstheme="minorHAnsi"/>
          <w:sz w:val="22"/>
          <w:szCs w:val="22"/>
        </w:rPr>
        <w:t xml:space="preserve"> (UNDP), serves as a multi-stakeholder mechanism addressing the complex challenge of financing the Sustainable Development Goals (SDGs). It aims to mobilize additional resources and optimize existing funds for sustainable development. The DFA operates as a government-led process, engaging various stakeholders from governments, private sectors, NGOs, and international financial institutions. Its analytical framework evaluates and enhances integrated planning and financing functions, fostering public-private collaboration and accountability. Through this approach, the DFA aims to bridge the gap between national planning and finance policies, fostering consensus-driven solutions and creating roadmaps for achieving SDGs. UNDP’s comprehensive guidebook supports countries in this endeavor, providing a structured approach for officials, UNDP offices, and diverse stakeholders involved in the DFA process, complemented by practical country examples to enhance SDG financing integration.</w:t>
      </w:r>
    </w:p>
    <w:p w:rsidRPr="00FF4A57" w:rsidR="008E586A" w:rsidP="00620F6B" w:rsidRDefault="008E586A" w14:paraId="4106D4F8" w14:textId="611378A5">
      <w:pPr>
        <w:spacing w:line="259" w:lineRule="auto"/>
        <w:jc w:val="center"/>
        <w:rPr>
          <w:rFonts w:cstheme="minorHAnsi"/>
          <w:sz w:val="22"/>
          <w:szCs w:val="22"/>
        </w:rPr>
      </w:pPr>
      <w:r w:rsidRPr="00FF4A57">
        <w:rPr>
          <w:rFonts w:cstheme="minorHAnsi"/>
          <w:noProof/>
          <w:sz w:val="22"/>
          <w:szCs w:val="22"/>
        </w:rPr>
        <w:lastRenderedPageBreak/>
        <w:drawing>
          <wp:inline distT="0" distB="0" distL="0" distR="0" wp14:anchorId="2F685050" wp14:editId="0FF5C127">
            <wp:extent cx="4737619" cy="2505315"/>
            <wp:effectExtent l="0" t="0" r="635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7861"/>
                    <a:stretch/>
                  </pic:blipFill>
                  <pic:spPr bwMode="auto">
                    <a:xfrm>
                      <a:off x="0" y="0"/>
                      <a:ext cx="4744623" cy="2509019"/>
                    </a:xfrm>
                    <a:prstGeom prst="rect">
                      <a:avLst/>
                    </a:prstGeom>
                    <a:ln>
                      <a:noFill/>
                    </a:ln>
                    <a:extLst>
                      <a:ext uri="{53640926-AAD7-44D8-BBD7-CCE9431645EC}">
                        <a14:shadowObscured xmlns:a14="http://schemas.microsoft.com/office/drawing/2010/main"/>
                      </a:ext>
                    </a:extLst>
                  </pic:spPr>
                </pic:pic>
              </a:graphicData>
            </a:graphic>
          </wp:inline>
        </w:drawing>
      </w:r>
    </w:p>
    <w:p w:rsidRPr="00FF4A57" w:rsidR="008E586A" w:rsidP="00620F6B" w:rsidRDefault="002E44FE" w14:paraId="43082C9B" w14:textId="40DCF86A">
      <w:pPr>
        <w:spacing w:line="259" w:lineRule="auto"/>
        <w:jc w:val="center"/>
        <w:rPr>
          <w:rFonts w:cstheme="minorHAnsi"/>
          <w:sz w:val="22"/>
          <w:szCs w:val="22"/>
        </w:rPr>
      </w:pPr>
      <w:r w:rsidRPr="00620F6B">
        <w:rPr>
          <w:rFonts w:cstheme="minorHAnsi"/>
          <w:i/>
          <w:iCs/>
          <w:sz w:val="20"/>
          <w:szCs w:val="22"/>
        </w:rPr>
        <w:t xml:space="preserve">Figure </w:t>
      </w:r>
      <w:r>
        <w:rPr>
          <w:rFonts w:cstheme="minorHAnsi"/>
          <w:i/>
          <w:iCs/>
          <w:sz w:val="20"/>
          <w:szCs w:val="22"/>
        </w:rPr>
        <w:t>16</w:t>
      </w:r>
      <w:r w:rsidRPr="00620F6B">
        <w:rPr>
          <w:rFonts w:cstheme="minorHAnsi"/>
          <w:i/>
          <w:iCs/>
          <w:sz w:val="20"/>
          <w:szCs w:val="22"/>
        </w:rPr>
        <w:t xml:space="preserve">. </w:t>
      </w:r>
      <w:commentRangeStart w:id="321"/>
      <w:r w:rsidRPr="00FF4A57" w:rsidR="008E586A">
        <w:rPr>
          <w:rFonts w:cstheme="minorHAnsi"/>
          <w:sz w:val="22"/>
          <w:szCs w:val="22"/>
        </w:rPr>
        <w:t>D</w:t>
      </w:r>
      <w:r>
        <w:rPr>
          <w:rFonts w:cstheme="minorHAnsi"/>
          <w:sz w:val="22"/>
          <w:szCs w:val="22"/>
        </w:rPr>
        <w:t xml:space="preserve">evelopment </w:t>
      </w:r>
      <w:r w:rsidRPr="00FF4A57" w:rsidR="008E586A">
        <w:rPr>
          <w:rFonts w:cstheme="minorHAnsi"/>
          <w:sz w:val="22"/>
          <w:szCs w:val="22"/>
        </w:rPr>
        <w:t>F</w:t>
      </w:r>
      <w:r>
        <w:rPr>
          <w:rFonts w:cstheme="minorHAnsi"/>
          <w:sz w:val="22"/>
          <w:szCs w:val="22"/>
        </w:rPr>
        <w:t xml:space="preserve">inance </w:t>
      </w:r>
      <w:r w:rsidRPr="00FF4A57">
        <w:rPr>
          <w:rFonts w:cstheme="minorHAnsi"/>
          <w:sz w:val="22"/>
          <w:szCs w:val="22"/>
        </w:rPr>
        <w:t>A</w:t>
      </w:r>
      <w:r>
        <w:rPr>
          <w:rFonts w:cstheme="minorHAnsi"/>
          <w:sz w:val="22"/>
          <w:szCs w:val="22"/>
        </w:rPr>
        <w:t xml:space="preserve">ssessment </w:t>
      </w:r>
      <w:commentRangeEnd w:id="321"/>
      <w:r w:rsidRPr="00FF4A57" w:rsidR="008E586A">
        <w:rPr>
          <w:rStyle w:val="CommentReference"/>
          <w:rFonts w:cstheme="minorHAnsi"/>
          <w:sz w:val="22"/>
          <w:szCs w:val="22"/>
        </w:rPr>
        <w:commentReference w:id="321"/>
      </w:r>
      <w:r w:rsidRPr="00FF4A57" w:rsidR="008E586A">
        <w:rPr>
          <w:rFonts w:cstheme="minorHAnsi"/>
          <w:sz w:val="22"/>
          <w:szCs w:val="22"/>
        </w:rPr>
        <w:t>process and roadmap</w:t>
      </w:r>
    </w:p>
    <w:p w:rsidRPr="00FF4A57" w:rsidR="008E586A" w:rsidP="00FF4A57" w:rsidRDefault="008E586A" w14:paraId="2F323C0A" w14:textId="353611C4">
      <w:pPr>
        <w:spacing w:line="259" w:lineRule="auto"/>
        <w:jc w:val="both"/>
        <w:rPr>
          <w:rFonts w:cstheme="minorHAnsi"/>
          <w:sz w:val="22"/>
          <w:szCs w:val="22"/>
        </w:rPr>
      </w:pPr>
    </w:p>
    <w:p w:rsidRPr="00FF4A57" w:rsidR="00C60BC5" w:rsidP="00FF4A57" w:rsidRDefault="00C60BC5" w14:paraId="37426FAB" w14:textId="62449B3E">
      <w:pPr>
        <w:spacing w:after="240" w:line="259" w:lineRule="auto"/>
        <w:jc w:val="both"/>
        <w:rPr>
          <w:rFonts w:cstheme="minorHAnsi"/>
          <w:sz w:val="22"/>
          <w:szCs w:val="22"/>
        </w:rPr>
      </w:pPr>
      <w:r w:rsidRPr="00D5127D">
        <w:rPr>
          <w:rFonts w:cstheme="minorHAnsi"/>
          <w:b/>
          <w:sz w:val="22"/>
          <w:szCs w:val="22"/>
        </w:rPr>
        <w:t>The Budget Intelligence Toolkit (BIT)</w:t>
      </w:r>
      <w:r w:rsidR="00D5127D">
        <w:rPr>
          <w:rFonts w:cstheme="minorHAnsi"/>
          <w:b/>
          <w:sz w:val="22"/>
          <w:szCs w:val="22"/>
        </w:rPr>
        <w:t xml:space="preserve">: </w:t>
      </w:r>
      <w:r w:rsidRPr="00FF4A57">
        <w:rPr>
          <w:rFonts w:cstheme="minorHAnsi"/>
          <w:sz w:val="22"/>
          <w:szCs w:val="22"/>
        </w:rPr>
        <w:t xml:space="preserve">The </w:t>
      </w:r>
      <w:commentRangeStart w:id="322"/>
      <w:r w:rsidRPr="00FF4A57">
        <w:rPr>
          <w:rFonts w:cstheme="minorHAnsi"/>
          <w:sz w:val="22"/>
          <w:szCs w:val="22"/>
        </w:rPr>
        <w:t xml:space="preserve">Budget Intelligence Toolkit </w:t>
      </w:r>
      <w:commentRangeEnd w:id="322"/>
      <w:r w:rsidRPr="00D5127D">
        <w:commentReference w:id="322"/>
      </w:r>
      <w:r w:rsidRPr="00FF4A57">
        <w:rPr>
          <w:rFonts w:cstheme="minorHAnsi"/>
          <w:sz w:val="22"/>
          <w:szCs w:val="22"/>
        </w:rPr>
        <w:t>(BIT) by the United Nations Economic and Social Commission for Western Asia (UN ESCWA) utilizes machine learning for fiscal incidence analysis on budget expenditures and their impacts on the 17 SDGs and over 100 measurable indicators. It aims to enhance public financial management across planning, spending, delivery, and evaluation stages. By identifying budget allocations positively influencing SDG progress, it aids policymakers in optimizing public spending. The BIT was piloted in Egypt, revealing numerous direct and indirect links between government expenditures and SDG performance, indicating the country's potential for SDG progress through its spending patterns. This tool offers insights to optimize spending efficiency, assess impacts, and align budgets effectively with SDG objectives, partnering with ministries, central banks, and national stakeholders.</w:t>
      </w:r>
    </w:p>
    <w:p w:rsidRPr="00FF4A57" w:rsidR="00C60BC5" w:rsidP="00FF4A57" w:rsidRDefault="00C60BC5" w14:paraId="0AC2BC54" w14:textId="77777777">
      <w:pPr>
        <w:spacing w:after="240" w:line="259" w:lineRule="auto"/>
        <w:jc w:val="both"/>
        <w:rPr>
          <w:rFonts w:cstheme="minorHAnsi"/>
          <w:sz w:val="22"/>
          <w:szCs w:val="22"/>
        </w:rPr>
      </w:pPr>
      <w:r w:rsidRPr="00FF4A57">
        <w:rPr>
          <w:rFonts w:cstheme="minorHAnsi"/>
          <w:noProof/>
          <w:sz w:val="22"/>
          <w:szCs w:val="22"/>
        </w:rPr>
        <mc:AlternateContent>
          <mc:Choice Requires="wps">
            <w:drawing>
              <wp:inline distT="0" distB="0" distL="0" distR="0" wp14:anchorId="6BBFA7BF" wp14:editId="7D649FAB">
                <wp:extent cx="5902036" cy="1045029"/>
                <wp:effectExtent l="0" t="0" r="3810" b="3175"/>
                <wp:docPr id="63" name="Caixa de Texto 30"/>
                <wp:cNvGraphicFramePr/>
                <a:graphic xmlns:a="http://schemas.openxmlformats.org/drawingml/2006/main">
                  <a:graphicData uri="http://schemas.microsoft.com/office/word/2010/wordprocessingShape">
                    <wps:wsp>
                      <wps:cNvSpPr txBox="1"/>
                      <wps:spPr>
                        <a:xfrm>
                          <a:off x="0" y="0"/>
                          <a:ext cx="5902036" cy="1045029"/>
                        </a:xfrm>
                        <a:prstGeom prst="rect">
                          <a:avLst/>
                        </a:prstGeom>
                        <a:solidFill>
                          <a:schemeClr val="accent6">
                            <a:lumMod val="20000"/>
                            <a:lumOff val="80000"/>
                          </a:schemeClr>
                        </a:solidFill>
                        <a:ln w="6350">
                          <a:noFill/>
                        </a:ln>
                      </wps:spPr>
                      <wps:txbx>
                        <w:txbxContent>
                          <w:p w:rsidRPr="00620F6B" w:rsidR="008A2E3E" w:rsidP="00620F6B" w:rsidRDefault="008A2E3E" w14:paraId="4D935001" w14:textId="77777777">
                            <w:pPr>
                              <w:spacing w:after="240" w:line="259" w:lineRule="auto"/>
                              <w:jc w:val="both"/>
                              <w:rPr>
                                <w:rFonts w:cstheme="minorHAnsi"/>
                                <w:sz w:val="22"/>
                              </w:rPr>
                            </w:pPr>
                            <w:r w:rsidRPr="00620F6B">
                              <w:rPr>
                                <w:rFonts w:cstheme="minorHAnsi"/>
                                <w:b/>
                                <w:sz w:val="22"/>
                              </w:rPr>
                              <w:t>BIT outcomes in Egypt:</w:t>
                            </w:r>
                            <w:r w:rsidRPr="00620F6B">
                              <w:rPr>
                                <w:rFonts w:cstheme="minorHAnsi"/>
                                <w:sz w:val="22"/>
                              </w:rPr>
                              <w:t xml:space="preserve"> In Egypt's fiscal year 2020, over a quarter of the budget supported "people" and "prosperity," with significant allocations to infrastructure, utilities, and economic growth. This allocation strategy notably improved outcomes related to SDGs 3, 4, 6, 7, and 8, especially in health, education, water, sanitation, energy, and economic growth. On average, 34% of government spending contributed to advancing social protection linked to SDGs 1, 2, 3, 4, and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73" style="width:464.75pt;height:82.3pt;visibility:visible;mso-wrap-style:square;mso-left-percent:-10001;mso-top-percent:-10001;mso-position-horizontal:absolute;mso-position-horizontal-relative:char;mso-position-vertical:absolute;mso-position-vertical-relative:line;mso-left-percent:-10001;mso-top-percent:-10001;v-text-anchor:top"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" w14:anchorId="6BBFA7BF">
                <v:textbox>
                  <w:txbxContent>
                    <w:p w:rsidRPr="00620F6B" w:rsidR="008A2E3E" w:rsidP="00620F6B" w:rsidRDefault="008A2E3E" w14:paraId="4D935001" w14:textId="77777777">
                      <w:pPr>
                        <w:spacing w:after="240" w:line="259" w:lineRule="auto"/>
                        <w:jc w:val="both"/>
                        <w:rPr>
                          <w:rFonts w:cstheme="minorHAnsi"/>
                          <w:sz w:val="22"/>
                        </w:rPr>
                      </w:pPr>
                      <w:r w:rsidRPr="00620F6B">
                        <w:rPr>
                          <w:rFonts w:cstheme="minorHAnsi"/>
                          <w:b/>
                          <w:sz w:val="22"/>
                        </w:rPr>
                        <w:t>BIT outcomes in Egypt:</w:t>
                      </w:r>
                      <w:r w:rsidRPr="00620F6B">
                        <w:rPr>
                          <w:rFonts w:cstheme="minorHAnsi"/>
                          <w:sz w:val="22"/>
                        </w:rPr>
                        <w:t xml:space="preserve"> In Egypt's fiscal year 2020, over a quarter of the budget supported "people" and "prosperity," with significant allocations to infrastructure, utilities, and economic growth. This allocation strategy notably improved outcomes related to SDGs 3, 4, 6, 7, and 8, especially in health, education, water, sanitation, energy, and economic growth. On average, 34% of government spending contributed to advancing social protection linked to SDGs 1, 2, 3, 4, and 11.</w:t>
                      </w:r>
                    </w:p>
                  </w:txbxContent>
                </v:textbox>
                <w10:anchorlock/>
              </v:shape>
            </w:pict>
          </mc:Fallback>
        </mc:AlternateContent>
      </w:r>
    </w:p>
    <w:p w:rsidRPr="00FF4A57" w:rsidR="00C03DF6" w:rsidP="4B930FF3" w:rsidRDefault="4F64C18D" w14:paraId="5786DBB1" w14:textId="494CCAA4">
      <w:pPr>
        <w:spacing w:after="240" w:line="259" w:lineRule="auto"/>
        <w:jc w:val="both"/>
        <w:rPr>
          <w:sz w:val="22"/>
          <w:szCs w:val="22"/>
        </w:rPr>
      </w:pPr>
      <w:commentRangeStart w:id="323"/>
      <w:r w:rsidRPr="4B930FF3">
        <w:rPr>
          <w:b/>
          <w:bCs/>
          <w:sz w:val="22"/>
          <w:szCs w:val="22"/>
        </w:rPr>
        <w:t>Financing</w:t>
      </w:r>
      <w:commentRangeEnd w:id="323"/>
      <w:r w:rsidR="00C03DF6">
        <w:commentReference w:id="323"/>
      </w:r>
      <w:r w:rsidRPr="4B930FF3">
        <w:rPr>
          <w:b/>
          <w:bCs/>
          <w:sz w:val="22"/>
          <w:szCs w:val="22"/>
        </w:rPr>
        <w:t xml:space="preserve"> the 2030 Agenda, Guidebook for UNDP Country Offices</w:t>
      </w:r>
      <w:r w:rsidRPr="4B930FF3" w:rsidR="707B8861">
        <w:rPr>
          <w:sz w:val="22"/>
          <w:szCs w:val="22"/>
        </w:rPr>
        <w:t xml:space="preserve">: </w:t>
      </w:r>
      <w:r w:rsidRPr="4B930FF3">
        <w:rPr>
          <w:sz w:val="22"/>
          <w:szCs w:val="22"/>
        </w:rPr>
        <w:t>UNDP developed the “An Introductory Guidebook for UNDP Country Offices”. This guidebook provides an overview of current and recent trends in financing for development and explores their implications for the financing of the 2030 Agenda. Then UNDP’s approach for providing country level support on financing for development is also presented. Then is detailed UNDP’s current portfolio of work on financing for development, and information on the tools and services provide</w:t>
      </w:r>
      <w:r w:rsidRPr="4B930FF3" w:rsidR="4E1731E8">
        <w:rPr>
          <w:sz w:val="22"/>
          <w:szCs w:val="22"/>
        </w:rPr>
        <w:t>d</w:t>
      </w:r>
      <w:r w:rsidRPr="4B930FF3">
        <w:rPr>
          <w:sz w:val="22"/>
          <w:szCs w:val="22"/>
        </w:rPr>
        <w:t xml:space="preserve">, and where to source more information. </w:t>
      </w:r>
      <w:r w:rsidRPr="4B930FF3" w:rsidR="4E1731E8">
        <w:rPr>
          <w:sz w:val="22"/>
          <w:szCs w:val="22"/>
        </w:rPr>
        <w:t>Finally,</w:t>
      </w:r>
      <w:r w:rsidRPr="4B930FF3">
        <w:rPr>
          <w:sz w:val="22"/>
          <w:szCs w:val="22"/>
        </w:rPr>
        <w:t xml:space="preserve"> the guidebook describes some of the most widely-used financial instruments as well as innovative finance mechanisms and looks at their pros and cons (</w:t>
      </w:r>
      <w:commentRangeStart w:id="324"/>
      <w:r w:rsidRPr="4B930FF3">
        <w:rPr>
          <w:sz w:val="22"/>
          <w:szCs w:val="22"/>
        </w:rPr>
        <w:t>UNDP, 2018</w:t>
      </w:r>
      <w:commentRangeEnd w:id="324"/>
      <w:r w:rsidR="00C03DF6">
        <w:commentReference w:id="324"/>
      </w:r>
      <w:r w:rsidRPr="4B930FF3">
        <w:rPr>
          <w:sz w:val="22"/>
          <w:szCs w:val="22"/>
        </w:rPr>
        <w:t>)</w:t>
      </w:r>
      <w:r w:rsidRPr="4B930FF3" w:rsidR="4E1731E8">
        <w:rPr>
          <w:sz w:val="22"/>
          <w:szCs w:val="22"/>
        </w:rPr>
        <w:t>.</w:t>
      </w:r>
    </w:p>
    <w:p w:rsidRPr="00FF4A57" w:rsidR="004C478F" w:rsidP="592E2D9C" w:rsidRDefault="004C478F" w14:paraId="1EFA8063" w14:textId="004FBBCB">
      <w:pPr>
        <w:spacing w:after="240" w:line="259" w:lineRule="auto"/>
        <w:jc w:val="both"/>
        <w:rPr>
          <w:sz w:val="22"/>
          <w:szCs w:val="22"/>
        </w:rPr>
      </w:pPr>
      <w:r w:rsidRPr="00FF4A57">
        <w:rPr>
          <w:rFonts w:cstheme="minorHAnsi"/>
          <w:noProof/>
          <w:sz w:val="22"/>
          <w:szCs w:val="22"/>
        </w:rPr>
        <w:lastRenderedPageBreak/>
        <mc:AlternateContent>
          <mc:Choice Requires="wps">
            <w:drawing>
              <wp:inline distT="0" distB="0" distL="0" distR="0" wp14:anchorId="0DE40ADA" wp14:editId="0F793722">
                <wp:extent cx="5902036" cy="3087585"/>
                <wp:effectExtent l="0" t="0" r="3810" b="0"/>
                <wp:docPr id="656227843" name="Caixa de Texto 30"/>
                <wp:cNvGraphicFramePr/>
                <a:graphic xmlns:a="http://schemas.openxmlformats.org/drawingml/2006/main">
                  <a:graphicData uri="http://schemas.microsoft.com/office/word/2010/wordprocessingShape">
                    <wps:wsp>
                      <wps:cNvSpPr txBox="1"/>
                      <wps:spPr>
                        <a:xfrm>
                          <a:off x="0" y="0"/>
                          <a:ext cx="5902036" cy="3087585"/>
                        </a:xfrm>
                        <a:prstGeom prst="rect">
                          <a:avLst/>
                        </a:prstGeom>
                        <a:solidFill>
                          <a:schemeClr val="accent6">
                            <a:lumMod val="20000"/>
                            <a:lumOff val="80000"/>
                          </a:schemeClr>
                        </a:solidFill>
                        <a:ln w="6350">
                          <a:noFill/>
                        </a:ln>
                      </wps:spPr>
                      <wps:txbx>
                        <w:txbxContent>
                          <w:p w:rsidRPr="00D5127D" w:rsidR="008A2E3E" w:rsidP="00620F6B" w:rsidRDefault="008A2E3E" w14:paraId="34C0C0E7" w14:textId="04BCA801">
                            <w:pPr>
                              <w:spacing w:after="240" w:line="259" w:lineRule="auto"/>
                              <w:jc w:val="both"/>
                              <w:rPr>
                                <w:rFonts w:cstheme="minorHAnsi"/>
                                <w:b/>
                                <w:sz w:val="22"/>
                                <w:szCs w:val="20"/>
                              </w:rPr>
                            </w:pPr>
                            <w:r w:rsidRPr="00D5127D">
                              <w:rPr>
                                <w:rFonts w:cstheme="minorHAnsi"/>
                                <w:b/>
                                <w:sz w:val="22"/>
                                <w:szCs w:val="20"/>
                              </w:rPr>
                              <w:t xml:space="preserve">Additional Resources: </w:t>
                            </w:r>
                          </w:p>
                          <w:p w:rsidRPr="00D5127D" w:rsidR="008A2E3E" w:rsidP="00620F6B" w:rsidRDefault="008A2E3E" w14:paraId="6818F297" w14:textId="77777777">
                            <w:pPr>
                              <w:spacing w:line="259" w:lineRule="auto"/>
                              <w:jc w:val="both"/>
                              <w:rPr>
                                <w:sz w:val="20"/>
                                <w:szCs w:val="20"/>
                              </w:rPr>
                            </w:pPr>
                            <w:r w:rsidRPr="00D5127D">
                              <w:rPr>
                                <w:sz w:val="20"/>
                                <w:szCs w:val="20"/>
                              </w:rPr>
                              <w:t>The Case for Long-Term SDG Financing</w:t>
                            </w:r>
                          </w:p>
                          <w:p w:rsidRPr="00D5127D" w:rsidR="008A2E3E" w:rsidP="00620F6B" w:rsidRDefault="00000000" w14:paraId="5485D9BF" w14:textId="30707E23">
                            <w:pPr>
                              <w:spacing w:after="240" w:line="259" w:lineRule="auto"/>
                              <w:jc w:val="both"/>
                              <w:rPr>
                                <w:rFonts w:cstheme="minorHAnsi"/>
                                <w:sz w:val="20"/>
                                <w:szCs w:val="20"/>
                              </w:rPr>
                            </w:pPr>
                            <w:hyperlink w:history="1" r:id="rId39">
                              <w:r w:rsidRPr="00D5127D" w:rsidR="008A2E3E">
                                <w:rPr>
                                  <w:rStyle w:val="Hyperlink"/>
                                  <w:rFonts w:cstheme="minorHAnsi"/>
                                  <w:sz w:val="20"/>
                                  <w:szCs w:val="20"/>
                                </w:rPr>
                                <w:t>https://irp.cdn-website.com/be6d1d56/files/uploaded/the-case-for-long-term-sdg-financing-e3a35f12.pdf</w:t>
                              </w:r>
                            </w:hyperlink>
                          </w:p>
                          <w:p w:rsidRPr="00D5127D" w:rsidR="008A2E3E" w:rsidP="00620F6B" w:rsidRDefault="008A2E3E" w14:paraId="66A3D1D0" w14:textId="2935FB62">
                            <w:pPr>
                              <w:spacing w:line="259" w:lineRule="auto"/>
                              <w:jc w:val="both"/>
                              <w:rPr>
                                <w:rFonts w:cstheme="minorHAnsi"/>
                                <w:sz w:val="20"/>
                                <w:szCs w:val="20"/>
                              </w:rPr>
                            </w:pPr>
                            <w:r w:rsidRPr="00D5127D">
                              <w:rPr>
                                <w:sz w:val="20"/>
                                <w:szCs w:val="20"/>
                              </w:rPr>
                              <w:t xml:space="preserve">SUSTAINABLE DEVELOPMENT REPORT 2023 Implementing the SDG Stimulus </w:t>
                            </w:r>
                          </w:p>
                          <w:p w:rsidRPr="00D5127D" w:rsidR="008A2E3E" w:rsidP="00620F6B" w:rsidRDefault="00000000" w14:paraId="7EFCCEF3" w14:textId="5A8ADB94">
                            <w:pPr>
                              <w:spacing w:after="240" w:line="259" w:lineRule="auto"/>
                              <w:jc w:val="both"/>
                              <w:rPr>
                                <w:rFonts w:cstheme="minorHAnsi"/>
                                <w:sz w:val="20"/>
                                <w:szCs w:val="20"/>
                              </w:rPr>
                            </w:pPr>
                            <w:hyperlink w:history="1" r:id="rId40">
                              <w:r w:rsidRPr="00D5127D" w:rsidR="008A2E3E">
                                <w:rPr>
                                  <w:rStyle w:val="Hyperlink"/>
                                  <w:rFonts w:cstheme="minorHAnsi"/>
                                  <w:sz w:val="20"/>
                                  <w:szCs w:val="20"/>
                                </w:rPr>
                                <w:t>https://s3.amazonaws.com/sustainabledevelopment.report/2023/sustainable-development-report-2023.pdf</w:t>
                              </w:r>
                            </w:hyperlink>
                          </w:p>
                          <w:p w:rsidRPr="00D5127D" w:rsidR="008A2E3E" w:rsidP="00620F6B" w:rsidRDefault="008A2E3E" w14:paraId="025CB8CD" w14:textId="245BA388">
                            <w:pPr>
                              <w:spacing w:line="259" w:lineRule="auto"/>
                              <w:jc w:val="both"/>
                              <w:rPr>
                                <w:sz w:val="20"/>
                                <w:szCs w:val="20"/>
                              </w:rPr>
                            </w:pPr>
                            <w:r w:rsidRPr="00D5127D">
                              <w:rPr>
                                <w:sz w:val="20"/>
                                <w:szCs w:val="20"/>
                              </w:rPr>
                              <w:t>FACILITATING INVESTMENT IN THE SUSTAINABLE DEVELOPMENT GOALS</w:t>
                            </w:r>
                          </w:p>
                          <w:p w:rsidRPr="00D5127D" w:rsidR="008A2E3E" w:rsidP="00620F6B" w:rsidRDefault="00000000" w14:paraId="6A9D55EC" w14:textId="7498DF01">
                            <w:pPr>
                              <w:spacing w:after="240" w:line="259" w:lineRule="auto"/>
                              <w:jc w:val="both"/>
                              <w:rPr>
                                <w:rFonts w:cstheme="minorHAnsi"/>
                                <w:sz w:val="20"/>
                                <w:szCs w:val="20"/>
                              </w:rPr>
                            </w:pPr>
                            <w:hyperlink w:history="1" r:id="rId41">
                              <w:r w:rsidRPr="00D5127D" w:rsidR="008A2E3E">
                                <w:rPr>
                                  <w:rStyle w:val="Hyperlink"/>
                                  <w:rFonts w:cstheme="minorHAnsi"/>
                                  <w:sz w:val="20"/>
                                  <w:szCs w:val="20"/>
                                </w:rPr>
                                <w:t>https://unctad.org/system/files/official-document/diaepcb2022d3_en.pdf</w:t>
                              </w:r>
                            </w:hyperlink>
                          </w:p>
                          <w:p w:rsidRPr="00D5127D" w:rsidR="008A2E3E" w:rsidP="00620F6B" w:rsidRDefault="008A2E3E" w14:paraId="6FDDF26F" w14:textId="071259EE">
                            <w:pPr>
                              <w:spacing w:line="259" w:lineRule="auto"/>
                              <w:jc w:val="both"/>
                              <w:rPr>
                                <w:sz w:val="20"/>
                                <w:szCs w:val="20"/>
                              </w:rPr>
                            </w:pPr>
                            <w:r w:rsidRPr="00D5127D">
                              <w:rPr>
                                <w:sz w:val="20"/>
                                <w:szCs w:val="20"/>
                              </w:rPr>
                              <w:t>FINANCING THE SUSTAINABLE DEVELOPMENT GOALS THE CONTRIBUTIONS OF THE MULTILATERAL DEVELOPMENT BANKS</w:t>
                            </w:r>
                          </w:p>
                          <w:p w:rsidRPr="00D5127D" w:rsidR="008A2E3E" w:rsidP="00620F6B" w:rsidRDefault="00000000" w14:paraId="6610BB07" w14:textId="14ABF3C4">
                            <w:pPr>
                              <w:spacing w:after="240" w:line="259" w:lineRule="auto"/>
                              <w:jc w:val="both"/>
                              <w:rPr>
                                <w:rFonts w:cstheme="minorHAnsi"/>
                                <w:sz w:val="20"/>
                                <w:szCs w:val="20"/>
                              </w:rPr>
                            </w:pPr>
                            <w:hyperlink w:history="1" r:id="rId42">
                              <w:r w:rsidRPr="00D5127D" w:rsidR="008A2E3E">
                                <w:rPr>
                                  <w:rStyle w:val="Hyperlink"/>
                                  <w:rFonts w:cstheme="minorHAnsi"/>
                                  <w:sz w:val="20"/>
                                  <w:szCs w:val="20"/>
                                </w:rPr>
                                <w:t>https://www.un.org/ohrlls/sites/www.un.org.ohrlls/files/mdb.pdf</w:t>
                              </w:r>
                            </w:hyperlink>
                          </w:p>
                          <w:p w:rsidRPr="00D5127D" w:rsidR="008A2E3E" w:rsidP="00620F6B" w:rsidRDefault="008A2E3E" w14:paraId="4D71DE85" w14:textId="21FFEE6E">
                            <w:pPr>
                              <w:spacing w:line="259" w:lineRule="auto"/>
                              <w:jc w:val="both"/>
                              <w:rPr>
                                <w:sz w:val="20"/>
                                <w:szCs w:val="20"/>
                              </w:rPr>
                            </w:pPr>
                            <w:r w:rsidRPr="00D5127D">
                              <w:rPr>
                                <w:sz w:val="20"/>
                                <w:szCs w:val="20"/>
                              </w:rPr>
                              <w:t>SCALING FINANCE FOR THE SUSTAINABLE DEVELOPMENT GOALS Foreign Direct Investment, Financial Intermediation and Public-Private Partnerships</w:t>
                            </w:r>
                          </w:p>
                          <w:p w:rsidRPr="00D5127D" w:rsidR="008A2E3E" w:rsidP="00620F6B" w:rsidRDefault="00000000" w14:paraId="726AA476" w14:textId="3BA1E10C">
                            <w:pPr>
                              <w:spacing w:line="259" w:lineRule="auto"/>
                              <w:jc w:val="both"/>
                              <w:rPr>
                                <w:rFonts w:cstheme="minorHAnsi"/>
                                <w:sz w:val="20"/>
                                <w:szCs w:val="20"/>
                              </w:rPr>
                            </w:pPr>
                            <w:hyperlink w:history="1" r:id="rId43">
                              <w:r w:rsidRPr="00D5127D" w:rsidR="008A2E3E">
                                <w:rPr>
                                  <w:rStyle w:val="Hyperlink"/>
                                  <w:rFonts w:cstheme="minorHAnsi"/>
                                  <w:sz w:val="20"/>
                                  <w:szCs w:val="20"/>
                                </w:rPr>
                                <w:t>https://globalcompact.no/app/uploads/2020/01/Scaling-SDG-Finance.pdf</w:t>
                              </w:r>
                            </w:hyperlink>
                          </w:p>
                          <w:p w:rsidR="008A2E3E" w:rsidP="004C478F" w:rsidRDefault="008A2E3E" w14:paraId="6937CE52" w14:textId="77777777">
                            <w:pPr>
                              <w:spacing w:after="240"/>
                              <w:jc w:val="both"/>
                              <w:rPr>
                                <w:rFonts w:cstheme="minorHAnsi"/>
                              </w:rPr>
                            </w:pPr>
                          </w:p>
                          <w:p w:rsidRPr="001467E9" w:rsidR="008A2E3E" w:rsidP="004C478F" w:rsidRDefault="008A2E3E" w14:paraId="7B25B326" w14:textId="77777777">
                            <w:pPr>
                              <w:spacing w:after="240"/>
                              <w:jc w:val="both"/>
                              <w:rPr>
                                <w:rFonts w:cstheme="min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74" style="width:464.75pt;height:243.1pt;visibility:visible;mso-wrap-style:square;mso-left-percent:-10001;mso-top-percent:-10001;mso-position-horizontal:absolute;mso-position-horizontal-relative:char;mso-position-vertical:absolute;mso-position-vertical-relative:line;mso-left-percent:-10001;mso-top-percent:-10001;v-text-anchor:top" fillcolor="#e2efd9 [665]"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" w14:anchorId="0DE40ADA">
                <v:textbox>
                  <w:txbxContent>
                    <w:p w:rsidRPr="00D5127D" w:rsidR="008A2E3E" w:rsidP="00620F6B" w:rsidRDefault="008A2E3E" w14:paraId="34C0C0E7" w14:textId="04BCA801">
                      <w:pPr>
                        <w:spacing w:after="240" w:line="259" w:lineRule="auto"/>
                        <w:jc w:val="both"/>
                        <w:rPr>
                          <w:rFonts w:cstheme="minorHAnsi"/>
                          <w:b/>
                          <w:sz w:val="22"/>
                          <w:szCs w:val="20"/>
                        </w:rPr>
                      </w:pPr>
                      <w:r w:rsidRPr="00D5127D">
                        <w:rPr>
                          <w:rFonts w:cstheme="minorHAnsi"/>
                          <w:b/>
                          <w:sz w:val="22"/>
                          <w:szCs w:val="20"/>
                        </w:rPr>
                        <w:t xml:space="preserve">Additional Resources: </w:t>
                      </w:r>
                    </w:p>
                    <w:p w:rsidRPr="00D5127D" w:rsidR="008A2E3E" w:rsidP="00620F6B" w:rsidRDefault="008A2E3E" w14:paraId="6818F297" w14:textId="77777777">
                      <w:pPr>
                        <w:spacing w:line="259" w:lineRule="auto"/>
                        <w:jc w:val="both"/>
                        <w:rPr>
                          <w:sz w:val="20"/>
                          <w:szCs w:val="20"/>
                        </w:rPr>
                      </w:pPr>
                      <w:r w:rsidRPr="00D5127D">
                        <w:rPr>
                          <w:sz w:val="20"/>
                          <w:szCs w:val="20"/>
                        </w:rPr>
                        <w:t>The Case for Long-Term SDG Financing</w:t>
                      </w:r>
                    </w:p>
                    <w:p w:rsidRPr="00D5127D" w:rsidR="008A2E3E" w:rsidP="00620F6B" w:rsidRDefault="00000000" w14:paraId="5485D9BF" w14:textId="30707E23">
                      <w:pPr>
                        <w:spacing w:after="240" w:line="259" w:lineRule="auto"/>
                        <w:jc w:val="both"/>
                        <w:rPr>
                          <w:rFonts w:cstheme="minorHAnsi"/>
                          <w:sz w:val="20"/>
                          <w:szCs w:val="20"/>
                        </w:rPr>
                      </w:pPr>
                      <w:hyperlink w:history="1" r:id="rId44">
                        <w:r w:rsidRPr="00D5127D" w:rsidR="008A2E3E">
                          <w:rPr>
                            <w:rStyle w:val="Hyperlink"/>
                            <w:rFonts w:cstheme="minorHAnsi"/>
                            <w:sz w:val="20"/>
                            <w:szCs w:val="20"/>
                          </w:rPr>
                          <w:t>https://irp.cdn-website.com/be6d1d56/files/uploaded/the-case-for-long-term-sdg-financing-e3a35f12.pdf</w:t>
                        </w:r>
                      </w:hyperlink>
                    </w:p>
                    <w:p w:rsidRPr="00D5127D" w:rsidR="008A2E3E" w:rsidP="00620F6B" w:rsidRDefault="008A2E3E" w14:paraId="66A3D1D0" w14:textId="2935FB62">
                      <w:pPr>
                        <w:spacing w:line="259" w:lineRule="auto"/>
                        <w:jc w:val="both"/>
                        <w:rPr>
                          <w:rFonts w:cstheme="minorHAnsi"/>
                          <w:sz w:val="20"/>
                          <w:szCs w:val="20"/>
                        </w:rPr>
                      </w:pPr>
                      <w:r w:rsidRPr="00D5127D">
                        <w:rPr>
                          <w:sz w:val="20"/>
                          <w:szCs w:val="20"/>
                        </w:rPr>
                        <w:t xml:space="preserve">SUSTAINABLE DEVELOPMENT REPORT 2023 Implementing the SDG Stimulus </w:t>
                      </w:r>
                    </w:p>
                    <w:p w:rsidRPr="00D5127D" w:rsidR="008A2E3E" w:rsidP="00620F6B" w:rsidRDefault="00000000" w14:paraId="7EFCCEF3" w14:textId="5A8ADB94">
                      <w:pPr>
                        <w:spacing w:after="240" w:line="259" w:lineRule="auto"/>
                        <w:jc w:val="both"/>
                        <w:rPr>
                          <w:rFonts w:cstheme="minorHAnsi"/>
                          <w:sz w:val="20"/>
                          <w:szCs w:val="20"/>
                        </w:rPr>
                      </w:pPr>
                      <w:hyperlink w:history="1" r:id="rId45">
                        <w:r w:rsidRPr="00D5127D" w:rsidR="008A2E3E">
                          <w:rPr>
                            <w:rStyle w:val="Hyperlink"/>
                            <w:rFonts w:cstheme="minorHAnsi"/>
                            <w:sz w:val="20"/>
                            <w:szCs w:val="20"/>
                          </w:rPr>
                          <w:t>https://s3.amazonaws.com/sustainabledevelopment.report/2023/sustainable-development-report-2023.pdf</w:t>
                        </w:r>
                      </w:hyperlink>
                    </w:p>
                    <w:p w:rsidRPr="00D5127D" w:rsidR="008A2E3E" w:rsidP="00620F6B" w:rsidRDefault="008A2E3E" w14:paraId="025CB8CD" w14:textId="245BA388">
                      <w:pPr>
                        <w:spacing w:line="259" w:lineRule="auto"/>
                        <w:jc w:val="both"/>
                        <w:rPr>
                          <w:sz w:val="20"/>
                          <w:szCs w:val="20"/>
                        </w:rPr>
                      </w:pPr>
                      <w:r w:rsidRPr="00D5127D">
                        <w:rPr>
                          <w:sz w:val="20"/>
                          <w:szCs w:val="20"/>
                        </w:rPr>
                        <w:t>FACILITATING INVESTMENT IN THE SUSTAINABLE DEVELOPMENT GOALS</w:t>
                      </w:r>
                    </w:p>
                    <w:p w:rsidRPr="00D5127D" w:rsidR="008A2E3E" w:rsidP="00620F6B" w:rsidRDefault="00000000" w14:paraId="6A9D55EC" w14:textId="7498DF01">
                      <w:pPr>
                        <w:spacing w:after="240" w:line="259" w:lineRule="auto"/>
                        <w:jc w:val="both"/>
                        <w:rPr>
                          <w:rFonts w:cstheme="minorHAnsi"/>
                          <w:sz w:val="20"/>
                          <w:szCs w:val="20"/>
                        </w:rPr>
                      </w:pPr>
                      <w:hyperlink w:history="1" r:id="rId46">
                        <w:r w:rsidRPr="00D5127D" w:rsidR="008A2E3E">
                          <w:rPr>
                            <w:rStyle w:val="Hyperlink"/>
                            <w:rFonts w:cstheme="minorHAnsi"/>
                            <w:sz w:val="20"/>
                            <w:szCs w:val="20"/>
                          </w:rPr>
                          <w:t>https://unctad.org/system/files/official-document/diaepcb2022d3_en.pdf</w:t>
                        </w:r>
                      </w:hyperlink>
                    </w:p>
                    <w:p w:rsidRPr="00D5127D" w:rsidR="008A2E3E" w:rsidP="00620F6B" w:rsidRDefault="008A2E3E" w14:paraId="6FDDF26F" w14:textId="071259EE">
                      <w:pPr>
                        <w:spacing w:line="259" w:lineRule="auto"/>
                        <w:jc w:val="both"/>
                        <w:rPr>
                          <w:sz w:val="20"/>
                          <w:szCs w:val="20"/>
                        </w:rPr>
                      </w:pPr>
                      <w:r w:rsidRPr="00D5127D">
                        <w:rPr>
                          <w:sz w:val="20"/>
                          <w:szCs w:val="20"/>
                        </w:rPr>
                        <w:t>FINANCING THE SUSTAINABLE DEVELOPMENT GOALS THE CONTRIBUTIONS OF THE MULTILATERAL DEVELOPMENT BANKS</w:t>
                      </w:r>
                    </w:p>
                    <w:p w:rsidRPr="00D5127D" w:rsidR="008A2E3E" w:rsidP="00620F6B" w:rsidRDefault="00000000" w14:paraId="6610BB07" w14:textId="14ABF3C4">
                      <w:pPr>
                        <w:spacing w:after="240" w:line="259" w:lineRule="auto"/>
                        <w:jc w:val="both"/>
                        <w:rPr>
                          <w:rFonts w:cstheme="minorHAnsi"/>
                          <w:sz w:val="20"/>
                          <w:szCs w:val="20"/>
                        </w:rPr>
                      </w:pPr>
                      <w:hyperlink w:history="1" r:id="rId47">
                        <w:r w:rsidRPr="00D5127D" w:rsidR="008A2E3E">
                          <w:rPr>
                            <w:rStyle w:val="Hyperlink"/>
                            <w:rFonts w:cstheme="minorHAnsi"/>
                            <w:sz w:val="20"/>
                            <w:szCs w:val="20"/>
                          </w:rPr>
                          <w:t>https://www.un.org/ohrlls/sites/www.un.org.ohrlls/files/mdb.pdf</w:t>
                        </w:r>
                      </w:hyperlink>
                    </w:p>
                    <w:p w:rsidRPr="00D5127D" w:rsidR="008A2E3E" w:rsidP="00620F6B" w:rsidRDefault="008A2E3E" w14:paraId="4D71DE85" w14:textId="21FFEE6E">
                      <w:pPr>
                        <w:spacing w:line="259" w:lineRule="auto"/>
                        <w:jc w:val="both"/>
                        <w:rPr>
                          <w:sz w:val="20"/>
                          <w:szCs w:val="20"/>
                        </w:rPr>
                      </w:pPr>
                      <w:r w:rsidRPr="00D5127D">
                        <w:rPr>
                          <w:sz w:val="20"/>
                          <w:szCs w:val="20"/>
                        </w:rPr>
                        <w:t>SCALING FINANCE FOR THE SUSTAINABLE DEVELOPMENT GOALS Foreign Direct Investment, Financial Intermediation and Public-Private Partnerships</w:t>
                      </w:r>
                    </w:p>
                    <w:p w:rsidRPr="00D5127D" w:rsidR="008A2E3E" w:rsidP="00620F6B" w:rsidRDefault="00000000" w14:paraId="726AA476" w14:textId="3BA1E10C">
                      <w:pPr>
                        <w:spacing w:line="259" w:lineRule="auto"/>
                        <w:jc w:val="both"/>
                        <w:rPr>
                          <w:rFonts w:cstheme="minorHAnsi"/>
                          <w:sz w:val="20"/>
                          <w:szCs w:val="20"/>
                        </w:rPr>
                      </w:pPr>
                      <w:hyperlink w:history="1" r:id="rId48">
                        <w:r w:rsidRPr="00D5127D" w:rsidR="008A2E3E">
                          <w:rPr>
                            <w:rStyle w:val="Hyperlink"/>
                            <w:rFonts w:cstheme="minorHAnsi"/>
                            <w:sz w:val="20"/>
                            <w:szCs w:val="20"/>
                          </w:rPr>
                          <w:t>https://globalcompact.no/app/uploads/2020/01/Scaling-SDG-Finance.pdf</w:t>
                        </w:r>
                      </w:hyperlink>
                    </w:p>
                    <w:p w:rsidR="008A2E3E" w:rsidP="004C478F" w:rsidRDefault="008A2E3E" w14:paraId="6937CE52" w14:textId="77777777">
                      <w:pPr>
                        <w:spacing w:after="240"/>
                        <w:jc w:val="both"/>
                        <w:rPr>
                          <w:rFonts w:cstheme="minorHAnsi"/>
                        </w:rPr>
                      </w:pPr>
                    </w:p>
                    <w:p w:rsidRPr="001467E9" w:rsidR="008A2E3E" w:rsidP="004C478F" w:rsidRDefault="008A2E3E" w14:paraId="7B25B326" w14:textId="77777777">
                      <w:pPr>
                        <w:spacing w:after="240"/>
                        <w:jc w:val="both"/>
                        <w:rPr>
                          <w:rFonts w:cstheme="minorHAnsi"/>
                        </w:rPr>
                      </w:pPr>
                    </w:p>
                  </w:txbxContent>
                </v:textbox>
                <w10:anchorlock/>
              </v:shape>
            </w:pict>
          </mc:Fallback>
        </mc:AlternateContent>
      </w:r>
    </w:p>
    <w:p w:rsidR="592E2D9C" w:rsidP="592E2D9C" w:rsidRDefault="592E2D9C" w14:paraId="7AAEE585" w14:textId="6ABDF637">
      <w:pPr>
        <w:spacing w:after="240" w:line="259" w:lineRule="auto"/>
        <w:jc w:val="both"/>
        <w:rPr>
          <w:sz w:val="22"/>
          <w:szCs w:val="22"/>
        </w:rPr>
      </w:pPr>
    </w:p>
    <w:p w:rsidR="592E2D9C" w:rsidP="592E2D9C" w:rsidRDefault="592E2D9C" w14:paraId="3CB56336" w14:textId="68E71061">
      <w:pPr>
        <w:spacing w:after="240" w:line="259" w:lineRule="auto"/>
        <w:jc w:val="both"/>
        <w:rPr>
          <w:sz w:val="22"/>
          <w:szCs w:val="22"/>
        </w:rPr>
      </w:pPr>
    </w:p>
    <w:p w:rsidR="70B2CD1E" w:rsidP="592E2D9C" w:rsidRDefault="70B2CD1E" w14:paraId="1EC7807E" w14:textId="355024C0">
      <w:pPr>
        <w:spacing w:after="240" w:line="259" w:lineRule="auto"/>
        <w:jc w:val="both"/>
        <w:rPr>
          <w:sz w:val="22"/>
          <w:szCs w:val="22"/>
        </w:rPr>
      </w:pPr>
      <w:r>
        <w:rPr>
          <w:noProof/>
        </w:rPr>
        <w:lastRenderedPageBreak/>
        <mc:AlternateContent>
          <mc:Choice Requires="wps">
            <w:drawing>
              <wp:inline distT="0" distB="0" distL="0" distR="0" wp14:anchorId="3D28BB05" wp14:editId="27925B7A">
                <wp:extent cx="5929630" cy="3938905"/>
                <wp:effectExtent l="0" t="0" r="13970" b="23495"/>
                <wp:docPr id="15245711" name="Rectangle 1"/>
                <wp:cNvGraphicFramePr/>
                <a:graphic xmlns:a="http://schemas.openxmlformats.org/drawingml/2006/main">
                  <a:graphicData uri="http://schemas.microsoft.com/office/word/2010/wordprocessingShape">
                    <wps:wsp>
                      <wps:cNvSpPr/>
                      <wps:spPr>
                        <a:xfrm>
                          <a:off x="0" y="0"/>
                          <a:ext cx="5929630" cy="3938905"/>
                        </a:xfrm>
                        <a:prstGeom prst="rect">
                          <a:avLst/>
                        </a:prstGeom>
                        <a:solidFill>
                          <a:schemeClr val="accent6">
                            <a:lumMod val="60000"/>
                            <a:lumOff val="40000"/>
                          </a:schemeClr>
                        </a:solidFill>
                        <a:ln>
                          <a:solidFill>
                            <a:srgbClr val="000000"/>
                          </a:solidFill>
                        </a:ln>
                      </wps:spPr>
                      <wps:txbx>
                        <w:txbxContent>
                          <w:p w:rsidR="003D7D47" w:rsidP="00523EC3" w:rsidRDefault="00000000" w14:paraId="3F9400A1" w14:textId="77777777">
                            <w:pPr>
                              <w:jc w:val="center"/>
                              <w:rPr>
                                <w:b/>
                                <w:bCs/>
                                <w:kern w:val="0"/>
                                <w14:ligatures w14:val="none"/>
                              </w:rPr>
                            </w:pPr>
                            <w:r>
                              <w:rPr>
                                <w:b/>
                                <w:bCs/>
                              </w:rPr>
                              <w:t>TAKE-HOME MESSAGES</w:t>
                            </w:r>
                          </w:p>
                          <w:p w:rsidR="003D7D47" w:rsidP="00523EC3" w:rsidRDefault="00000000" w14:paraId="2BE8FF20" w14:textId="77777777">
                            <w:r>
                              <w:t>•</w:t>
                            </w:r>
                            <w:r>
                              <w:tab/>
                              <w:t>Addressing SDG interlinkages requires collective strength, and the evolving UN ecosystem serves as an enabling platform for collaboration. Under the UN-Energy compacts, coalitions, alliances, hubs, and public-private partnerships are shaping the landscape, addressing energy's interconnectedness with gender, healthcare, clean cooking, resilience for displaced people, green economy, and digital finance services. Joint programs and inter-agency initiatives exemplify innovative solutions, serving as sources of inspiration, while multi-stakeholder knowledge and data platforms promote experiences sharing.</w:t>
                            </w:r>
                          </w:p>
                          <w:p w:rsidR="003D7D47" w:rsidP="00523EC3" w:rsidRDefault="00000000" w14:paraId="249031EA" w14:textId="77777777">
                            <w:r>
                              <w:t>•</w:t>
                            </w:r>
                            <w:r>
                              <w:tab/>
                              <w:t>Building and managing effective multi-stakeholder partnerships for SDG progress involves embracing the dynamic partnership lifecycle, understanding stakeholders, maximizing partnership value, and operating under institutional readiness. Developing effective and transformative joint programs, attractive for investment, necessitate catalyzing policy changes, government ownership, aligned roles and responsibilities, quality standards, and joint management for results.</w:t>
                            </w:r>
                          </w:p>
                          <w:p w:rsidR="003D7D47" w:rsidP="00523EC3" w:rsidRDefault="00000000" w14:paraId="4AD795D4" w14:textId="77777777">
                            <w:r>
                              <w:t>•</w:t>
                            </w:r>
                            <w:r>
                              <w:tab/>
                              <w:t>Joint funds, investing networks, partnership funds are shaping the financial landscape explicitly to address SDG interlinkages. Innovative financial schemes are arising to be leveraged, such as blended finance and impact investing, with digital intelligence playing a key role. Financing frameworks, platforms, and tools are emerging to facilitate the match between bankable projects and transition and climate finances.</w:t>
                            </w:r>
                          </w:p>
                        </w:txbxContent>
                      </wps:txbx>
                      <wps:bodyPr anchor="t"/>
                    </wps:wsp>
                  </a:graphicData>
                </a:graphic>
              </wp:inline>
            </w:drawing>
          </mc:Choice>
          <mc:Fallback>
            <w:pict>
              <v:rect id="_x0000_s1075" style="width:466.9pt;height:310.15pt;visibility:visible;mso-wrap-style:square;mso-left-percent:-10001;mso-top-percent:-10001;mso-position-horizontal:absolute;mso-position-horizontal-relative:char;mso-position-vertical:absolute;mso-position-vertical-relative:line;mso-left-percent:-10001;mso-top-percent:-10001;v-text-anchor:top" fillcolor="#a8d08d [1945]" w14:anchorId="3D28BB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">
                <v:textbox>
                  <w:txbxContent>
                    <w:p w:rsidR="003D7D47" w:rsidP="00523EC3" w:rsidRDefault="00000000" w14:paraId="3F9400A1" w14:textId="77777777">
                      <w:pPr>
                        <w:jc w:val="center"/>
                        <w:rPr>
                          <w:b/>
                          <w:bCs/>
                          <w:kern w:val="0"/>
                          <w14:ligatures w14:val="none"/>
                        </w:rPr>
                      </w:pPr>
                      <w:r>
                        <w:rPr>
                          <w:b/>
                          <w:bCs/>
                        </w:rPr>
                        <w:t>TAKE-HOME MESSAGES</w:t>
                      </w:r>
                    </w:p>
                    <w:p w:rsidR="003D7D47" w:rsidP="00523EC3" w:rsidRDefault="00000000" w14:paraId="2BE8FF20" w14:textId="77777777">
                      <w:r>
                        <w:t>•</w:t>
                      </w:r>
                      <w:r>
                        <w:tab/>
                        <w:t>Addressing SDG interlinkages requires collective strength, and the evolving UN ecosystem serves as an enabling platform for collaboration. Under the UN-Energy compacts, coalitions, alliances, hubs, and public-private partnerships are shaping the landscape, addressing energy's interconnectedness with gender, healthcare, clean cooking, resilience for displaced people, green economy, and digital finance services. Joint programs and inter-agency initiatives exemplify innovative solutions, serving as sources of inspiration, while multi-stakeholder knowledge and data platforms promote experiences sharing.</w:t>
                      </w:r>
                    </w:p>
                    <w:p w:rsidR="003D7D47" w:rsidP="00523EC3" w:rsidRDefault="00000000" w14:paraId="249031EA" w14:textId="77777777">
                      <w:r>
                        <w:t>•</w:t>
                      </w:r>
                      <w:r>
                        <w:tab/>
                        <w:t>Building and managing effective multi-stakeholder partnerships for SDG progress involves embracing the dynamic partnership lifecycle, understanding stakeholders, maximizing partnership value, and operating under institutional readiness. Developing effective and transformative joint programs, attractive for investment, necessitate catalyzing policy changes, government ownership, aligned roles and responsibilities, quality standards, and joint management for results.</w:t>
                      </w:r>
                    </w:p>
                    <w:p w:rsidR="003D7D47" w:rsidP="00523EC3" w:rsidRDefault="00000000" w14:paraId="4AD795D4" w14:textId="77777777">
                      <w:r>
                        <w:t>•</w:t>
                      </w:r>
                      <w:r>
                        <w:tab/>
                        <w:t>Joint funds, investing networks, partnership funds are shaping the financial landscape explicitly to address SDG interlinkages. Innovative financial schemes are arising to be leveraged, such as blended finance and impact investing, with digital intelligence playing a key role. Financing frameworks, platforms, and tools are emerging to facilitate the match between bankable projects and transition and climate finances.</w:t>
                      </w:r>
                    </w:p>
                  </w:txbxContent>
                </v:textbox>
                <w10:anchorlock/>
              </v:rect>
            </w:pict>
          </mc:Fallback>
        </mc:AlternateContent>
      </w:r>
    </w:p>
    <w:p w:rsidR="1B7751B1" w:rsidP="44B7E274" w:rsidRDefault="1B7751B1" w14:paraId="70EF58E4" w14:textId="7CDD4D60">
      <w:pPr>
        <w:pStyle w:val="Heading2"/>
        <w:spacing w:after="240" w:line="259" w:lineRule="auto"/>
        <w:rPr>
          <w:rFonts w:asciiTheme="minorHAnsi" w:hAnsiTheme="minorHAnsi" w:cstheme="minorBidi"/>
        </w:rPr>
      </w:pPr>
      <w:bookmarkStart w:name="_Toc2056367789" w:id="325"/>
      <w:r w:rsidRPr="44B7E274">
        <w:rPr>
          <w:rFonts w:asciiTheme="minorHAnsi" w:hAnsiTheme="minorHAnsi" w:cstheme="minorBidi"/>
        </w:rPr>
        <w:t>Module Warp-Up</w:t>
      </w:r>
      <w:bookmarkEnd w:id="325"/>
    </w:p>
    <w:p w:rsidR="1B7751B1" w:rsidP="44B7E274" w:rsidRDefault="1B7751B1" w14:paraId="0DFCB5B7" w14:textId="529EC105">
      <w:pPr>
        <w:pStyle w:val="Heading3"/>
        <w:spacing w:after="240" w:line="259" w:lineRule="auto"/>
        <w:jc w:val="both"/>
        <w:rPr>
          <w:rFonts w:asciiTheme="minorHAnsi" w:hAnsiTheme="minorHAnsi" w:cstheme="minorBidi"/>
          <w:color w:val="2F5496" w:themeColor="accent1" w:themeShade="BF"/>
        </w:rPr>
      </w:pPr>
      <w:bookmarkStart w:name="_Toc556166343" w:id="326"/>
      <w:r w:rsidRPr="44B7E274">
        <w:rPr>
          <w:rFonts w:asciiTheme="minorHAnsi" w:hAnsiTheme="minorHAnsi" w:cstheme="minorBidi"/>
          <w:color w:val="2F5496" w:themeColor="accent1" w:themeShade="BF"/>
        </w:rPr>
        <w:t>Main take-home messages</w:t>
      </w:r>
      <w:bookmarkEnd w:id="326"/>
    </w:p>
    <w:p w:rsidR="29838728" w:rsidP="592E2D9C" w:rsidRDefault="29838728" w14:paraId="3D6DE977" w14:textId="107D101E">
      <w:pPr>
        <w:pStyle w:val="ListParagraph"/>
        <w:numPr>
          <w:ilvl w:val="0"/>
          <w:numId w:val="3"/>
        </w:numPr>
        <w:spacing w:after="240" w:line="257" w:lineRule="auto"/>
        <w:ind w:right="-20"/>
        <w:jc w:val="both"/>
        <w:rPr>
          <w:rFonts w:ascii="Calibri" w:hAnsi="Calibri" w:eastAsia="Calibri" w:cs="Calibri"/>
          <w:sz w:val="22"/>
          <w:szCs w:val="22"/>
        </w:rPr>
      </w:pPr>
      <w:r w:rsidRPr="592E2D9C">
        <w:rPr>
          <w:rFonts w:ascii="Calibri" w:hAnsi="Calibri" w:eastAsia="Calibri" w:cs="Calibri"/>
          <w:sz w:val="22"/>
          <w:szCs w:val="22"/>
        </w:rPr>
        <w:t xml:space="preserve">Amplify your </w:t>
      </w:r>
      <w:r w:rsidRPr="592E2D9C" w:rsidR="1B7751B1">
        <w:rPr>
          <w:rFonts w:ascii="Calibri" w:hAnsi="Calibri" w:eastAsia="Calibri" w:cs="Calibri"/>
          <w:sz w:val="22"/>
          <w:szCs w:val="22"/>
        </w:rPr>
        <w:t>critical thinking</w:t>
      </w:r>
      <w:r w:rsidRPr="592E2D9C" w:rsidR="20E3BCEB">
        <w:rPr>
          <w:rFonts w:ascii="Calibri" w:hAnsi="Calibri" w:eastAsia="Calibri" w:cs="Calibri"/>
          <w:sz w:val="22"/>
          <w:szCs w:val="22"/>
        </w:rPr>
        <w:t xml:space="preserve"> skills</w:t>
      </w:r>
      <w:r w:rsidRPr="592E2D9C" w:rsidR="1B7751B1">
        <w:rPr>
          <w:rFonts w:ascii="Calibri" w:hAnsi="Calibri" w:eastAsia="Calibri" w:cs="Calibri"/>
          <w:sz w:val="22"/>
          <w:szCs w:val="22"/>
        </w:rPr>
        <w:t xml:space="preserve"> to advance the Energy and Sustainable Development Nexus</w:t>
      </w:r>
    </w:p>
    <w:p w:rsidR="1B7751B1" w:rsidP="592E2D9C" w:rsidRDefault="1B7751B1" w14:paraId="6B046A63" w14:textId="3E361E38">
      <w:pPr>
        <w:spacing w:after="240" w:line="257" w:lineRule="auto"/>
        <w:ind w:left="-20" w:right="-20"/>
        <w:jc w:val="both"/>
      </w:pPr>
      <w:r w:rsidRPr="592E2D9C">
        <w:rPr>
          <w:rFonts w:ascii="Calibri" w:hAnsi="Calibri" w:eastAsia="Calibri" w:cs="Calibri"/>
          <w:sz w:val="22"/>
          <w:szCs w:val="22"/>
        </w:rPr>
        <w:t>Access to electricity and clean cooking acts as a catalyst for achieving multiple SDGs, necessitating a focus on energy affordability and sufficiency, sustainable battery management, and inclusive, gender-responsive approaches. Renewable energies contribute to sustainable prosperity, requiring a holistic approach to manage trade-offs, address water security challenges, and ensure governance. Energy efficiency is pivotal for catalyzing sustainability but demands attention to avoid development degrowth, mitigate large-scale impacts, engage society through capacity-building, and reduce inequalities through digitalization.</w:t>
      </w:r>
    </w:p>
    <w:p w:rsidR="11605A86" w:rsidP="592E2D9C" w:rsidRDefault="11605A86" w14:paraId="635EFB14" w14:textId="4FBEACB3">
      <w:pPr>
        <w:pStyle w:val="ListParagraph"/>
        <w:numPr>
          <w:ilvl w:val="0"/>
          <w:numId w:val="3"/>
        </w:numPr>
        <w:spacing w:after="240" w:line="257" w:lineRule="auto"/>
        <w:ind w:right="-20"/>
        <w:jc w:val="both"/>
        <w:rPr>
          <w:rFonts w:ascii="Calibri" w:hAnsi="Calibri" w:eastAsia="Calibri" w:cs="Calibri"/>
          <w:sz w:val="22"/>
          <w:szCs w:val="22"/>
        </w:rPr>
      </w:pPr>
      <w:r w:rsidRPr="592E2D9C">
        <w:rPr>
          <w:rFonts w:ascii="Calibri" w:hAnsi="Calibri" w:eastAsia="Calibri" w:cs="Calibri"/>
          <w:sz w:val="22"/>
          <w:szCs w:val="22"/>
        </w:rPr>
        <w:t>Leverage s</w:t>
      </w:r>
      <w:r w:rsidRPr="592E2D9C" w:rsidR="1B7751B1">
        <w:rPr>
          <w:rFonts w:ascii="Calibri" w:hAnsi="Calibri" w:eastAsia="Calibri" w:cs="Calibri"/>
          <w:sz w:val="22"/>
          <w:szCs w:val="22"/>
        </w:rPr>
        <w:t xml:space="preserve">trategic approaches and tools for maximizing impact across multiple SDGs </w:t>
      </w:r>
    </w:p>
    <w:p w:rsidR="1B7751B1" w:rsidP="592E2D9C" w:rsidRDefault="1B7751B1" w14:paraId="3781993F" w14:textId="71433D9C">
      <w:pPr>
        <w:spacing w:after="240" w:line="257" w:lineRule="auto"/>
        <w:ind w:left="-20" w:right="-20"/>
        <w:jc w:val="both"/>
        <w:rPr>
          <w:rFonts w:ascii="Calibri" w:hAnsi="Calibri" w:eastAsia="Calibri" w:cs="Calibri"/>
          <w:sz w:val="22"/>
          <w:szCs w:val="22"/>
        </w:rPr>
      </w:pPr>
      <w:r w:rsidRPr="592E2D9C">
        <w:rPr>
          <w:rFonts w:ascii="Calibri" w:hAnsi="Calibri" w:eastAsia="Calibri" w:cs="Calibri"/>
          <w:sz w:val="22"/>
          <w:szCs w:val="22"/>
        </w:rPr>
        <w:t>Four approaches revolutionize project design and implementation by adopting a systemic perspective, gender mainstreaming, human rights-based principles, and a portfolio approach for interconnected interventions. Operationalizing nexus projects relies on critical tools such as water-energy-food nexus methods, life cycle assessments, multi-criteria tools, scenario thinking, theory of change, and digital intelligence for informed, data-driven decisions.</w:t>
      </w:r>
    </w:p>
    <w:p w:rsidR="1B7751B1" w:rsidP="592E2D9C" w:rsidRDefault="1B7751B1" w14:paraId="7D78D147" w14:textId="11B6B888">
      <w:pPr>
        <w:pStyle w:val="ListParagraph"/>
        <w:numPr>
          <w:ilvl w:val="0"/>
          <w:numId w:val="3"/>
        </w:numPr>
        <w:spacing w:after="240" w:line="257" w:lineRule="auto"/>
        <w:ind w:right="-20"/>
        <w:jc w:val="both"/>
        <w:rPr>
          <w:rFonts w:ascii="Calibri" w:hAnsi="Calibri" w:eastAsia="Calibri" w:cs="Calibri"/>
          <w:sz w:val="22"/>
          <w:szCs w:val="22"/>
        </w:rPr>
      </w:pPr>
      <w:r w:rsidRPr="592E2D9C">
        <w:rPr>
          <w:rFonts w:ascii="Calibri" w:hAnsi="Calibri" w:eastAsia="Calibri" w:cs="Calibri"/>
          <w:sz w:val="22"/>
          <w:szCs w:val="22"/>
        </w:rPr>
        <w:lastRenderedPageBreak/>
        <w:t>Unlock opportunities in the dynamic landscape of partnerships and financial structures</w:t>
      </w:r>
    </w:p>
    <w:p w:rsidR="1B7751B1" w:rsidP="592E2D9C" w:rsidRDefault="1B7751B1" w14:paraId="49463F48" w14:textId="5339205F">
      <w:pPr>
        <w:spacing w:after="240" w:line="257" w:lineRule="auto"/>
        <w:ind w:left="-20" w:right="-20"/>
        <w:jc w:val="both"/>
      </w:pPr>
      <w:r w:rsidRPr="592E2D9C">
        <w:rPr>
          <w:rFonts w:ascii="Calibri" w:hAnsi="Calibri" w:eastAsia="Calibri" w:cs="Calibri"/>
          <w:sz w:val="22"/>
          <w:szCs w:val="22"/>
        </w:rPr>
        <w:t>Addressing SDG interlinkages involves collective strength, a synergy achievable by harnessing the newly emerging nexus-specific UN ecosystem, emphasizing partnerships, compacts, and alliances. Effective multi-stakeholder partnerships demand understanding stakeholders, maximizing value, and embracing institutional readiness. Financially, the landscape is evolving with emerging nexus-oriented joint funds, investing networks, and partnership funds, complemented by innovative financial mechanisms and digital intelligence. Financing frameworks, platforms, and tools are also emerging to facilitate the alignment between bankable projects and transition and climate finances.</w:t>
      </w:r>
    </w:p>
    <w:p w:rsidR="1B7751B1" w:rsidP="592E2D9C" w:rsidRDefault="1B7751B1" w14:paraId="4B6D9F0D" w14:textId="3E6CA6A6">
      <w:pPr>
        <w:ind w:left="-20" w:right="-20"/>
        <w:jc w:val="both"/>
      </w:pPr>
      <w:r w:rsidRPr="592E2D9C">
        <w:rPr>
          <w:rFonts w:ascii="Calibri" w:hAnsi="Calibri" w:eastAsia="Calibri" w:cs="Calibri"/>
        </w:rPr>
        <w:t xml:space="preserve"> </w:t>
      </w:r>
    </w:p>
    <w:p w:rsidR="1B7751B1" w:rsidP="44B7E274" w:rsidRDefault="1B7751B1" w14:paraId="54973E9C" w14:textId="089F1246">
      <w:pPr>
        <w:pStyle w:val="Heading3"/>
        <w:spacing w:after="240" w:line="259" w:lineRule="auto"/>
        <w:jc w:val="both"/>
        <w:rPr>
          <w:rFonts w:asciiTheme="minorHAnsi" w:hAnsiTheme="minorHAnsi" w:cstheme="minorBidi"/>
          <w:color w:val="2F5496" w:themeColor="accent1" w:themeShade="BF"/>
        </w:rPr>
      </w:pPr>
      <w:bookmarkStart w:name="_Toc1114439960" w:id="327"/>
      <w:r w:rsidRPr="44B7E274">
        <w:rPr>
          <w:rFonts w:asciiTheme="minorHAnsi" w:hAnsiTheme="minorHAnsi" w:cstheme="minorBidi"/>
          <w:color w:val="2F5496" w:themeColor="accent1" w:themeShade="BF"/>
        </w:rPr>
        <w:t>What next?</w:t>
      </w:r>
      <w:bookmarkEnd w:id="327"/>
    </w:p>
    <w:p w:rsidR="1B7751B1" w:rsidP="592E2D9C" w:rsidRDefault="1B7751B1" w14:paraId="4A8388FD" w14:textId="32DB4DC3">
      <w:pPr>
        <w:spacing w:after="240" w:line="257" w:lineRule="auto"/>
        <w:ind w:left="-20" w:right="-20"/>
        <w:jc w:val="both"/>
      </w:pPr>
      <w:r w:rsidRPr="592E2D9C">
        <w:rPr>
          <w:rFonts w:ascii="Calibri" w:hAnsi="Calibri" w:eastAsia="Calibri" w:cs="Calibri"/>
          <w:sz w:val="22"/>
          <w:szCs w:val="22"/>
        </w:rPr>
        <w:t xml:space="preserve">This module provides the essential ingredients to craft the right recipe for impactful change. Now that you've delved into the intricate interaction between SDG7 and other SDGs, understanding their synergies, and trade-offs, it's time to apply this knowledge practically. Explore the methods and tools available to ensure their consideration throughout the project cycle. Developing transformative and multi-objective solutions becomes straightforward with the right tools. Find the ones that align with your ambitions. </w:t>
      </w:r>
    </w:p>
    <w:p w:rsidR="1B7751B1" w:rsidP="592E2D9C" w:rsidRDefault="1B7751B1" w14:paraId="5D1ABE7E" w14:textId="284465A3">
      <w:pPr>
        <w:spacing w:after="240" w:line="257" w:lineRule="auto"/>
        <w:ind w:left="-20" w:right="-20"/>
        <w:jc w:val="both"/>
      </w:pPr>
      <w:r w:rsidRPr="592E2D9C">
        <w:rPr>
          <w:rFonts w:ascii="Calibri" w:hAnsi="Calibri" w:eastAsia="Calibri" w:cs="Calibri"/>
          <w:sz w:val="22"/>
          <w:szCs w:val="22"/>
        </w:rPr>
        <w:t>Addressing the Energy and Sustainable Energy Nexus interlinkages is a collaborative endeavor, with partnerships and collective action as major driving forces. Find allies to multiply your strengths. Remember that effective relationship-building requires strategic actions. Follow the updated guidelines in these matters.</w:t>
      </w:r>
    </w:p>
    <w:p w:rsidR="1B7751B1" w:rsidP="592E2D9C" w:rsidRDefault="1B7751B1" w14:paraId="53A8BDB3" w14:textId="0BEC0796">
      <w:pPr>
        <w:spacing w:after="240" w:line="257" w:lineRule="auto"/>
        <w:ind w:left="-20" w:right="-20"/>
        <w:jc w:val="both"/>
      </w:pPr>
      <w:r w:rsidRPr="592E2D9C">
        <w:rPr>
          <w:rFonts w:ascii="Calibri" w:hAnsi="Calibri" w:eastAsia="Calibri" w:cs="Calibri"/>
          <w:sz w:val="22"/>
          <w:szCs w:val="22"/>
        </w:rPr>
        <w:t>The collaborative financial ecosystem offers a diverse array of solutions tailored to all needs. Specific funds are on the rise to address the SDG nexus, presenting the best solution to optimize finance for meeting the 2023 targets. Importantly, document your experiences to enhance the learning of others. Your example can serve as a valuable guide for those embarking on a similar journey.</w:t>
      </w:r>
    </w:p>
    <w:p w:rsidR="1B7751B1" w:rsidP="592E2D9C" w:rsidRDefault="1B7751B1" w14:paraId="14B52BEC" w14:textId="062690F1">
      <w:pPr>
        <w:spacing w:after="240"/>
        <w:ind w:left="-20" w:right="-20"/>
        <w:jc w:val="both"/>
      </w:pPr>
      <w:r w:rsidRPr="592E2D9C">
        <w:rPr>
          <w:rFonts w:ascii="Calibri" w:hAnsi="Calibri" w:eastAsia="Calibri" w:cs="Calibri"/>
        </w:rPr>
        <w:t xml:space="preserve"> </w:t>
      </w:r>
    </w:p>
    <w:p w:rsidR="1B7751B1" w:rsidP="44B7E274" w:rsidRDefault="1B7751B1" w14:paraId="6A68822E" w14:textId="15358DC6">
      <w:pPr>
        <w:pStyle w:val="Heading3"/>
        <w:spacing w:after="240" w:line="259" w:lineRule="auto"/>
        <w:jc w:val="both"/>
        <w:rPr>
          <w:rFonts w:asciiTheme="minorHAnsi" w:hAnsiTheme="minorHAnsi" w:cstheme="minorBidi"/>
          <w:color w:val="2F5496" w:themeColor="accent1" w:themeShade="BF"/>
        </w:rPr>
      </w:pPr>
      <w:bookmarkStart w:name="_Toc1271832706" w:id="328"/>
      <w:r w:rsidRPr="44B7E274">
        <w:rPr>
          <w:rFonts w:asciiTheme="minorHAnsi" w:hAnsiTheme="minorHAnsi" w:cstheme="minorBidi"/>
          <w:color w:val="2F5496" w:themeColor="accent1" w:themeShade="BF"/>
        </w:rPr>
        <w:t>References</w:t>
      </w:r>
      <w:bookmarkEnd w:id="328"/>
    </w:p>
    <w:p w:rsidR="1B7751B1" w:rsidP="592E2D9C" w:rsidRDefault="1B7751B1" w14:paraId="58A4F54A" w14:textId="5B83AEC1">
      <w:pPr>
        <w:ind w:left="-20" w:right="-20"/>
        <w:jc w:val="both"/>
      </w:pPr>
      <w:r w:rsidRPr="592E2D9C">
        <w:rPr>
          <w:rFonts w:ascii="Calibri" w:hAnsi="Calibri" w:eastAsia="Calibri" w:cs="Calibri"/>
          <w:i/>
          <w:iCs/>
        </w:rPr>
        <w:t>[All references are cited as comments]</w:t>
      </w:r>
    </w:p>
    <w:p w:rsidR="592E2D9C" w:rsidP="592E2D9C" w:rsidRDefault="592E2D9C" w14:paraId="5759844B" w14:textId="2C201A7D">
      <w:pPr>
        <w:spacing w:line="259" w:lineRule="auto"/>
        <w:jc w:val="both"/>
        <w:rPr>
          <w:sz w:val="22"/>
          <w:szCs w:val="22"/>
        </w:rPr>
      </w:pPr>
    </w:p>
    <w:sectPr w:rsidR="592E2D9C" w:rsidSect="002E455A">
      <w:headerReference w:type="default" r:id="rId49"/>
      <w:footerReference w:type="default" r:id="rId50"/>
      <w:pgSz w:w="12240" w:h="15840" w:orient="portrait"/>
      <w:pgMar w:top="2750" w:right="1440" w:bottom="576" w:left="1440" w:header="720" w:footer="245"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ALM" w:author="ALM" w:date="2023-11-30T20:50:00Z" w:id="1">
    <w:p w:rsidR="008A2E3E" w:rsidP="00EE2135" w:rsidRDefault="008A2E3E" w14:paraId="4187A4B8" w14:textId="60C391F3">
      <w:pPr>
        <w:pStyle w:val="CommentText"/>
      </w:pPr>
      <w:r>
        <w:rPr>
          <w:rStyle w:val="CommentReference"/>
        </w:rPr>
        <w:annotationRef/>
      </w:r>
      <w:hyperlink w:history="1" r:id="rId1">
        <w:r w:rsidRPr="006C670E">
          <w:rPr>
            <w:rStyle w:val="Hyperlink"/>
          </w:rPr>
          <w:t>https://sdgpush.undp.org/</w:t>
        </w:r>
      </w:hyperlink>
    </w:p>
  </w:comment>
  <w:comment w:initials="ALM" w:author="ALM" w:date="2023-11-28T00:09:00Z" w:id="2">
    <w:p w:rsidR="008A2E3E" w:rsidP="00B261D6" w:rsidRDefault="008A2E3E" w14:paraId="44396B9A" w14:textId="602F7B11">
      <w:pPr>
        <w:autoSpaceDE w:val="0"/>
        <w:autoSpaceDN w:val="0"/>
        <w:adjustRightInd w:val="0"/>
      </w:pPr>
      <w:r>
        <w:rPr>
          <w:rStyle w:val="CommentReference"/>
        </w:rPr>
        <w:annotationRef/>
      </w:r>
      <w:r w:rsidRPr="00DA4949">
        <w:rPr>
          <w:rFonts w:ascii="ProximaNova-Extrabld" w:hAnsi="ProximaNova-Extrabld" w:cs="ProximaNova-Extrabld"/>
          <w:color w:val="FFFFFF"/>
          <w:kern w:val="0"/>
          <w:sz w:val="38"/>
          <w:szCs w:val="38"/>
          <w:lang w:val="en-GB"/>
        </w:rPr>
        <w:t>U</w:t>
      </w:r>
      <w:r>
        <w:rPr>
          <w:rFonts w:ascii="ProximaNova-Extrabld" w:hAnsi="ProximaNova-Extrabld" w:cs="ProximaNova-Extrabld"/>
          <w:color w:val="FFFFFF"/>
          <w:kern w:val="0"/>
          <w:sz w:val="38"/>
          <w:szCs w:val="38"/>
          <w:lang w:val="en-GB"/>
        </w:rPr>
        <w:t xml:space="preserve">NDP </w:t>
      </w:r>
      <w:r w:rsidRPr="00DA4949">
        <w:rPr>
          <w:rFonts w:ascii="ProximaNova-Bold" w:hAnsi="ProximaNova-Bold" w:cs="ProximaNova-Bold"/>
          <w:bCs/>
          <w:color w:val="FFFFFF"/>
          <w:kern w:val="0"/>
          <w:sz w:val="106"/>
          <w:szCs w:val="106"/>
          <w:lang w:val="en-GB"/>
        </w:rPr>
        <w:t>STRATEGIC PLAN 2022-2025</w:t>
      </w:r>
    </w:p>
  </w:comment>
  <w:comment w:initials="ALM" w:author="ALM" w:date="2023-11-30T20:02:00Z" w:id="4">
    <w:p w:rsidR="008A2E3E" w:rsidP="00CF610D" w:rsidRDefault="008A2E3E" w14:paraId="0DDC7351" w14:textId="77777777">
      <w:pPr>
        <w:pStyle w:val="CommentText"/>
      </w:pPr>
      <w:r>
        <w:rPr>
          <w:rStyle w:val="CommentReference"/>
        </w:rPr>
        <w:annotationRef/>
      </w:r>
      <w:r w:rsidRPr="008755BE">
        <w:t>https://knowsdgs.jrc.ec.europa.eu/interlinkages</w:t>
      </w:r>
    </w:p>
  </w:comment>
  <w:comment w:initials="ALM" w:author="ALM" w:date="2023-12-17T11:07:00Z" w:id="5">
    <w:p w:rsidR="008A2E3E" w:rsidRDefault="008A2E3E" w14:paraId="6DD3FDDF" w14:textId="5C3FF40F">
      <w:pPr>
        <w:pStyle w:val="CommentText"/>
      </w:pPr>
      <w:r>
        <w:rPr>
          <w:rStyle w:val="CommentReference"/>
        </w:rPr>
        <w:annotationRef/>
      </w:r>
      <w:r w:rsidRPr="00DA4949">
        <w:rPr>
          <w:rFonts w:ascii="ProximaNova-Extrabld" w:hAnsi="ProximaNova-Extrabld" w:cs="ProximaNova-Extrabld"/>
          <w:color w:val="FFFFFF"/>
          <w:kern w:val="0"/>
          <w:sz w:val="38"/>
          <w:szCs w:val="38"/>
          <w:lang w:val="en-GB"/>
        </w:rPr>
        <w:t>U</w:t>
      </w:r>
      <w:r>
        <w:rPr>
          <w:rFonts w:ascii="ProximaNova-Extrabld" w:hAnsi="ProximaNova-Extrabld" w:cs="ProximaNova-Extrabld"/>
          <w:color w:val="FFFFFF"/>
          <w:kern w:val="0"/>
          <w:sz w:val="38"/>
          <w:szCs w:val="38"/>
          <w:lang w:val="en-GB"/>
        </w:rPr>
        <w:t xml:space="preserve">NDP </w:t>
      </w:r>
      <w:r w:rsidRPr="00DA4949">
        <w:rPr>
          <w:rFonts w:ascii="ProximaNova-Bold" w:hAnsi="ProximaNova-Bold" w:cs="ProximaNova-Bold"/>
          <w:bCs/>
          <w:color w:val="FFFFFF"/>
          <w:kern w:val="0"/>
          <w:sz w:val="106"/>
          <w:szCs w:val="106"/>
          <w:lang w:val="en-GB"/>
        </w:rPr>
        <w:t>STRATEGIC PLAN 2022-2025</w:t>
      </w:r>
    </w:p>
  </w:comment>
  <w:comment w:initials="ALM" w:author="ALM" w:date="2023-11-17T13:48:00Z" w:id="7">
    <w:p w:rsidR="008A2E3E" w:rsidP="00323F5F" w:rsidRDefault="008A2E3E" w14:paraId="25A9F551" w14:textId="77777777">
      <w:r>
        <w:rPr>
          <w:rStyle w:val="CommentReference"/>
        </w:rPr>
        <w:annotationRef/>
      </w:r>
      <w:hyperlink w:history="1" r:id="rId2">
        <w:r w:rsidRPr="002824E4">
          <w:t>https://sdginterlinkages.iges.jp/</w:t>
        </w:r>
      </w:hyperlink>
    </w:p>
  </w:comment>
  <w:comment w:initials="ALM" w:author="ALM" w:date="2023-11-30T20:07:00Z" w:id="8">
    <w:p w:rsidR="008A2E3E" w:rsidP="00323F5F" w:rsidRDefault="008A2E3E" w14:paraId="0434E4DE" w14:textId="77777777">
      <w:pPr>
        <w:pStyle w:val="CommentText"/>
      </w:pPr>
      <w:r>
        <w:rPr>
          <w:rStyle w:val="CommentReference"/>
        </w:rPr>
        <w:annotationRef/>
      </w:r>
      <w:hyperlink w:history="1" r:id="rId3">
        <w:r w:rsidRPr="006C670E">
          <w:rPr>
            <w:rStyle w:val="Hyperlink"/>
          </w:rPr>
          <w:t>https://www.unescap.org/sites/default/files/Session%202_6.%20Interlinkages%20of%20SDGs_ESCAP%20Aneta%20Nikolova.pdf</w:t>
        </w:r>
      </w:hyperlink>
    </w:p>
    <w:p w:rsidR="008A2E3E" w:rsidP="00323F5F" w:rsidRDefault="008A2E3E" w14:paraId="7C3CD437" w14:textId="77777777">
      <w:pPr>
        <w:pStyle w:val="CommentText"/>
      </w:pPr>
    </w:p>
    <w:p w:rsidR="008A2E3E" w:rsidP="00323F5F" w:rsidRDefault="00000000" w14:paraId="44A62B54" w14:textId="77777777">
      <w:pPr>
        <w:pStyle w:val="CommentText"/>
      </w:pPr>
      <w:hyperlink w:history="1" r:id="rId4">
        <w:r w:rsidRPr="006C670E" w:rsidR="008A2E3E">
          <w:rPr>
            <w:rStyle w:val="Hyperlink"/>
          </w:rPr>
          <w:t>https://www.unescap.org/sites/default/files/Visualisation%20of%20interlinkages%20for%20SDG%207_new.pdf</w:t>
        </w:r>
      </w:hyperlink>
    </w:p>
    <w:p w:rsidR="008A2E3E" w:rsidP="00323F5F" w:rsidRDefault="008A2E3E" w14:paraId="35D91E57" w14:textId="77777777">
      <w:pPr>
        <w:pStyle w:val="CommentText"/>
      </w:pPr>
    </w:p>
  </w:comment>
  <w:comment w:initials="AR" w:author="Ana Rojas" w:date="2024-02-13T12:28:00Z" w:id="9">
    <w:p w:rsidR="294F54B7" w:rsidRDefault="294F54B7" w14:paraId="3339DCA2" w14:textId="0C585BC9">
      <w:r>
        <w:t xml:space="preserve">Would be good to also mention UNDP's SDG budgeting tool. You can find information here </w:t>
      </w:r>
      <w:hyperlink r:id="rId5">
        <w:r w:rsidRPr="294F54B7">
          <w:rPr>
            <w:rStyle w:val="Hyperlink"/>
          </w:rPr>
          <w:t>https://sdgfinance.undp.org/sdg-tools/budgeting-sdgs</w:t>
        </w:r>
      </w:hyperlink>
      <w:r>
        <w:annotationRef/>
      </w:r>
    </w:p>
    <w:p w:rsidR="294F54B7" w:rsidRDefault="294F54B7" w14:paraId="7B23D35C" w14:textId="5AF8CE5B">
      <w:r>
        <w:t xml:space="preserve">Happy to explore how to connect with relevant colleagues at SFH if required. </w:t>
      </w:r>
    </w:p>
  </w:comment>
  <w:comment w:initials="ALM" w:author="ALM" w:date="2023-12-03T09:27:00Z" w:id="10">
    <w:p w:rsidR="008A2E3E" w:rsidP="000629DC" w:rsidRDefault="008A2E3E" w14:paraId="24BAA616" w14:textId="77777777">
      <w:pPr>
        <w:pStyle w:val="CommentText"/>
      </w:pPr>
      <w:r>
        <w:rPr>
          <w:rStyle w:val="CommentReference"/>
        </w:rPr>
        <w:annotationRef/>
      </w:r>
      <w:r w:rsidRPr="00513EEE">
        <w:t>https://www.undp.org/blog/six-ways-achieve-sustainable-energy-all</w:t>
      </w:r>
    </w:p>
  </w:comment>
  <w:comment w:initials="ALM" w:author="ALM" w:date="2023-11-17T14:02:00Z" w:id="14">
    <w:p w:rsidR="008A2E3E" w:rsidP="006268B6" w:rsidRDefault="008A2E3E" w14:paraId="38115252" w14:textId="77777777">
      <w:pPr>
        <w:pStyle w:val="CommentText"/>
      </w:pPr>
      <w:r>
        <w:rPr>
          <w:rStyle w:val="CommentReference"/>
        </w:rPr>
        <w:annotationRef/>
      </w:r>
      <w:r w:rsidRPr="004B4B61">
        <w:t>https://knowsdgs.jrc.ec.europa.eu/interlinkages</w:t>
      </w:r>
    </w:p>
  </w:comment>
  <w:comment w:initials="ALM" w:author="ALM" w:date="2023-11-27T13:07:00Z" w:id="15">
    <w:p w:rsidR="008A2E3E" w:rsidP="00792C8C" w:rsidRDefault="008A2E3E" w14:paraId="4EDAB7F7" w14:textId="77777777">
      <w:pPr>
        <w:pStyle w:val="CommentText"/>
      </w:pPr>
      <w:r>
        <w:rPr>
          <w:rStyle w:val="CommentReference"/>
        </w:rPr>
        <w:annotationRef/>
      </w:r>
      <w:r w:rsidRPr="00BD4328">
        <w:t>https://www.undp.org/sustainable-development-goals/affordable-and-clean-energy</w:t>
      </w:r>
    </w:p>
  </w:comment>
  <w:comment w:initials="ALM" w:author="ALM" w:date="2023-11-30T21:18:00Z" w:id="16">
    <w:p w:rsidR="008A2E3E" w:rsidP="00792C8C" w:rsidRDefault="008A2E3E" w14:paraId="4963DFFE" w14:textId="77777777">
      <w:pPr>
        <w:pStyle w:val="CommentText"/>
      </w:pPr>
      <w:r>
        <w:rPr>
          <w:rStyle w:val="CommentReference"/>
        </w:rPr>
        <w:annotationRef/>
      </w:r>
      <w:r w:rsidRPr="00E02129">
        <w:t>https://unhabitat.org/sites/default/files/2022/10/the-sustainable-development-goals-report-2022.pdf</w:t>
      </w:r>
    </w:p>
  </w:comment>
  <w:comment w:initials="AR" w:author="Ana Rojas" w:date="2024-02-13T12:37:00Z" w:id="24">
    <w:p w:rsidR="294F54B7" w:rsidRDefault="294F54B7" w14:paraId="28CED257" w14:textId="610D2B17">
      <w:r>
        <w:t xml:space="preserve">Thermic comfort is indeed needed to ensure learning. UNICEF points out to the impacts of heat waves in disrupting/reducing educational gains. You can check this report if interested: </w:t>
      </w:r>
      <w:r>
        <w:annotationRef/>
      </w:r>
    </w:p>
    <w:p w:rsidR="294F54B7" w:rsidRDefault="00000000" w14:paraId="34B92FEF" w14:textId="10A58660">
      <w:hyperlink r:id="rId6">
        <w:r w:rsidRPr="294F54B7" w:rsidR="294F54B7">
          <w:rPr>
            <w:rStyle w:val="Hyperlink"/>
          </w:rPr>
          <w:t>https://data.unicef.org/resources/childrens-climate-risk-index-report/</w:t>
        </w:r>
      </w:hyperlink>
    </w:p>
    <w:p w:rsidR="294F54B7" w:rsidRDefault="294F54B7" w14:paraId="5E62DA84" w14:textId="614DE022"/>
  </w:comment>
  <w:comment w:initials="ALM" w:author="ALM" w:date="2023-12-05T12:07:00Z" w:id="25">
    <w:p w:rsidRPr="007662D5" w:rsidR="008A2E3E" w:rsidP="00E72A18" w:rsidRDefault="008A2E3E" w14:paraId="7DF527AB" w14:textId="77777777">
      <w:pPr>
        <w:pStyle w:val="CommentText"/>
        <w:rPr>
          <w:lang w:val="pt-BR"/>
        </w:rPr>
      </w:pPr>
      <w:r>
        <w:rPr>
          <w:rStyle w:val="CommentReference"/>
        </w:rPr>
        <w:annotationRef/>
      </w:r>
      <w:r>
        <w:t xml:space="preserve">International Council for Science (ICSU). 2017. A Guide to SDG interactions: from science to implementation. </w:t>
      </w:r>
      <w:r w:rsidRPr="007662D5">
        <w:rPr>
          <w:lang w:val="pt-BR"/>
        </w:rPr>
        <w:t>DOI: 10.24948/2017.01</w:t>
      </w:r>
    </w:p>
  </w:comment>
  <w:comment w:initials="ALM" w:author="ALM" w:date="2023-12-06T13:56:00Z" w:id="26">
    <w:p w:rsidRPr="007662D5" w:rsidR="008A2E3E" w:rsidP="000A3D50" w:rsidRDefault="008A2E3E" w14:paraId="257B05AF" w14:textId="77777777">
      <w:pPr>
        <w:pStyle w:val="CommentText"/>
        <w:rPr>
          <w:lang w:val="pt-BR"/>
        </w:rPr>
      </w:pPr>
      <w:r>
        <w:rPr>
          <w:rStyle w:val="CommentReference"/>
        </w:rPr>
        <w:annotationRef/>
      </w:r>
      <w:r w:rsidRPr="007662D5">
        <w:rPr>
          <w:lang w:val="pt-BR"/>
        </w:rPr>
        <w:t>https://www.who.int/news-room/fact-sheets/detail/electricity-in-health-care-facilities</w:t>
      </w:r>
    </w:p>
  </w:comment>
  <w:comment w:initials="ALM" w:author="ALM" w:date="2023-12-06T13:56:00Z" w:id="27">
    <w:p w:rsidRPr="007662D5" w:rsidR="008A2E3E" w:rsidP="000A3D50" w:rsidRDefault="008A2E3E" w14:paraId="3EA3B38B" w14:textId="77777777">
      <w:pPr>
        <w:pStyle w:val="CommentText"/>
        <w:rPr>
          <w:lang w:val="pt-BR"/>
        </w:rPr>
      </w:pPr>
      <w:r>
        <w:rPr>
          <w:rStyle w:val="CommentReference"/>
        </w:rPr>
        <w:annotationRef/>
      </w:r>
      <w:r w:rsidRPr="007662D5">
        <w:rPr>
          <w:lang w:val="pt-BR"/>
        </w:rPr>
        <w:t>https://www.who.int/news-room/fact-sheets/detail/electricity-in-health-care-facilities</w:t>
      </w:r>
    </w:p>
  </w:comment>
  <w:comment w:initials="AR" w:author="Ana Rojas" w:date="2024-02-13T12:43:00Z" w:id="28">
    <w:p w:rsidR="294F54B7" w:rsidRDefault="294F54B7" w14:paraId="5610ED2D" w14:textId="49D63195">
      <w:r>
        <w:t>You may want to mention this also has health benefits, particularly for women who are charged with these tasks. Carrying such loads can generate neck and back problems, increase incidences of miscarriages, uterine prolapse, for example. (you may want to check as the list is longer). Reducing the need to travel also reduced exposure to attacks and gender based violence. You can check mentions in Mod 1 (and 6)  to align the message. :)</w:t>
      </w:r>
      <w:r>
        <w:annotationRef/>
      </w:r>
    </w:p>
    <w:p w:rsidR="294F54B7" w:rsidRDefault="294F54B7" w14:paraId="34115D04" w14:textId="2F0E8F92"/>
    <w:p w:rsidR="294F54B7" w:rsidRDefault="294F54B7" w14:paraId="29CA7FF5" w14:textId="37BFEDA3">
      <w:r>
        <w:t xml:space="preserve">Access to WASH services may also have a positive impact not only on hygiene but also on reduced exposure to attacks particularly women and children. </w:t>
      </w:r>
    </w:p>
  </w:comment>
  <w:comment w:initials="ALM" w:author="ALM" w:date="2023-12-05T11:49:00Z" w:id="29">
    <w:p w:rsidRPr="007662D5" w:rsidR="008A2E3E" w:rsidP="00877863" w:rsidRDefault="008A2E3E" w14:paraId="6E779E52" w14:textId="77777777">
      <w:pPr>
        <w:pStyle w:val="CommentText"/>
        <w:rPr>
          <w:lang w:val="pt-BR"/>
        </w:rPr>
      </w:pPr>
      <w:r>
        <w:rPr>
          <w:rStyle w:val="CommentReference"/>
        </w:rPr>
        <w:annotationRef/>
      </w:r>
      <w:r w:rsidRPr="007662D5">
        <w:rPr>
          <w:lang w:val="pt-BR"/>
        </w:rPr>
        <w:t>https://www.iea.org/commentaries/clean-energy-can-help-to-ease-the-water-crisis</w:t>
      </w:r>
    </w:p>
  </w:comment>
  <w:comment w:initials="ALM" w:author="ALM" w:date="2023-12-11T08:40:00Z" w:id="30">
    <w:p w:rsidR="008A2E3E" w:rsidRDefault="008A2E3E" w14:paraId="363E11C7" w14:textId="20C64D54">
      <w:pPr>
        <w:pStyle w:val="CommentText"/>
        <w:rPr>
          <w:lang w:val="pt-BR"/>
        </w:rPr>
      </w:pPr>
      <w:r>
        <w:rPr>
          <w:rStyle w:val="CommentReference"/>
        </w:rPr>
        <w:annotationRef/>
      </w:r>
      <w:hyperlink w:history="1" r:id="rId7">
        <w:r w:rsidRPr="003C6673">
          <w:rPr>
            <w:rStyle w:val="Hyperlink"/>
            <w:lang w:val="pt-BR"/>
          </w:rPr>
          <w:t>https://www.unicef.org/wash/solar-powered-water-systems</w:t>
        </w:r>
      </w:hyperlink>
    </w:p>
    <w:p w:rsidRPr="00463384" w:rsidR="008A2E3E" w:rsidRDefault="008A2E3E" w14:paraId="4B64A931" w14:textId="77777777">
      <w:pPr>
        <w:pStyle w:val="CommentText"/>
        <w:rPr>
          <w:lang w:val="pt-BR"/>
        </w:rPr>
      </w:pPr>
    </w:p>
    <w:p w:rsidRPr="00463384" w:rsidR="008A2E3E" w:rsidRDefault="008A2E3E" w14:paraId="21B644C1" w14:textId="6FBBA686">
      <w:pPr>
        <w:pStyle w:val="CommentText"/>
        <w:rPr>
          <w:lang w:val="pt-BR"/>
        </w:rPr>
      </w:pPr>
      <w:r w:rsidRPr="007662D5">
        <w:rPr>
          <w:lang w:val="pt-BR"/>
        </w:rPr>
        <w:t>https://sdgs.un.org/sites/default/files/2021-05/POLICY%20BRIEF%204%20-%20ENERGY%20AND%20SDG%204%20QUALITY%20EDUCATION.pdf</w:t>
      </w:r>
    </w:p>
  </w:comment>
  <w:comment w:initials="ALM" w:author="ALM" w:date="2023-12-03T11:29:00Z" w:id="31">
    <w:p w:rsidRPr="007662D5" w:rsidR="008A2E3E" w:rsidRDefault="008A2E3E" w14:paraId="5BE191FF" w14:textId="41A8E2C8">
      <w:pPr>
        <w:pStyle w:val="CommentText"/>
        <w:rPr>
          <w:lang w:val="pt-BR"/>
        </w:rPr>
      </w:pPr>
      <w:r>
        <w:rPr>
          <w:rStyle w:val="CommentReference"/>
        </w:rPr>
        <w:annotationRef/>
      </w:r>
      <w:r w:rsidRPr="007662D5">
        <w:rPr>
          <w:lang w:val="pt-BR"/>
        </w:rPr>
        <w:t>https://sdg.iisd.org/commentary/generation-2030/solar-power-to-the-rescue-leveraging-the-resilience-of-farmers-in-fragile-and-conflict-affected-countries-to-achieve-the-sdgs/</w:t>
      </w:r>
    </w:p>
  </w:comment>
  <w:comment w:initials="ALM" w:author="ALM" w:date="2023-12-11T08:47:00Z" w:id="32">
    <w:p w:rsidRPr="007662D5" w:rsidR="008A2E3E" w:rsidP="00266852" w:rsidRDefault="008A2E3E" w14:paraId="6F860963" w14:textId="77777777">
      <w:pPr>
        <w:pStyle w:val="CommentText"/>
        <w:rPr>
          <w:lang w:val="pt-BR"/>
        </w:rPr>
      </w:pPr>
      <w:r>
        <w:rPr>
          <w:rStyle w:val="CommentReference"/>
        </w:rPr>
        <w:annotationRef/>
      </w:r>
      <w:r w:rsidRPr="007662D5">
        <w:rPr>
          <w:lang w:val="pt-BR"/>
        </w:rPr>
        <w:t>https://www.worldbank.org/en/results/2022/07/18/-boosting-access-to-affordable-solar-energy-in-yemen</w:t>
      </w:r>
    </w:p>
    <w:p w:rsidRPr="00463384" w:rsidR="008A2E3E" w:rsidRDefault="008A2E3E" w14:paraId="524BECFD" w14:textId="77777777">
      <w:pPr>
        <w:pStyle w:val="CommentText"/>
        <w:rPr>
          <w:lang w:val="pt-BR"/>
        </w:rPr>
      </w:pPr>
    </w:p>
    <w:p w:rsidRPr="007662D5" w:rsidR="008A2E3E" w:rsidP="00266852" w:rsidRDefault="008A2E3E" w14:paraId="746A66F9" w14:textId="77777777">
      <w:pPr>
        <w:pStyle w:val="CommentText"/>
        <w:rPr>
          <w:lang w:val="pt-BR"/>
        </w:rPr>
      </w:pPr>
      <w:r w:rsidRPr="007662D5">
        <w:rPr>
          <w:lang w:val="pt-BR"/>
        </w:rPr>
        <w:t>https://sdgs.un.org/sites/default/files/2021-05/POLICY%20BRIEF%204%20-%20ENERGY%20AND%20SDG%204%20QUALITY%20EDUCATION.pdf</w:t>
      </w:r>
    </w:p>
    <w:p w:rsidRPr="00463384" w:rsidR="008A2E3E" w:rsidRDefault="008A2E3E" w14:paraId="6BF242C8" w14:textId="45CF9627">
      <w:pPr>
        <w:pStyle w:val="CommentText"/>
        <w:rPr>
          <w:lang w:val="pt-BR"/>
        </w:rPr>
      </w:pPr>
    </w:p>
  </w:comment>
  <w:comment w:initials="AR" w:author="Ana Rojas" w:date="2024-02-13T12:50:00Z" w:id="33">
    <w:p w:rsidR="294F54B7" w:rsidRDefault="294F54B7" w14:paraId="0D7D19C8" w14:textId="0DD0A1D2">
      <w:r>
        <w:t>Perhaps good to make a note here on the relevance of supporting small holder and sustenance producers through these initiatives as part of enhancing food security? This because they would be the most vulnerable and may not have the financial assets to invest (to which the text box speaks to quite nicely).</w:t>
      </w:r>
      <w:r>
        <w:annotationRef/>
      </w:r>
    </w:p>
  </w:comment>
  <w:comment w:initials="ALM" w:author="ALM" w:date="2023-12-03T09:30:00Z" w:id="34">
    <w:p w:rsidRPr="007662D5" w:rsidR="008A2E3E" w:rsidRDefault="008A2E3E" w14:paraId="6277636A" w14:textId="12F01495">
      <w:pPr>
        <w:pStyle w:val="CommentText"/>
        <w:rPr>
          <w:lang w:val="pt-BR"/>
        </w:rPr>
      </w:pPr>
      <w:r>
        <w:rPr>
          <w:rStyle w:val="CommentReference"/>
        </w:rPr>
        <w:annotationRef/>
      </w:r>
      <w:r w:rsidRPr="007662D5">
        <w:rPr>
          <w:lang w:val="pt-BR"/>
        </w:rPr>
        <w:t>https://www.undp.org/blog/data-action-address-air-pollution</w:t>
      </w:r>
    </w:p>
  </w:comment>
  <w:comment w:initials="ALM" w:author="ALM" w:date="2023-12-05T12:07:00Z" w:id="35">
    <w:p w:rsidRPr="007662D5" w:rsidR="008A2E3E" w:rsidP="00C22924" w:rsidRDefault="008A2E3E" w14:paraId="7EB2725A" w14:textId="77777777">
      <w:pPr>
        <w:pStyle w:val="CommentText"/>
        <w:rPr>
          <w:lang w:val="pt-BR"/>
        </w:rPr>
      </w:pPr>
      <w:r>
        <w:rPr>
          <w:rStyle w:val="CommentReference"/>
        </w:rPr>
        <w:annotationRef/>
      </w:r>
      <w:r>
        <w:t xml:space="preserve">International Council for Science (ICSU). 2017. A Guide to SDG interactions: from science to implementation. </w:t>
      </w:r>
      <w:r w:rsidRPr="007662D5">
        <w:rPr>
          <w:lang w:val="pt-BR"/>
        </w:rPr>
        <w:t>DOI: 10.24948/2017.01</w:t>
      </w:r>
    </w:p>
  </w:comment>
  <w:comment w:initials="ALM" w:author="ALM" w:date="2023-12-03T09:55:00Z" w:id="36">
    <w:p w:rsidRPr="007662D5" w:rsidR="008A2E3E" w:rsidP="006A7B71" w:rsidRDefault="008A2E3E" w14:paraId="1B902C37" w14:textId="77777777">
      <w:pPr>
        <w:pStyle w:val="CommentText"/>
        <w:rPr>
          <w:lang w:val="pt-BR"/>
        </w:rPr>
      </w:pPr>
      <w:r>
        <w:rPr>
          <w:rStyle w:val="CommentReference"/>
        </w:rPr>
        <w:annotationRef/>
      </w:r>
      <w:r w:rsidRPr="007662D5">
        <w:rPr>
          <w:lang w:val="pt-BR"/>
        </w:rPr>
        <w:t>https://undp-climate.exposure.co/3-ways-clean-energy-is-a-gamechanger-for-women</w:t>
      </w:r>
    </w:p>
  </w:comment>
  <w:comment w:initials="ALM" w:author="ALM" w:date="2023-12-11T09:00:00Z" w:id="37">
    <w:p w:rsidRPr="00463384" w:rsidR="008A2E3E" w:rsidP="006A7B71" w:rsidRDefault="008A2E3E" w14:paraId="04FCF999" w14:textId="77777777">
      <w:pPr>
        <w:pStyle w:val="CommentText"/>
        <w:rPr>
          <w:lang w:val="pt-BR"/>
        </w:rPr>
      </w:pPr>
      <w:r>
        <w:rPr>
          <w:rStyle w:val="CommentReference"/>
        </w:rPr>
        <w:annotationRef/>
      </w:r>
      <w:r w:rsidRPr="00463384">
        <w:rPr>
          <w:lang w:val="pt-BR"/>
        </w:rPr>
        <w:t>https://www.undp.org/blog/data-action-address-air-pollution</w:t>
      </w:r>
    </w:p>
  </w:comment>
  <w:comment w:initials="AR" w:author="Ana Rojas" w:date="2024-02-13T14:25:00Z" w:id="38">
    <w:p w:rsidR="4B930FF3" w:rsidRDefault="4B930FF3" w14:paraId="5BDA83FD" w14:textId="136C1A5C">
      <w:r>
        <w:t>Moved up to tie with time poverty elements</w:t>
      </w:r>
      <w:r>
        <w:annotationRef/>
      </w:r>
    </w:p>
  </w:comment>
  <w:comment w:initials="AR" w:author="Ana Rojas" w:date="2024-02-13T14:25:00Z" w:id="39">
    <w:p w:rsidR="4B930FF3" w:rsidRDefault="4B930FF3" w14:paraId="41F90A33" w14:textId="3D9209F6">
      <w:r>
        <w:t>Electricity?</w:t>
      </w:r>
      <w:r>
        <w:annotationRef/>
      </w:r>
    </w:p>
  </w:comment>
  <w:comment w:initials="ALM" w:author="ALM" w:date="2023-12-05T12:43:00Z" w:id="40">
    <w:p w:rsidRPr="007662D5" w:rsidR="008A2E3E" w:rsidP="003A409D" w:rsidRDefault="008A2E3E" w14:paraId="3C8806AA" w14:textId="77777777">
      <w:pPr>
        <w:pStyle w:val="CommentText"/>
        <w:rPr>
          <w:lang w:val="pt-BR"/>
        </w:rPr>
      </w:pPr>
      <w:r>
        <w:rPr>
          <w:rStyle w:val="CommentReference"/>
        </w:rPr>
        <w:annotationRef/>
      </w:r>
      <w:r w:rsidRPr="007662D5">
        <w:rPr>
          <w:lang w:val="pt-BR"/>
        </w:rPr>
        <w:t>https://sdgs.un.org/sites/default/files/2022-06/Policy%20Briefs%20-2022%20Energy%27s%20Interlinkages%20With%20Other%20SDGs.pdf</w:t>
      </w:r>
    </w:p>
  </w:comment>
  <w:comment w:initials="AR" w:author="Ana Rojas" w:date="2024-02-13T12:57:00Z" w:id="43">
    <w:p w:rsidR="294F54B7" w:rsidRDefault="294F54B7" w14:paraId="3608DBF9" w14:textId="19EC32B1">
      <w:r>
        <w:t xml:space="preserve">Suggest to also mention that the energy sector, particularly clean energy, can become an opportunity for women to have access to decent jobs and/or enhance their existing entrepreneurship. Many last-mile interventions rely actually on women's networks, using a "basket of products" approach. </w:t>
      </w:r>
      <w:r>
        <w:annotationRef/>
      </w:r>
    </w:p>
    <w:p w:rsidR="294F54B7" w:rsidRDefault="294F54B7" w14:paraId="709A13FD" w14:textId="090B0410">
      <w:r>
        <w:t xml:space="preserve">Perhaps the most known example is Solar Sister (not sure if already mentioned in other modules). </w:t>
      </w:r>
      <w:hyperlink r:id="rId8">
        <w:r w:rsidRPr="294F54B7">
          <w:rPr>
            <w:rStyle w:val="Hyperlink"/>
          </w:rPr>
          <w:t>https://solarsister.org/</w:t>
        </w:r>
      </w:hyperlink>
      <w:r>
        <w:t xml:space="preserve"> </w:t>
      </w:r>
    </w:p>
    <w:p w:rsidR="294F54B7" w:rsidRDefault="294F54B7" w14:paraId="05D3D387" w14:textId="10D6C901"/>
    <w:p w:rsidR="294F54B7" w:rsidRDefault="294F54B7" w14:paraId="56D02747" w14:textId="10920E13">
      <w:r>
        <w:t xml:space="preserve">You could also mention ENERGIA's approach to entrepreneurship </w:t>
      </w:r>
      <w:hyperlink r:id="rId9">
        <w:r w:rsidRPr="294F54B7">
          <w:rPr>
            <w:rStyle w:val="Hyperlink"/>
          </w:rPr>
          <w:t>https://energia.org/impact-area/womens-economic-empowerment/</w:t>
        </w:r>
      </w:hyperlink>
    </w:p>
    <w:p w:rsidR="294F54B7" w:rsidRDefault="294F54B7" w14:paraId="1722C989" w14:textId="7088F3E1"/>
  </w:comment>
  <w:comment w:initials="AR" w:author="Ana Rojas" w:date="2024-02-13T14:26:00Z" w:id="44">
    <w:p w:rsidR="4B930FF3" w:rsidRDefault="4B930FF3" w14:paraId="6469147D" w14:textId="77D0D0CA">
      <w:r>
        <w:t xml:space="preserve">This as part of the economic empowerment content. </w:t>
      </w:r>
      <w:r>
        <w:annotationRef/>
      </w:r>
    </w:p>
  </w:comment>
  <w:comment w:initials="ALM" w:author="ALM" w:date="2023-12-06T15:06:00Z" w:id="46">
    <w:p w:rsidRPr="007662D5" w:rsidR="008A2E3E" w:rsidP="00C22924" w:rsidRDefault="008A2E3E" w14:paraId="23DD5CFA" w14:textId="77777777">
      <w:pPr>
        <w:pStyle w:val="CommentText"/>
        <w:rPr>
          <w:lang w:val="pt-BR"/>
        </w:rPr>
      </w:pPr>
      <w:r>
        <w:rPr>
          <w:rStyle w:val="CommentReference"/>
        </w:rPr>
        <w:annotationRef/>
      </w:r>
      <w:r w:rsidRPr="007662D5">
        <w:rPr>
          <w:lang w:val="pt-BR"/>
        </w:rPr>
        <w:t>https://www.weforum.org/impact/digital-inclusion/?gad_source=1&amp;gclid=CjwKCAiA1MCrBhAoEiwAC2d64ScIGINrbinu0PHgsZSZSVS0TOm4GZXJ2-beaoySGlAoFJ4-9DXsKhoCjAoQAvD_BwE</w:t>
      </w:r>
    </w:p>
  </w:comment>
  <w:comment w:initials="ALM" w:author="ALM" w:date="2023-12-06T15:06:00Z" w:id="47">
    <w:p w:rsidRPr="007662D5" w:rsidR="008A2E3E" w:rsidRDefault="008A2E3E" w14:paraId="5CD29F43" w14:textId="0C2A162F">
      <w:pPr>
        <w:pStyle w:val="CommentText"/>
        <w:rPr>
          <w:lang w:val="pt-BR"/>
        </w:rPr>
      </w:pPr>
      <w:r>
        <w:rPr>
          <w:rStyle w:val="CommentReference"/>
        </w:rPr>
        <w:annotationRef/>
      </w:r>
      <w:r w:rsidRPr="007662D5">
        <w:rPr>
          <w:lang w:val="pt-BR"/>
        </w:rPr>
        <w:t>https://www.itu.int/hub/2020/10/equals-and-power-join-forces-to-close-the-digital-gender-divide-by-2030/</w:t>
      </w:r>
    </w:p>
  </w:comment>
  <w:comment w:initials="AR" w:author="Ana Rojas" w:date="2024-02-13T12:59:00Z" w:id="48">
    <w:p w:rsidR="294F54B7" w:rsidRDefault="294F54B7" w14:paraId="1832678B" w14:textId="1D8CA93E">
      <w:r>
        <w:t xml:space="preserve">You can round up this idea mentioning it can support women's access to markets (by taking out the middleperson/intermediary) and to information channels. </w:t>
      </w:r>
      <w:r>
        <w:annotationRef/>
      </w:r>
    </w:p>
  </w:comment>
  <w:comment w:initials="AR" w:author="Ana Rojas" w:date="2024-02-13T13:02:00Z" w:id="49">
    <w:p w:rsidR="294F54B7" w:rsidRDefault="294F54B7" w14:paraId="627C61AD" w14:textId="313555B3">
      <w:r>
        <w:t xml:space="preserve">Maybe important to also highlight that empowering women can also increase their participation in decision-making in the energy sector. The case of Nepal mentioned below is good as it shows how women have joined the local energy user associations. Just in case, this links to the project summary (in case they are different examples) </w:t>
      </w:r>
      <w:hyperlink r:id="rId10">
        <w:r w:rsidRPr="294F54B7">
          <w:rPr>
            <w:rStyle w:val="Hyperlink"/>
          </w:rPr>
          <w:t>https://www.undp.org/nepal/projects/rerl</w:t>
        </w:r>
      </w:hyperlink>
      <w:r>
        <w:t xml:space="preserve"> </w:t>
      </w:r>
      <w:r>
        <w:annotationRef/>
      </w:r>
    </w:p>
  </w:comment>
  <w:comment w:initials="ALM" w:author="ALM" w:date="2023-12-11T08:48:00Z" w:id="50">
    <w:p w:rsidRPr="00463384" w:rsidR="008A2E3E" w:rsidRDefault="008A2E3E" w14:paraId="737C9449" w14:textId="0F0297D3">
      <w:pPr>
        <w:pStyle w:val="CommentText"/>
        <w:rPr>
          <w:lang w:val="pt-BR"/>
        </w:rPr>
      </w:pPr>
      <w:r>
        <w:rPr>
          <w:rStyle w:val="CommentReference"/>
        </w:rPr>
        <w:annotationRef/>
      </w:r>
      <w:r w:rsidRPr="007662D5">
        <w:rPr>
          <w:lang w:val="pt-BR"/>
        </w:rPr>
        <w:t>https://undp-climate.exposure.co/3-ways-clean-energy-is-a-gamechanger-for-women</w:t>
      </w:r>
    </w:p>
  </w:comment>
  <w:comment w:initials="ALM" w:author="ALM" w:date="2023-12-10T22:20:00Z" w:id="51">
    <w:p w:rsidRPr="00016C60" w:rsidR="008A2E3E" w:rsidP="006A7B71" w:rsidRDefault="008A2E3E" w14:paraId="3ACEA0EF" w14:textId="77777777">
      <w:pPr>
        <w:pStyle w:val="CommentText"/>
        <w:rPr>
          <w:lang w:val="pt-BR"/>
        </w:rPr>
      </w:pPr>
      <w:r>
        <w:rPr>
          <w:rStyle w:val="CommentReference"/>
        </w:rPr>
        <w:annotationRef/>
      </w:r>
      <w:r w:rsidRPr="007662D5">
        <w:rPr>
          <w:lang w:val="pt-BR"/>
        </w:rPr>
        <w:t>https://www.unwomen.org/en/news/stories/2016/5/loans-and-energy-saving-technology-transform-lives-in-rural-ethiopia</w:t>
      </w:r>
    </w:p>
  </w:comment>
  <w:comment w:initials="ALM" w:author="ALM" w:date="2023-12-06T20:07:00Z" w:id="53">
    <w:p w:rsidRPr="007662D5" w:rsidR="008A2E3E" w:rsidRDefault="008A2E3E" w14:paraId="6C3B04F1" w14:textId="5DD90C21">
      <w:pPr>
        <w:pStyle w:val="CommentText"/>
        <w:rPr>
          <w:lang w:val="pt-BR"/>
        </w:rPr>
      </w:pPr>
      <w:r>
        <w:rPr>
          <w:rStyle w:val="CommentReference"/>
        </w:rPr>
        <w:annotationRef/>
      </w:r>
      <w:r w:rsidRPr="007662D5">
        <w:rPr>
          <w:lang w:val="pt-BR"/>
        </w:rPr>
        <w:t>https://www.ucl.ac.uk/bartlett/construction/sites/bartlett_construction/files/policy_report_dec_2021_v3.pdf</w:t>
      </w:r>
    </w:p>
  </w:comment>
  <w:comment w:initials="ALM" w:author="ALM" w:date="2023-12-06T21:39:00Z" w:id="54">
    <w:p w:rsidRPr="007662D5" w:rsidR="008A2E3E" w:rsidP="00A25F5A" w:rsidRDefault="008A2E3E" w14:paraId="3E011AC7" w14:textId="77777777">
      <w:pPr>
        <w:pStyle w:val="CommentText"/>
        <w:rPr>
          <w:lang w:val="pt-BR"/>
        </w:rPr>
      </w:pPr>
      <w:r>
        <w:rPr>
          <w:rStyle w:val="CommentReference"/>
        </w:rPr>
        <w:annotationRef/>
      </w:r>
      <w:hyperlink w:history="1" r:id="rId11">
        <w:r w:rsidRPr="007662D5">
          <w:rPr>
            <w:rStyle w:val="Hyperlink"/>
            <w:lang w:val="pt-BR"/>
          </w:rPr>
          <w:t>https://info.undp.org/docs/pdc/Documents/SOM/PROSCAL-%20PIP%20-%202016.pdf</w:t>
        </w:r>
      </w:hyperlink>
    </w:p>
    <w:p w:rsidRPr="007662D5" w:rsidR="008A2E3E" w:rsidP="00A25F5A" w:rsidRDefault="008A2E3E" w14:paraId="4B6D17D6" w14:textId="77777777">
      <w:pPr>
        <w:pStyle w:val="CommentText"/>
        <w:rPr>
          <w:lang w:val="pt-BR"/>
        </w:rPr>
      </w:pPr>
    </w:p>
    <w:p w:rsidRPr="007662D5" w:rsidR="008A2E3E" w:rsidP="00A25F5A" w:rsidRDefault="00000000" w14:paraId="33385AE3" w14:textId="77777777">
      <w:pPr>
        <w:pStyle w:val="CommentText"/>
        <w:rPr>
          <w:lang w:val="pt-BR"/>
        </w:rPr>
      </w:pPr>
      <w:hyperlink w:history="1" r:id="rId12">
        <w:r w:rsidRPr="007662D5" w:rsidR="008A2E3E">
          <w:rPr>
            <w:rStyle w:val="Hyperlink"/>
            <w:lang w:val="pt-BR"/>
          </w:rPr>
          <w:t>https://open.undp.org/projects/00085377</w:t>
        </w:r>
      </w:hyperlink>
    </w:p>
    <w:p w:rsidRPr="007662D5" w:rsidR="008A2E3E" w:rsidP="00A25F5A" w:rsidRDefault="008A2E3E" w14:paraId="140390C2" w14:textId="77777777">
      <w:pPr>
        <w:pStyle w:val="CommentText"/>
        <w:rPr>
          <w:lang w:val="pt-BR"/>
        </w:rPr>
      </w:pPr>
    </w:p>
  </w:comment>
  <w:comment w:initials="ALM" w:author="ALM" w:date="2023-12-10T22:09:00Z" w:id="55">
    <w:p w:rsidRPr="007662D5" w:rsidR="008A2E3E" w:rsidP="004474CC" w:rsidRDefault="008A2E3E" w14:paraId="1180342E" w14:textId="77777777">
      <w:pPr>
        <w:pStyle w:val="CommentText"/>
        <w:rPr>
          <w:lang w:val="pt-BR"/>
        </w:rPr>
      </w:pPr>
      <w:r>
        <w:rPr>
          <w:rStyle w:val="CommentReference"/>
        </w:rPr>
        <w:annotationRef/>
      </w:r>
      <w:hyperlink w:history="1" r:id="rId13">
        <w:r w:rsidRPr="007662D5">
          <w:rPr>
            <w:rStyle w:val="Hyperlink"/>
            <w:lang w:val="pt-BR"/>
          </w:rPr>
          <w:t>https://info.undp.org/docs/pdc/Documents/SOM/PROSCAL-%20PIP%20-%202016.pdf</w:t>
        </w:r>
      </w:hyperlink>
    </w:p>
    <w:p w:rsidRPr="007662D5" w:rsidR="008A2E3E" w:rsidP="004474CC" w:rsidRDefault="008A2E3E" w14:paraId="7E5E9536" w14:textId="77777777">
      <w:pPr>
        <w:pStyle w:val="CommentText"/>
        <w:rPr>
          <w:lang w:val="pt-BR"/>
        </w:rPr>
      </w:pPr>
    </w:p>
    <w:p w:rsidRPr="00463384" w:rsidR="008A2E3E" w:rsidP="004474CC" w:rsidRDefault="00000000" w14:paraId="150A8E92" w14:textId="0D8F23EB">
      <w:pPr>
        <w:pStyle w:val="CommentText"/>
        <w:rPr>
          <w:lang w:val="pt-BR"/>
        </w:rPr>
      </w:pPr>
      <w:hyperlink w:history="1" r:id="rId14">
        <w:r w:rsidRPr="007662D5" w:rsidR="008A2E3E">
          <w:rPr>
            <w:rStyle w:val="Hyperlink"/>
            <w:lang w:val="pt-BR"/>
          </w:rPr>
          <w:t>https://open.undp.org/projects/00085377</w:t>
        </w:r>
      </w:hyperlink>
    </w:p>
  </w:comment>
  <w:comment w:initials="ALM" w:author="ALM" w:date="2023-12-05T12:07:00Z" w:id="56">
    <w:p w:rsidRPr="007662D5" w:rsidR="008A2E3E" w:rsidP="00BF4A2E" w:rsidRDefault="008A2E3E" w14:paraId="0857B55E" w14:textId="77777777">
      <w:pPr>
        <w:pStyle w:val="CommentText"/>
        <w:rPr>
          <w:lang w:val="pt-BR"/>
        </w:rPr>
      </w:pPr>
      <w:r>
        <w:rPr>
          <w:rStyle w:val="CommentReference"/>
        </w:rPr>
        <w:annotationRef/>
      </w:r>
      <w:r>
        <w:t xml:space="preserve">International Council for Science (ICSU). 2017. A Guide to SDG interactions: from science to implementation. </w:t>
      </w:r>
      <w:r w:rsidRPr="007662D5">
        <w:rPr>
          <w:lang w:val="pt-BR"/>
        </w:rPr>
        <w:t>DOI: 10.24948/2017.01</w:t>
      </w:r>
    </w:p>
  </w:comment>
  <w:comment w:initials="ALM" w:author="ALM" w:date="2023-12-06T20:02:00Z" w:id="57">
    <w:p w:rsidRPr="007662D5" w:rsidR="008A2E3E" w:rsidP="00C05455" w:rsidRDefault="008A2E3E" w14:paraId="076B2F6E" w14:textId="77777777">
      <w:pPr>
        <w:pStyle w:val="CommentText"/>
        <w:rPr>
          <w:lang w:val="pt-BR"/>
        </w:rPr>
      </w:pPr>
      <w:r>
        <w:rPr>
          <w:rStyle w:val="CommentReference"/>
        </w:rPr>
        <w:annotationRef/>
      </w:r>
      <w:hyperlink w:history="1" r:id="rId15">
        <w:r w:rsidRPr="007662D5">
          <w:rPr>
            <w:rStyle w:val="Hyperlink"/>
            <w:lang w:val="pt-BR"/>
          </w:rPr>
          <w:t>https://documents1.worldbank.org/curated/en/707321494347176314/pdf/114846-REVISED-LW74-LJ-fin-logo-OKR.pdf</w:t>
        </w:r>
      </w:hyperlink>
    </w:p>
    <w:p w:rsidRPr="007662D5" w:rsidR="008A2E3E" w:rsidP="00C05455" w:rsidRDefault="008A2E3E" w14:paraId="36074270" w14:textId="77777777">
      <w:pPr>
        <w:pStyle w:val="CommentText"/>
        <w:rPr>
          <w:lang w:val="pt-BR"/>
        </w:rPr>
      </w:pPr>
    </w:p>
  </w:comment>
  <w:comment w:initials="ALM" w:author="ALM" w:date="2023-12-06T20:04:00Z" w:id="58">
    <w:p w:rsidRPr="007662D5" w:rsidR="008A2E3E" w:rsidP="00C05455" w:rsidRDefault="008A2E3E" w14:paraId="4F8C945C" w14:textId="77777777">
      <w:pPr>
        <w:pStyle w:val="CommentText"/>
        <w:rPr>
          <w:lang w:val="pt-BR"/>
        </w:rPr>
      </w:pPr>
      <w:r>
        <w:rPr>
          <w:rStyle w:val="CommentReference"/>
        </w:rPr>
        <w:annotationRef/>
      </w:r>
      <w:r w:rsidRPr="007662D5">
        <w:rPr>
          <w:lang w:val="pt-BR"/>
        </w:rPr>
        <w:t>https://www.wlpga.org/wp-content/uploads/2018/10/Substituing-LPG-for-Wood-Carbon-and-Deforestation-Impacts-Updated.pdf</w:t>
      </w:r>
    </w:p>
  </w:comment>
  <w:comment w:initials="DL" w:author="Danae franco Lopera" w:date="2024-05-13T13:45:00Z" w:id="65">
    <w:p w:rsidR="00CA5406" w:rsidP="00CA5406" w:rsidRDefault="00CA5406" w14:paraId="305C2543" w14:textId="77777777">
      <w:pPr>
        <w:pStyle w:val="CommentText"/>
      </w:pPr>
      <w:r>
        <w:rPr>
          <w:rStyle w:val="CommentReference"/>
        </w:rPr>
        <w:annotationRef/>
      </w:r>
      <w:r>
        <w:t>Turned into Case Study</w:t>
      </w:r>
    </w:p>
  </w:comment>
  <w:comment w:initials="ALM" w:author="ALM" w:date="2023-12-06T20:46:00Z" w:id="66">
    <w:p w:rsidRPr="007662D5" w:rsidR="008A2E3E" w:rsidP="00A25B64" w:rsidRDefault="008A2E3E" w14:paraId="32617CEB" w14:textId="511771B6">
      <w:pPr>
        <w:pStyle w:val="CommentText"/>
        <w:rPr>
          <w:lang w:val="pt-BR"/>
        </w:rPr>
      </w:pPr>
      <w:r>
        <w:rPr>
          <w:rStyle w:val="CommentReference"/>
        </w:rPr>
        <w:annotationRef/>
      </w:r>
      <w:r w:rsidRPr="007662D5">
        <w:rPr>
          <w:lang w:val="pt-BR"/>
        </w:rPr>
        <w:t>https://openknowledge.worldbank.org/server/api/core/bitstreams/86176569-b02a-509b-b3ea-0c972d1a4273/content</w:t>
      </w:r>
    </w:p>
  </w:comment>
  <w:comment w:initials="ALM" w:author="ALM" w:date="2023-12-06T20:46:00Z" w:id="67">
    <w:p w:rsidRPr="007662D5" w:rsidR="008A2E3E" w:rsidRDefault="008A2E3E" w14:paraId="495D9BB7" w14:textId="45DF00C8">
      <w:pPr>
        <w:pStyle w:val="CommentText"/>
        <w:rPr>
          <w:lang w:val="pt-BR"/>
        </w:rPr>
      </w:pPr>
      <w:r>
        <w:rPr>
          <w:rStyle w:val="CommentReference"/>
        </w:rPr>
        <w:annotationRef/>
      </w:r>
      <w:r w:rsidRPr="007662D5">
        <w:rPr>
          <w:lang w:val="pt-BR"/>
        </w:rPr>
        <w:t>https://openknowledge.worldbank.org/server/api/core/bitstreams/86176569-b02a-509b-b3ea-0c972d1a4273/content</w:t>
      </w:r>
    </w:p>
  </w:comment>
  <w:comment w:initials="ALM" w:author="ALM" w:date="2023-12-05T20:40:00Z" w:id="68">
    <w:p w:rsidRPr="007662D5" w:rsidR="008A2E3E" w:rsidP="00FB1178" w:rsidRDefault="008A2E3E" w14:paraId="33AB2A14" w14:textId="77777777">
      <w:pPr>
        <w:pStyle w:val="CommentText"/>
        <w:rPr>
          <w:lang w:val="pt-BR"/>
        </w:rPr>
      </w:pPr>
      <w:r>
        <w:rPr>
          <w:rStyle w:val="CommentReference"/>
        </w:rPr>
        <w:annotationRef/>
      </w:r>
      <w:hyperlink w:history="1" r:id="rId16">
        <w:r w:rsidRPr="007662D5">
          <w:rPr>
            <w:rStyle w:val="Hyperlink"/>
            <w:lang w:val="pt-BR"/>
          </w:rPr>
          <w:t>https://www.giz.de/en/downloads/giz2018-en-waste-solar-guide.pdf</w:t>
        </w:r>
      </w:hyperlink>
    </w:p>
    <w:p w:rsidRPr="007662D5" w:rsidR="008A2E3E" w:rsidP="00FB1178" w:rsidRDefault="008A2E3E" w14:paraId="487A1B54" w14:textId="77777777">
      <w:pPr>
        <w:pStyle w:val="CommentText"/>
        <w:rPr>
          <w:lang w:val="pt-BR"/>
        </w:rPr>
      </w:pPr>
    </w:p>
    <w:p w:rsidRPr="007662D5" w:rsidR="008A2E3E" w:rsidP="00FB1178" w:rsidRDefault="00000000" w14:paraId="0F774C19" w14:textId="77777777">
      <w:pPr>
        <w:pStyle w:val="CommentText"/>
        <w:rPr>
          <w:lang w:val="pt-BR"/>
        </w:rPr>
      </w:pPr>
      <w:hyperlink w:history="1" r:id="rId17">
        <w:r w:rsidRPr="007662D5" w:rsidR="008A2E3E">
          <w:rPr>
            <w:rStyle w:val="Hyperlink"/>
            <w:lang w:val="pt-BR"/>
          </w:rPr>
          <w:t>https://www.irena.org/-/media/Files/IRENA/Agency/Publication/2015/IRENA_Battery_Storage_case_studies_2015.pdf?la=en&amp;hash=9F36F343000EAC1763B685F18B9CD61311463A6E</w:t>
        </w:r>
      </w:hyperlink>
    </w:p>
    <w:p w:rsidRPr="007662D5" w:rsidR="008A2E3E" w:rsidP="00FB1178" w:rsidRDefault="008A2E3E" w14:paraId="6EAF01BE" w14:textId="77777777">
      <w:pPr>
        <w:pStyle w:val="CommentText"/>
        <w:rPr>
          <w:lang w:val="pt-BR"/>
        </w:rPr>
      </w:pPr>
    </w:p>
    <w:p w:rsidRPr="007662D5" w:rsidR="008A2E3E" w:rsidP="00FB1178" w:rsidRDefault="00000000" w14:paraId="4AE2CBBC" w14:textId="77777777">
      <w:pPr>
        <w:pStyle w:val="CommentText"/>
        <w:rPr>
          <w:lang w:val="pt-BR"/>
        </w:rPr>
      </w:pPr>
      <w:hyperlink w:history="1" r:id="rId18">
        <w:r w:rsidRPr="007662D5" w:rsidR="008A2E3E">
          <w:rPr>
            <w:rStyle w:val="Hyperlink"/>
            <w:lang w:val="pt-BR"/>
          </w:rPr>
          <w:t>https://www.gogla.org/wp-content/uploads/2023/06/WP3_CDC_Battery_Handling_Guidance_FINAL.pdf</w:t>
        </w:r>
      </w:hyperlink>
    </w:p>
    <w:p w:rsidRPr="007662D5" w:rsidR="008A2E3E" w:rsidP="00FB1178" w:rsidRDefault="008A2E3E" w14:paraId="79AED2EB" w14:textId="77777777">
      <w:pPr>
        <w:pStyle w:val="CommentText"/>
        <w:rPr>
          <w:lang w:val="pt-BR"/>
        </w:rPr>
      </w:pPr>
    </w:p>
    <w:p w:rsidRPr="007662D5" w:rsidR="008A2E3E" w:rsidP="00FB1178" w:rsidRDefault="00000000" w14:paraId="42DE8997" w14:textId="77777777">
      <w:pPr>
        <w:pStyle w:val="CommentText"/>
        <w:rPr>
          <w:lang w:val="pt-BR"/>
        </w:rPr>
      </w:pPr>
      <w:hyperlink w:history="1" r:id="rId19">
        <w:r w:rsidRPr="007662D5" w:rsidR="008A2E3E">
          <w:rPr>
            <w:rStyle w:val="Hyperlink"/>
            <w:lang w:val="pt-BR"/>
          </w:rPr>
          <w:t>https://www.esmap.org/sites/default/files/esmap-files/ESMAP%20RPT_Energy%20Storage%20for%20Mini%20Grids_WEB.pdf</w:t>
        </w:r>
      </w:hyperlink>
    </w:p>
    <w:p w:rsidRPr="007662D5" w:rsidR="008A2E3E" w:rsidP="00FB1178" w:rsidRDefault="008A2E3E" w14:paraId="6E514862" w14:textId="77777777">
      <w:pPr>
        <w:pStyle w:val="CommentText"/>
        <w:rPr>
          <w:lang w:val="pt-BR"/>
        </w:rPr>
      </w:pPr>
    </w:p>
  </w:comment>
  <w:comment w:initials="ALM" w:author="ALM" w:date="2023-12-10T22:10:00Z" w:id="69">
    <w:p w:rsidRPr="007662D5" w:rsidR="008A2E3E" w:rsidP="004474CC" w:rsidRDefault="008A2E3E" w14:paraId="66232F16" w14:textId="77777777">
      <w:pPr>
        <w:pStyle w:val="CommentText"/>
        <w:rPr>
          <w:lang w:val="pt-BR"/>
        </w:rPr>
      </w:pPr>
      <w:r>
        <w:rPr>
          <w:rStyle w:val="CommentReference"/>
        </w:rPr>
        <w:annotationRef/>
      </w:r>
      <w:hyperlink w:history="1" r:id="rId20">
        <w:r w:rsidRPr="007662D5">
          <w:rPr>
            <w:rStyle w:val="Hyperlink"/>
            <w:lang w:val="pt-BR"/>
          </w:rPr>
          <w:t>https://www.globalbattery.org/about/</w:t>
        </w:r>
      </w:hyperlink>
    </w:p>
    <w:p w:rsidRPr="004474CC" w:rsidR="008A2E3E" w:rsidRDefault="00000000" w14:paraId="4761A60B" w14:textId="010AEE56">
      <w:pPr>
        <w:pStyle w:val="CommentText"/>
        <w:rPr>
          <w:lang w:val="pt-BR"/>
        </w:rPr>
      </w:pPr>
      <w:hyperlink w:history="1" r:id="rId21">
        <w:r w:rsidRPr="007662D5" w:rsidR="008A2E3E">
          <w:rPr>
            <w:rStyle w:val="Hyperlink"/>
            <w:lang w:val="pt-BR"/>
          </w:rPr>
          <w:t>https://www.globalbattery.org/energy-access-and-circularity/</w:t>
        </w:r>
      </w:hyperlink>
    </w:p>
  </w:comment>
  <w:comment w:initials="ALM" w:author="ALM" w:date="2023-12-06T20:45:00Z" w:id="70">
    <w:p w:rsidRPr="007662D5" w:rsidR="008A2E3E" w:rsidRDefault="008A2E3E" w14:paraId="5A86F4EC" w14:textId="05B5E66A">
      <w:pPr>
        <w:pStyle w:val="CommentText"/>
        <w:rPr>
          <w:lang w:val="pt-BR"/>
        </w:rPr>
      </w:pPr>
      <w:r>
        <w:rPr>
          <w:rStyle w:val="CommentReference"/>
        </w:rPr>
        <w:annotationRef/>
      </w:r>
      <w:r w:rsidRPr="007662D5">
        <w:rPr>
          <w:lang w:val="pt-BR"/>
        </w:rPr>
        <w:t>https://www.globalbattery.org/media/action-partnerships/energy-access/downloads/wef-battery-alliance-opportunity-statement-2021.pdf</w:t>
      </w:r>
    </w:p>
  </w:comment>
  <w:comment w:initials="AR" w:author="Ana Rojas" w:date="2024-02-13T15:16:00Z" w:id="71">
    <w:p w:rsidR="4B930FF3" w:rsidRDefault="4B930FF3" w14:paraId="253552CF" w14:textId="54AFF9AA">
      <w:r>
        <w:t xml:space="preserve">What about peri-urban areas? Leaving no one behind is about identifying differences in access but one could have wealthy people living in rural communities who pay for private systems. Perhaps good to review the intro to make sure there's a link to economic wealth too. </w:t>
      </w:r>
      <w:r>
        <w:annotationRef/>
      </w:r>
    </w:p>
  </w:comment>
  <w:comment w:initials="ALM" w:author="ALM" w:date="2023-12-05T20:49:00Z" w:id="72">
    <w:p w:rsidRPr="007662D5" w:rsidR="008A2E3E" w:rsidRDefault="008A2E3E" w14:paraId="3FBCA1E8" w14:textId="71CF3802">
      <w:pPr>
        <w:pStyle w:val="CommentText"/>
        <w:rPr>
          <w:lang w:val="pt-BR"/>
        </w:rPr>
      </w:pPr>
      <w:r>
        <w:rPr>
          <w:rStyle w:val="CommentReference"/>
        </w:rPr>
        <w:annotationRef/>
      </w:r>
      <w:hyperlink w:history="1" r:id="rId22">
        <w:r w:rsidRPr="007662D5">
          <w:rPr>
            <w:rStyle w:val="Hyperlink"/>
            <w:lang w:val="pt-BR"/>
          </w:rPr>
          <w:t>https://mc-cd8320d4-36a1-40ac-83cc-3389-cdn-endpoint.azureedge.net/-/media/Files/IRENA/Agency/Publication/2023/Nov/IRENA_Remote_Communities_2023.pdf?rev=d24fbdd155cd4c76aacb78761e26d2ed</w:t>
        </w:r>
      </w:hyperlink>
    </w:p>
    <w:p w:rsidRPr="007662D5" w:rsidR="008A2E3E" w:rsidRDefault="008A2E3E" w14:paraId="3A817A2C" w14:textId="7D9106BE">
      <w:pPr>
        <w:pStyle w:val="CommentText"/>
        <w:rPr>
          <w:lang w:val="pt-BR"/>
        </w:rPr>
      </w:pPr>
    </w:p>
  </w:comment>
  <w:comment w:initials="AR" w:author="Ana Rojas" w:date="2024-02-13T15:14:00Z" w:id="73">
    <w:p w:rsidR="4B930FF3" w:rsidRDefault="4B930FF3" w14:paraId="400F62B8" w14:textId="01995A23">
      <w:r>
        <w:t xml:space="preserve">I would argue that there is a need to dig dipper and understand these communities are not homogeneous and that there is a need to apply an intersectional approach to understand who within those communities --as well as in peri-urban areas-- may still be left behind. For example, women heads of households may have more difficulty to pay for connections/PV systems, as well as families with people with disabilities --who may have less income. </w:t>
      </w:r>
      <w:r>
        <w:annotationRef/>
      </w:r>
    </w:p>
  </w:comment>
  <w:comment w:initials="ALM" w:author="ALM" w:date="2023-12-10T22:11:00Z" w:id="74">
    <w:p w:rsidRPr="004474CC" w:rsidR="008A2E3E" w:rsidRDefault="008A2E3E" w14:paraId="55893940" w14:textId="3F40009D">
      <w:pPr>
        <w:pStyle w:val="CommentText"/>
        <w:rPr>
          <w:lang w:val="pt-BR"/>
        </w:rPr>
      </w:pPr>
      <w:r>
        <w:rPr>
          <w:rStyle w:val="CommentReference"/>
        </w:rPr>
        <w:annotationRef/>
      </w:r>
      <w:r w:rsidRPr="007662D5">
        <w:rPr>
          <w:lang w:val="pt-BR"/>
        </w:rPr>
        <w:t>https://adaptationportal.gca.org/llahub/articles/97ba0e1b-249b-40a7-af41-3f78816f6c37</w:t>
      </w:r>
    </w:p>
  </w:comment>
  <w:comment w:initials="ALM" w:author="ALM" w:date="2023-12-05T21:04:00Z" w:id="75">
    <w:p w:rsidRPr="007662D5" w:rsidR="008A2E3E" w:rsidP="000B3F40" w:rsidRDefault="008A2E3E" w14:paraId="1610DE2A" w14:textId="77777777">
      <w:pPr>
        <w:pStyle w:val="CommentText"/>
        <w:rPr>
          <w:lang w:val="pt-BR"/>
        </w:rPr>
      </w:pPr>
      <w:r>
        <w:rPr>
          <w:rStyle w:val="CommentReference"/>
        </w:rPr>
        <w:annotationRef/>
      </w:r>
      <w:r w:rsidRPr="007662D5">
        <w:rPr>
          <w:lang w:val="pt-BR"/>
        </w:rPr>
        <w:t>https://www.unisdr.org/preventionweb/files/63454_summaryhkhassessment.pdf</w:t>
      </w:r>
    </w:p>
  </w:comment>
  <w:comment w:initials="ALM" w:author="ALM" w:date="2023-12-05T21:07:00Z" w:id="76">
    <w:p w:rsidRPr="007662D5" w:rsidR="008A2E3E" w:rsidP="000B3F40" w:rsidRDefault="008A2E3E" w14:paraId="2027B495" w14:textId="77777777">
      <w:pPr>
        <w:pStyle w:val="CommentText"/>
        <w:rPr>
          <w:lang w:val="pt-BR"/>
        </w:rPr>
      </w:pPr>
      <w:r>
        <w:rPr>
          <w:rStyle w:val="CommentReference"/>
        </w:rPr>
        <w:annotationRef/>
      </w:r>
      <w:r w:rsidRPr="007662D5">
        <w:rPr>
          <w:lang w:val="pt-BR"/>
        </w:rPr>
        <w:t>https://www.adb.org/projects/57059-001/main</w:t>
      </w:r>
    </w:p>
  </w:comment>
  <w:comment w:initials="AR" w:author="Ana Rojas" w:date="2024-02-13T15:18:00Z" w:id="78">
    <w:p w:rsidR="4B930FF3" w:rsidRDefault="4B930FF3" w14:paraId="63EAA1DA" w14:textId="19FE1E6D">
      <w:r>
        <w:t>Programming and Policies? As links also to decent work for example (SDG 8)</w:t>
      </w:r>
      <w:r>
        <w:annotationRef/>
      </w:r>
    </w:p>
  </w:comment>
  <w:comment w:initials="A" w:author="Administrador" w:date="2023-12-07T12:03:00Z" w:id="80">
    <w:p w:rsidRPr="006A0879" w:rsidR="008A2E3E" w:rsidRDefault="008A2E3E" w14:paraId="5516005E" w14:textId="47DE679F">
      <w:pPr>
        <w:pStyle w:val="CommentText"/>
        <w:rPr>
          <w:lang w:val="pt-BR"/>
        </w:rPr>
      </w:pPr>
      <w:r>
        <w:rPr>
          <w:rStyle w:val="CommentReference"/>
        </w:rPr>
        <w:annotationRef/>
      </w:r>
      <w:r w:rsidRPr="006A0879">
        <w:rPr>
          <w:lang w:val="pt-BR"/>
        </w:rPr>
        <w:t>https://sdg-action.org/the-lack-of-gender-targets-for-clean-energy-is-harming-women-and-girls/</w:t>
      </w:r>
    </w:p>
  </w:comment>
  <w:comment w:initials="AR" w:author="Ana Rojas" w:date="2024-02-13T15:23:00Z" w:id="81">
    <w:p w:rsidR="4B930FF3" w:rsidRDefault="4B930FF3" w14:paraId="58EBDBCE" w14:textId="140FFA23">
      <w:r>
        <w:t>fuels?</w:t>
      </w:r>
      <w:r>
        <w:annotationRef/>
      </w:r>
    </w:p>
  </w:comment>
  <w:comment w:initials="AR" w:author="Ana Rojas" w:date="2024-02-13T15:28:00Z" w:id="83">
    <w:p w:rsidR="4B930FF3" w:rsidRDefault="4B930FF3" w14:paraId="0BC795EE" w14:textId="72C87A75">
      <w:r>
        <w:t xml:space="preserve">Perhaps good to expand in two ways: lack of access to electricity means, for example, they are more exposed to violence in the camps and that their mobility is reduced, as there is no light at night; also income generation activities and services --such as health and WASH-- may not be available, circling to elements mentioned prior. </w:t>
      </w:r>
      <w:r>
        <w:annotationRef/>
      </w:r>
    </w:p>
    <w:p w:rsidR="4B930FF3" w:rsidRDefault="4B930FF3" w14:paraId="43BB6899" w14:textId="24165F2B">
      <w:r>
        <w:t xml:space="preserve">Lack of access to clean cooking options means they would need to leave the camps to collect firewood/fuels, exposing them to attacks including gender based violence. </w:t>
      </w:r>
    </w:p>
  </w:comment>
  <w:comment w:initials="ALM" w:author="ALM" w:date="2023-12-06T21:31:00Z" w:id="84">
    <w:p w:rsidRPr="00463384" w:rsidR="008A2E3E" w:rsidRDefault="008A2E3E" w14:paraId="24B8B596" w14:textId="10911A7D">
      <w:pPr>
        <w:pStyle w:val="CommentText"/>
        <w:rPr>
          <w:lang w:val="pt-BR"/>
        </w:rPr>
      </w:pPr>
      <w:r>
        <w:rPr>
          <w:rStyle w:val="CommentReference"/>
        </w:rPr>
        <w:annotationRef/>
      </w:r>
      <w:r w:rsidRPr="00463384">
        <w:rPr>
          <w:lang w:val="pt-BR"/>
        </w:rPr>
        <w:t>https://sdgs.un.org/sites/default/files/2021-06/2021-POLICY%20BRIEFS_3.pdf</w:t>
      </w:r>
    </w:p>
  </w:comment>
  <w:comment w:initials="ALM" w:author="ALM" w:date="2023-11-17T14:02:00Z" w:id="86">
    <w:p w:rsidRPr="00463384" w:rsidR="008A2E3E" w:rsidP="00F27ABC" w:rsidRDefault="008A2E3E" w14:paraId="1D40455E" w14:textId="77777777">
      <w:pPr>
        <w:pStyle w:val="CommentText"/>
        <w:rPr>
          <w:lang w:val="pt-BR"/>
        </w:rPr>
      </w:pPr>
      <w:r>
        <w:rPr>
          <w:rStyle w:val="CommentReference"/>
        </w:rPr>
        <w:annotationRef/>
      </w:r>
      <w:r w:rsidRPr="00463384">
        <w:rPr>
          <w:lang w:val="pt-BR"/>
        </w:rPr>
        <w:t>https://knowsdgs.jrc.ec.europa.eu/interlinkages</w:t>
      </w:r>
    </w:p>
  </w:comment>
  <w:comment w:initials="ALM" w:author="ALM" w:date="2023-11-27T13:27:00Z" w:id="87">
    <w:p w:rsidRPr="007662D5" w:rsidR="008A2E3E" w:rsidRDefault="008A2E3E" w14:paraId="792E0A17" w14:textId="603E0CCA">
      <w:pPr>
        <w:pStyle w:val="CommentText"/>
        <w:rPr>
          <w:lang w:val="pt-BR"/>
        </w:rPr>
      </w:pPr>
      <w:r>
        <w:rPr>
          <w:rStyle w:val="CommentReference"/>
        </w:rPr>
        <w:annotationRef/>
      </w:r>
      <w:r w:rsidRPr="007662D5">
        <w:rPr>
          <w:lang w:val="pt-BR"/>
        </w:rPr>
        <w:t>https://www.undp.org/sustainable-development-goals/affordable-and-clean-energy</w:t>
      </w:r>
    </w:p>
  </w:comment>
  <w:comment w:initials="ALM" w:author="ALM" w:date="2023-12-03T09:20:00Z" w:id="88">
    <w:p w:rsidRPr="007662D5" w:rsidR="008A2E3E" w:rsidP="00FC28EF" w:rsidRDefault="008A2E3E" w14:paraId="0B9986E6" w14:textId="77777777">
      <w:pPr>
        <w:pStyle w:val="CommentText"/>
        <w:rPr>
          <w:lang w:val="pt-BR"/>
        </w:rPr>
      </w:pPr>
      <w:r>
        <w:rPr>
          <w:rStyle w:val="CommentReference"/>
        </w:rPr>
        <w:annotationRef/>
      </w:r>
      <w:r w:rsidRPr="007662D5">
        <w:rPr>
          <w:lang w:val="pt-BR"/>
        </w:rPr>
        <w:t>https://www.undp.org/blog/six-ways-achieve-sustainable-energy-all</w:t>
      </w:r>
    </w:p>
  </w:comment>
  <w:comment w:initials="ALM" w:author="ALM" w:date="2023-11-30T21:28:00Z" w:id="89">
    <w:p w:rsidRPr="007662D5" w:rsidR="008A2E3E" w:rsidP="009F7B15" w:rsidRDefault="008A2E3E" w14:paraId="75FA424C" w14:textId="77777777">
      <w:pPr>
        <w:pStyle w:val="CommentText"/>
        <w:rPr>
          <w:lang w:val="pt-BR"/>
        </w:rPr>
      </w:pPr>
      <w:r>
        <w:rPr>
          <w:rStyle w:val="CommentReference"/>
        </w:rPr>
        <w:annotationRef/>
      </w:r>
      <w:r w:rsidRPr="007662D5">
        <w:rPr>
          <w:lang w:val="pt-BR"/>
        </w:rPr>
        <w:t>https://unhabitat.org/sites/default/files/2022/10/the-sustainable-development-goals-report-2022.pdf</w:t>
      </w:r>
    </w:p>
  </w:comment>
  <w:comment w:initials="ALM" w:author="ALM" w:date="2023-11-30T21:28:00Z" w:id="90">
    <w:p w:rsidRPr="007662D5" w:rsidR="008A2E3E" w:rsidP="009F7B15" w:rsidRDefault="008A2E3E" w14:paraId="4F33E6DA" w14:textId="77777777">
      <w:pPr>
        <w:pStyle w:val="CommentText"/>
        <w:rPr>
          <w:lang w:val="pt-BR"/>
        </w:rPr>
      </w:pPr>
      <w:r>
        <w:rPr>
          <w:rStyle w:val="CommentReference"/>
        </w:rPr>
        <w:annotationRef/>
      </w:r>
      <w:r w:rsidRPr="007662D5">
        <w:rPr>
          <w:lang w:val="pt-BR"/>
        </w:rPr>
        <w:t>https://unhabitat.org/sites/default/files/2022/10/the-sustainable-development-goals-report-2022.pdf</w:t>
      </w:r>
    </w:p>
  </w:comment>
  <w:comment w:initials="ALM" w:author="ALM" w:date="2023-12-05T12:07:00Z" w:id="91">
    <w:p w:rsidR="008A2E3E" w:rsidP="00031298" w:rsidRDefault="008A2E3E" w14:paraId="6DEFB956" w14:textId="77777777">
      <w:pPr>
        <w:pStyle w:val="CommentText"/>
      </w:pPr>
      <w:r>
        <w:rPr>
          <w:rStyle w:val="CommentReference"/>
        </w:rPr>
        <w:annotationRef/>
      </w:r>
      <w:r>
        <w:t>International Council for Science (ICSU). 2017. A Guide to SDG interactions: from science to implementation. DOI: 10.24948/2017.01</w:t>
      </w:r>
    </w:p>
  </w:comment>
  <w:comment w:initials="ALM" w:author="ALM" w:date="2023-12-05T12:07:00Z" w:id="92">
    <w:p w:rsidR="008A2E3E" w:rsidP="009F7B15" w:rsidRDefault="008A2E3E" w14:paraId="751FAD66" w14:textId="77777777">
      <w:pPr>
        <w:pStyle w:val="CommentText"/>
      </w:pPr>
      <w:r>
        <w:rPr>
          <w:rStyle w:val="CommentReference"/>
        </w:rPr>
        <w:annotationRef/>
      </w:r>
      <w:r>
        <w:t>International Council for Science (ICSU). 2017. A Guide to SDG interactions: from science to implementation. DOI: 10.24948/2017.01</w:t>
      </w:r>
    </w:p>
  </w:comment>
  <w:comment w:initials="ALM" w:author="ALM" w:date="2023-11-30T21:31:00Z" w:id="93">
    <w:p w:rsidRPr="007662D5" w:rsidR="008A2E3E" w:rsidRDefault="008A2E3E" w14:paraId="618B9802" w14:textId="7EA312CA">
      <w:pPr>
        <w:pStyle w:val="CommentText"/>
        <w:rPr>
          <w:lang w:val="pt-BR"/>
        </w:rPr>
      </w:pPr>
      <w:r>
        <w:rPr>
          <w:rStyle w:val="CommentReference"/>
        </w:rPr>
        <w:annotationRef/>
      </w:r>
      <w:r w:rsidRPr="007662D5">
        <w:rPr>
          <w:lang w:val="pt-BR"/>
        </w:rPr>
        <w:t>https://unhabitat.org/sites/default/files/2022/10/the-sustainable-development-goals-report-2022.pdf</w:t>
      </w:r>
    </w:p>
  </w:comment>
  <w:comment w:initials="AR" w:author="Ana Rojas" w:date="2024-02-13T16:39:00Z" w:id="94">
    <w:p w:rsidR="4B930FF3" w:rsidRDefault="4B930FF3" w14:paraId="4BF2C481" w14:textId="6F6C41A2">
      <w:r>
        <w:t>parity is used for participation (50-50) :)</w:t>
      </w:r>
      <w:r>
        <w:annotationRef/>
      </w:r>
    </w:p>
  </w:comment>
  <w:comment w:initials="ALM" w:author="ALM" w:date="2023-12-05T12:07:00Z" w:id="99">
    <w:p w:rsidRPr="007662D5" w:rsidR="008A2E3E" w:rsidP="009836F3" w:rsidRDefault="008A2E3E" w14:paraId="472C1D92" w14:textId="77777777">
      <w:pPr>
        <w:pStyle w:val="CommentText"/>
        <w:rPr>
          <w:lang w:val="pt-BR"/>
        </w:rPr>
      </w:pPr>
      <w:r>
        <w:rPr>
          <w:rStyle w:val="CommentReference"/>
        </w:rPr>
        <w:annotationRef/>
      </w:r>
      <w:r>
        <w:t xml:space="preserve">International Council for Science (ICSU). 2017. A Guide to SDG interactions: from science to implementation. </w:t>
      </w:r>
      <w:r w:rsidRPr="007662D5">
        <w:rPr>
          <w:lang w:val="pt-BR"/>
        </w:rPr>
        <w:t>DOI: 10.24948/2017.01</w:t>
      </w:r>
    </w:p>
  </w:comment>
  <w:comment w:initials="AR" w:author="Ana Rojas" w:date="2024-02-13T16:44:00Z" w:id="100">
    <w:p w:rsidR="4B930FF3" w:rsidRDefault="4B930FF3" w14:paraId="1B825427" w14:textId="6F603BCB">
      <w:r>
        <w:t>Out of curiosity, does the report also mention the role of water for cooling nuclear plants? Or estimates as to water contamination due to oil spillovers?</w:t>
      </w:r>
      <w:r>
        <w:annotationRef/>
      </w:r>
    </w:p>
  </w:comment>
  <w:comment w:initials="ALM" w:author="ALM" w:date="2023-12-05T11:38:00Z" w:id="101">
    <w:p w:rsidRPr="007662D5" w:rsidR="008A2E3E" w:rsidP="006F58DA" w:rsidRDefault="008A2E3E" w14:paraId="31C93690" w14:textId="77777777">
      <w:pPr>
        <w:pStyle w:val="CommentText"/>
        <w:rPr>
          <w:lang w:val="pt-BR"/>
        </w:rPr>
      </w:pPr>
      <w:r>
        <w:rPr>
          <w:rStyle w:val="CommentReference"/>
        </w:rPr>
        <w:annotationRef/>
      </w:r>
      <w:r w:rsidRPr="007662D5">
        <w:rPr>
          <w:lang w:val="pt-BR"/>
        </w:rPr>
        <w:t>https://www.iea.org/commentaries/clean-energy-can-help-to-ease-the-water-crisis</w:t>
      </w:r>
    </w:p>
  </w:comment>
  <w:comment w:initials="ALM" w:author="ALM" w:date="2023-12-05T12:07:00Z" w:id="102">
    <w:p w:rsidR="008A2E3E" w:rsidP="006E2B1B" w:rsidRDefault="008A2E3E" w14:paraId="55722574" w14:textId="77777777">
      <w:pPr>
        <w:pStyle w:val="CommentText"/>
      </w:pPr>
      <w:r>
        <w:rPr>
          <w:rStyle w:val="CommentReference"/>
        </w:rPr>
        <w:annotationRef/>
      </w:r>
      <w:r>
        <w:t>International Council for Science (ICSU). 2017. A Guide to SDG interactions: from science to implementation. DOI: 10.24948/2017.01</w:t>
      </w:r>
    </w:p>
  </w:comment>
  <w:comment w:initials="ALM" w:author="ALM" w:date="2023-12-05T12:07:00Z" w:id="103">
    <w:p w:rsidR="008A2E3E" w:rsidP="00DB420D" w:rsidRDefault="008A2E3E" w14:paraId="6FEBE990" w14:textId="77777777">
      <w:pPr>
        <w:pStyle w:val="CommentText"/>
      </w:pPr>
      <w:r>
        <w:rPr>
          <w:rStyle w:val="CommentReference"/>
        </w:rPr>
        <w:annotationRef/>
      </w:r>
      <w:r>
        <w:t>International Council for Science (ICSU). 2017. A Guide to SDG interactions: from science to implementation. DOI: 10.24948/2017.01</w:t>
      </w:r>
    </w:p>
  </w:comment>
  <w:comment w:initials="ALM" w:author="ALM" w:date="2023-12-05T12:07:00Z" w:id="104">
    <w:p w:rsidR="008A2E3E" w:rsidP="00DB420D" w:rsidRDefault="008A2E3E" w14:paraId="1701439A" w14:textId="77777777">
      <w:pPr>
        <w:pStyle w:val="CommentText"/>
      </w:pPr>
      <w:r>
        <w:rPr>
          <w:rStyle w:val="CommentReference"/>
        </w:rPr>
        <w:annotationRef/>
      </w:r>
      <w:r>
        <w:t>International Council for Science (ICSU). 2017. A Guide to SDG interactions: from science to implementation. DOI: 10.24948/2017.01</w:t>
      </w:r>
    </w:p>
  </w:comment>
  <w:comment w:initials="ALM" w:author="ALM" w:date="2023-12-05T12:07:00Z" w:id="105">
    <w:p w:rsidRPr="007662D5" w:rsidR="008A2E3E" w:rsidP="003014D4" w:rsidRDefault="008A2E3E" w14:paraId="2B01F1FC" w14:textId="77777777">
      <w:pPr>
        <w:pStyle w:val="CommentText"/>
        <w:rPr>
          <w:lang w:val="pt-BR"/>
        </w:rPr>
      </w:pPr>
      <w:r>
        <w:rPr>
          <w:rStyle w:val="CommentReference"/>
        </w:rPr>
        <w:annotationRef/>
      </w:r>
      <w:r>
        <w:t xml:space="preserve">International Council for Science (ICSU). 2017. A Guide to SDG interactions: from science to implementation. </w:t>
      </w:r>
      <w:r w:rsidRPr="007662D5">
        <w:rPr>
          <w:lang w:val="pt-BR"/>
        </w:rPr>
        <w:t>DOI: 10.24948/2017.01</w:t>
      </w:r>
    </w:p>
  </w:comment>
  <w:comment w:initials="ALM" w:author="ALM" w:date="2023-12-05T13:35:00Z" w:id="106">
    <w:p w:rsidRPr="007662D5" w:rsidR="008A2E3E" w:rsidP="009836F3" w:rsidRDefault="008A2E3E" w14:paraId="439B2814" w14:textId="77777777">
      <w:pPr>
        <w:pStyle w:val="CommentText"/>
        <w:rPr>
          <w:lang w:val="pt-BR"/>
        </w:rPr>
      </w:pPr>
      <w:r>
        <w:rPr>
          <w:rStyle w:val="CommentReference"/>
        </w:rPr>
        <w:annotationRef/>
      </w:r>
      <w:r w:rsidRPr="007662D5">
        <w:rPr>
          <w:lang w:val="pt-BR"/>
        </w:rPr>
        <w:t>https://resilientcitiesnetwork.org/wp-content/uploads/2023/07/City-Energy-Resilience-Framework.pdf</w:t>
      </w:r>
    </w:p>
  </w:comment>
  <w:comment w:initials="ALM" w:author="ALM" w:date="2023-12-11T08:34:00Z" w:id="107">
    <w:p w:rsidRPr="00463384" w:rsidR="008A2E3E" w:rsidRDefault="008A2E3E" w14:paraId="1FBF4442" w14:textId="2AA7981E">
      <w:pPr>
        <w:pStyle w:val="CommentText"/>
        <w:rPr>
          <w:lang w:val="pt-BR"/>
        </w:rPr>
      </w:pPr>
      <w:r>
        <w:rPr>
          <w:rStyle w:val="CommentReference"/>
        </w:rPr>
        <w:annotationRef/>
      </w:r>
      <w:r w:rsidRPr="007662D5">
        <w:rPr>
          <w:lang w:val="pt-BR"/>
        </w:rPr>
        <w:t>https://resilientcitiesnetwork.org/wp-content/uploads/2023/07/City-Energy-Resilience-Framework.pdf</w:t>
      </w:r>
    </w:p>
  </w:comment>
  <w:comment w:initials="ALM" w:author="ALM" w:date="2023-12-05T22:21:00Z" w:id="108">
    <w:p w:rsidRPr="007662D5" w:rsidR="008A2E3E" w:rsidRDefault="008A2E3E" w14:paraId="050B87DE" w14:textId="7CF8DB7C">
      <w:pPr>
        <w:pStyle w:val="CommentText"/>
        <w:rPr>
          <w:lang w:val="pt-BR"/>
        </w:rPr>
      </w:pPr>
      <w:r>
        <w:rPr>
          <w:rStyle w:val="CommentReference"/>
        </w:rPr>
        <w:annotationRef/>
      </w:r>
      <w:r w:rsidRPr="007662D5">
        <w:rPr>
          <w:lang w:val="pt-BR"/>
        </w:rPr>
        <w:t>https://www.irena.org/Publications/2023/Sep/Renewable-energy-and-jobs-Annual-review-2023</w:t>
      </w:r>
    </w:p>
  </w:comment>
  <w:comment w:initials="ALM" w:author="ALM" w:date="2023-12-05T14:21:00Z" w:id="109">
    <w:p w:rsidRPr="007662D5" w:rsidR="008A2E3E" w:rsidP="00015B40" w:rsidRDefault="008A2E3E" w14:paraId="1482223C" w14:textId="77777777">
      <w:pPr>
        <w:pStyle w:val="CommentText"/>
        <w:rPr>
          <w:lang w:val="pt-BR"/>
        </w:rPr>
      </w:pPr>
      <w:r>
        <w:rPr>
          <w:rStyle w:val="CommentReference"/>
        </w:rPr>
        <w:annotationRef/>
      </w:r>
      <w:r w:rsidRPr="007662D5">
        <w:rPr>
          <w:lang w:val="pt-BR"/>
        </w:rPr>
        <w:t>https://www.weforum.org/agenda/2023/01/renewable-energy-transition-green-jobs/</w:t>
      </w:r>
    </w:p>
  </w:comment>
  <w:comment w:initials="ALM" w:author="ALM" w:date="2023-12-05T12:45:00Z" w:id="110">
    <w:p w:rsidRPr="007662D5" w:rsidR="008A2E3E" w:rsidP="00646B2D" w:rsidRDefault="008A2E3E" w14:paraId="4E820C74" w14:textId="77777777">
      <w:pPr>
        <w:pStyle w:val="CommentText"/>
        <w:rPr>
          <w:lang w:val="pt-BR"/>
        </w:rPr>
      </w:pPr>
      <w:r>
        <w:rPr>
          <w:rStyle w:val="CommentReference"/>
        </w:rPr>
        <w:annotationRef/>
      </w:r>
      <w:r w:rsidRPr="007662D5">
        <w:rPr>
          <w:lang w:val="pt-BR"/>
        </w:rPr>
        <w:t>https://sdgs.un.org/sites/default/files/2022-06/Policy%20Briefs%20-2022%20Energy%27s%20Interlinkages%20With%20Other%20SDGs.pdf</w:t>
      </w:r>
    </w:p>
  </w:comment>
  <w:comment w:initials="ALM" w:author="ALM" w:date="2023-12-10T22:30:00Z" w:id="111">
    <w:p w:rsidRPr="00463384" w:rsidR="008A2E3E" w:rsidRDefault="008A2E3E" w14:paraId="4DDED109" w14:textId="218E5B5E">
      <w:pPr>
        <w:pStyle w:val="CommentText"/>
        <w:rPr>
          <w:lang w:val="pt-BR"/>
        </w:rPr>
      </w:pPr>
      <w:r>
        <w:rPr>
          <w:rStyle w:val="CommentReference"/>
        </w:rPr>
        <w:annotationRef/>
      </w:r>
      <w:r w:rsidRPr="007662D5">
        <w:rPr>
          <w:lang w:val="pt-BR"/>
        </w:rPr>
        <w:t>https://undp-climate.exposure.co/empowered-women</w:t>
      </w:r>
    </w:p>
  </w:comment>
  <w:comment w:initials="AR" w:author="Ana Rojas" w:date="2024-02-13T16:51:00Z" w:id="112">
    <w:p w:rsidR="4B930FF3" w:rsidRDefault="4B930FF3" w14:paraId="07B76988" w14:textId="447F7508">
      <w:r>
        <w:t xml:space="preserve">This blog has additional information on e-Mujer in case you'd like to expand the content in Box 9. </w:t>
      </w:r>
      <w:r>
        <w:annotationRef/>
      </w:r>
    </w:p>
    <w:p w:rsidR="4B930FF3" w:rsidRDefault="00000000" w14:paraId="2569BDBB" w14:textId="47937ACE">
      <w:hyperlink r:id="rId23">
        <w:r w:rsidRPr="4B930FF3" w:rsidR="4B930FF3">
          <w:rPr>
            <w:rStyle w:val="Hyperlink"/>
          </w:rPr>
          <w:t>https://undp-climate.exposure.co/empowered-women</w:t>
        </w:r>
      </w:hyperlink>
      <w:r w:rsidR="4B930FF3">
        <w:t xml:space="preserve"> </w:t>
      </w:r>
    </w:p>
  </w:comment>
  <w:comment w:initials="ALM" w:author="ALM" w:date="2023-12-10T22:30:00Z" w:id="113">
    <w:p w:rsidRPr="00463384" w:rsidR="008A2E3E" w:rsidRDefault="008A2E3E" w14:paraId="4EAD8618" w14:textId="3C9B867A">
      <w:pPr>
        <w:pStyle w:val="CommentText"/>
        <w:rPr>
          <w:lang w:val="pt-BR"/>
        </w:rPr>
      </w:pPr>
      <w:r>
        <w:rPr>
          <w:rStyle w:val="CommentReference"/>
        </w:rPr>
        <w:annotationRef/>
      </w:r>
      <w:hyperlink w:history="1" r:id="rId24">
        <w:r w:rsidRPr="007662D5">
          <w:rPr>
            <w:rStyle w:val="Hyperlink"/>
            <w:lang w:val="pt-BR"/>
          </w:rPr>
          <w:t>https://www.undp.org/yemen/stories/yemeni-rural-women-launch-country%E2%80%99s-first-private-solar-energy-grid</w:t>
        </w:r>
      </w:hyperlink>
    </w:p>
  </w:comment>
  <w:comment w:initials="ALM" w:author="ALM" w:date="2023-12-05T12:07:00Z" w:id="121">
    <w:p w:rsidRPr="007662D5" w:rsidR="008A2E3E" w:rsidP="00164648" w:rsidRDefault="008A2E3E" w14:paraId="59076F6A" w14:textId="77777777">
      <w:pPr>
        <w:pStyle w:val="CommentText"/>
        <w:rPr>
          <w:lang w:val="pt-BR"/>
        </w:rPr>
      </w:pPr>
      <w:r>
        <w:rPr>
          <w:rStyle w:val="CommentReference"/>
        </w:rPr>
        <w:annotationRef/>
      </w:r>
      <w:r>
        <w:t xml:space="preserve">International Council for Science (ICSU). 2017. A Guide to SDG interactions: from science to implementation. </w:t>
      </w:r>
      <w:r w:rsidRPr="007662D5">
        <w:rPr>
          <w:lang w:val="pt-BR"/>
        </w:rPr>
        <w:t>DOI: 10.24948/2017.01</w:t>
      </w:r>
    </w:p>
  </w:comment>
  <w:comment w:initials="ALM" w:author="ALM" w:date="2023-12-05T11:42:00Z" w:id="122">
    <w:p w:rsidRPr="007662D5" w:rsidR="008A2E3E" w:rsidRDefault="008A2E3E" w14:paraId="03A3716F" w14:textId="63B037B9">
      <w:pPr>
        <w:pStyle w:val="CommentText"/>
        <w:rPr>
          <w:lang w:val="pt-BR"/>
        </w:rPr>
      </w:pPr>
      <w:r>
        <w:rPr>
          <w:rStyle w:val="CommentReference"/>
        </w:rPr>
        <w:annotationRef/>
      </w:r>
      <w:r w:rsidRPr="007662D5">
        <w:rPr>
          <w:lang w:val="pt-BR"/>
        </w:rPr>
        <w:t>https://www.iea.org/commentaries/clean-energy-can-help-to-ease-the-water-crisis</w:t>
      </w:r>
    </w:p>
  </w:comment>
  <w:comment w:initials="ALM" w:author="ALM" w:date="2023-12-05T12:07:00Z" w:id="123">
    <w:p w:rsidRPr="00463384" w:rsidR="008A2E3E" w:rsidP="00303764" w:rsidRDefault="008A2E3E" w14:paraId="7C968831" w14:textId="77777777">
      <w:pPr>
        <w:pStyle w:val="CommentText"/>
        <w:rPr>
          <w:lang w:val="pt-BR"/>
        </w:rPr>
      </w:pPr>
      <w:r>
        <w:rPr>
          <w:rStyle w:val="CommentReference"/>
        </w:rPr>
        <w:annotationRef/>
      </w:r>
      <w:r>
        <w:t xml:space="preserve">International Council for Science (ICSU). 2017. A Guide to SDG interactions: from science to implementation. </w:t>
      </w:r>
      <w:r w:rsidRPr="00463384">
        <w:rPr>
          <w:lang w:val="pt-BR"/>
        </w:rPr>
        <w:t>DOI: 10.24948/2017.01</w:t>
      </w:r>
    </w:p>
  </w:comment>
  <w:comment w:initials="ALM" w:author="ALM" w:date="2023-12-05T13:07:00Z" w:id="124">
    <w:p w:rsidRPr="00463384" w:rsidR="008A2E3E" w:rsidP="0027489D" w:rsidRDefault="008A2E3E" w14:paraId="022C7942" w14:textId="77777777">
      <w:pPr>
        <w:pStyle w:val="CommentText"/>
        <w:rPr>
          <w:lang w:val="pt-BR"/>
        </w:rPr>
      </w:pPr>
      <w:r>
        <w:rPr>
          <w:rStyle w:val="CommentReference"/>
        </w:rPr>
        <w:annotationRef/>
      </w:r>
      <w:r w:rsidRPr="00463384">
        <w:rPr>
          <w:lang w:val="pt-BR"/>
        </w:rPr>
        <w:t>https://sdgs.un.org/sites/default/files/2022-06/Policy%20Briefs%20-2022%20Energy%27s%20Interlinkages%20With%20Other%20SDGs.pdf</w:t>
      </w:r>
    </w:p>
  </w:comment>
  <w:comment w:initials="ALM" w:author="ALM" w:date="2023-12-05T12:07:00Z" w:id="125">
    <w:p w:rsidRPr="00987491" w:rsidR="008A2E3E" w:rsidP="00303764" w:rsidRDefault="008A2E3E" w14:paraId="47BA0A83" w14:textId="77777777">
      <w:pPr>
        <w:pStyle w:val="CommentText"/>
        <w:rPr>
          <w:lang w:val="pt-BR"/>
        </w:rPr>
      </w:pPr>
      <w:r>
        <w:rPr>
          <w:rStyle w:val="CommentReference"/>
        </w:rPr>
        <w:annotationRef/>
      </w:r>
      <w:r>
        <w:t xml:space="preserve">International Council for Science (ICSU). 2017. A Guide to SDG interactions: from science to implementation. </w:t>
      </w:r>
      <w:r w:rsidRPr="00987491">
        <w:rPr>
          <w:lang w:val="pt-BR"/>
        </w:rPr>
        <w:t>DOI: 10.24948/2017.01</w:t>
      </w:r>
    </w:p>
  </w:comment>
  <w:comment w:initials="ALM" w:author="ALM" w:date="2023-12-05T13:07:00Z" w:id="126">
    <w:p w:rsidRPr="00987491" w:rsidR="008A2E3E" w:rsidP="00987491" w:rsidRDefault="008A2E3E" w14:paraId="650679D7" w14:textId="77777777">
      <w:pPr>
        <w:pStyle w:val="CommentText"/>
        <w:rPr>
          <w:lang w:val="pt-BR"/>
        </w:rPr>
      </w:pPr>
      <w:r>
        <w:rPr>
          <w:rStyle w:val="CommentReference"/>
        </w:rPr>
        <w:annotationRef/>
      </w:r>
      <w:r w:rsidRPr="00987491">
        <w:rPr>
          <w:lang w:val="pt-BR"/>
        </w:rPr>
        <w:t>https://sdgs.un.org/sites/default/files/2022-06/Policy%20Briefs%20-2022%20Energy%27s%20Interlinkages%20With%20Other%20SDGs.pdf</w:t>
      </w:r>
    </w:p>
  </w:comment>
  <w:comment w:initials="ALM" w:author="ALM" w:date="2023-12-05T12:07:00Z" w:id="127">
    <w:p w:rsidRPr="00987491" w:rsidR="008A2E3E" w:rsidP="00987491" w:rsidRDefault="008A2E3E" w14:paraId="4E6C96B8" w14:textId="77777777">
      <w:pPr>
        <w:pStyle w:val="CommentText"/>
        <w:rPr>
          <w:lang w:val="pt-BR"/>
        </w:rPr>
      </w:pPr>
      <w:r>
        <w:rPr>
          <w:rStyle w:val="CommentReference"/>
        </w:rPr>
        <w:annotationRef/>
      </w:r>
      <w:r>
        <w:t xml:space="preserve">International Council for Science (ICSU). 2017. A Guide to SDG interactions: from science to implementation. </w:t>
      </w:r>
      <w:r w:rsidRPr="00987491">
        <w:rPr>
          <w:lang w:val="pt-BR"/>
        </w:rPr>
        <w:t>DOI: 10.24948/2017.01</w:t>
      </w:r>
    </w:p>
  </w:comment>
  <w:comment w:initials="ALM" w:author="ALM" w:date="2023-12-05T14:11:00Z" w:id="128">
    <w:p w:rsidRPr="00987491" w:rsidR="008A2E3E" w:rsidP="00987491" w:rsidRDefault="008A2E3E" w14:paraId="1261CC0B" w14:textId="77777777">
      <w:pPr>
        <w:pStyle w:val="CommentText"/>
        <w:rPr>
          <w:lang w:val="pt-BR"/>
        </w:rPr>
      </w:pPr>
      <w:r>
        <w:rPr>
          <w:rStyle w:val="CommentReference"/>
        </w:rPr>
        <w:annotationRef/>
      </w:r>
      <w:r w:rsidRPr="00987491">
        <w:rPr>
          <w:lang w:val="pt-BR"/>
        </w:rPr>
        <w:t>https://www.c40.org/news/empowering-all-the-just-energy-transition-in-latin-america/#:~:text=C40%20cities%20across%20the%20region,as%20fossil%20gas%20power%20plants.</w:t>
      </w:r>
    </w:p>
  </w:comment>
  <w:comment w:initials="ALM" w:author="ALM" w:date="2023-12-10T22:25:00Z" w:id="129">
    <w:p w:rsidRPr="00463384" w:rsidR="008A2E3E" w:rsidRDefault="008A2E3E" w14:paraId="12199402" w14:textId="68288BAB">
      <w:pPr>
        <w:pStyle w:val="CommentText"/>
        <w:rPr>
          <w:lang w:val="pt-BR"/>
        </w:rPr>
      </w:pPr>
      <w:r>
        <w:rPr>
          <w:rStyle w:val="CommentReference"/>
        </w:rPr>
        <w:annotationRef/>
      </w:r>
      <w:r w:rsidRPr="00987491">
        <w:rPr>
          <w:lang w:val="pt-BR"/>
        </w:rPr>
        <w:t>https://www.c40.org/news/empowering-all-the-just-energy-transition-in-latin-america/#:~:text=C40%20cities%20across%20the%20region,as%20fossil%20gas%20power%20plants.</w:t>
      </w:r>
    </w:p>
  </w:comment>
  <w:comment w:initials="ALM" w:author="ALM" w:date="2023-12-17T14:27:00Z" w:id="130">
    <w:p w:rsidR="008A2E3E" w:rsidRDefault="008A2E3E" w14:paraId="5B127C75" w14:textId="79074825">
      <w:pPr>
        <w:pStyle w:val="CommentText"/>
      </w:pPr>
      <w:r>
        <w:rPr>
          <w:rStyle w:val="CommentReference"/>
        </w:rPr>
        <w:annotationRef/>
      </w:r>
      <w:r w:rsidRPr="00800573">
        <w:t>https://www.fao.org/in-action/water-efficiency-nena/webinars/nexus-webinars/block2/en/</w:t>
      </w:r>
    </w:p>
  </w:comment>
  <w:comment w:initials="ALM" w:author="ALM" w:date="2023-12-17T14:28:00Z" w:id="131">
    <w:p w:rsidR="008A2E3E" w:rsidRDefault="008A2E3E" w14:paraId="10AD68E4" w14:textId="6C8B2ED1">
      <w:pPr>
        <w:pStyle w:val="CommentText"/>
      </w:pPr>
      <w:r>
        <w:rPr>
          <w:rStyle w:val="CommentReference"/>
        </w:rPr>
        <w:annotationRef/>
      </w:r>
      <w:r w:rsidRPr="00800573">
        <w:t>https://joint-research-centre.ec.europa.eu/jrc-news-and-updates/agrivoltaics-alone-could-surpass-eu-photovoltaic-2030-goals-2023-10-12_en</w:t>
      </w:r>
    </w:p>
  </w:comment>
  <w:comment w:initials="ALM" w:author="ALM" w:date="2023-12-17T14:28:00Z" w:id="132">
    <w:p w:rsidR="008A2E3E" w:rsidRDefault="008A2E3E" w14:paraId="599A96E9" w14:textId="3F58FAB2">
      <w:pPr>
        <w:pStyle w:val="CommentText"/>
      </w:pPr>
      <w:r>
        <w:rPr>
          <w:rStyle w:val="CommentReference"/>
        </w:rPr>
        <w:annotationRef/>
      </w:r>
      <w:r w:rsidRPr="00800573">
        <w:t>https://www.iisd.org/publications/report/agrivoltaics-in-india</w:t>
      </w:r>
    </w:p>
  </w:comment>
  <w:comment w:initials="ALM" w:author="ALM" w:date="2023-12-05T13:22:00Z" w:id="133">
    <w:p w:rsidRPr="00DF7DB7" w:rsidR="008A2E3E" w:rsidP="003760E2" w:rsidRDefault="008A2E3E" w14:paraId="431208B6" w14:textId="77777777">
      <w:pPr>
        <w:pStyle w:val="CommentText"/>
        <w:rPr>
          <w:lang w:val="pt-BR"/>
        </w:rPr>
      </w:pPr>
      <w:r>
        <w:rPr>
          <w:rStyle w:val="CommentReference"/>
        </w:rPr>
        <w:annotationRef/>
      </w:r>
      <w:r w:rsidRPr="00DF7DB7">
        <w:rPr>
          <w:lang w:val="pt-BR"/>
        </w:rPr>
        <w:t>https://ourworldindata.org/land-use-per-energy-source</w:t>
      </w:r>
    </w:p>
  </w:comment>
  <w:comment w:initials="AR" w:author="Ana Rojas" w:date="2024-02-13T17:06:00Z" w:id="134">
    <w:p w:rsidR="4B930FF3" w:rsidRDefault="4B930FF3" w14:paraId="5CF06DD2" w14:textId="704EC975">
      <w:r>
        <w:t xml:space="preserve">Perhaps good to give an example? </w:t>
      </w:r>
      <w:r>
        <w:annotationRef/>
      </w:r>
    </w:p>
  </w:comment>
  <w:comment w:initials="ALM" w:author="ALM" w:date="2023-12-07T01:29:00Z" w:id="135">
    <w:p w:rsidRPr="007662D5" w:rsidR="008A2E3E" w:rsidP="00420DCC" w:rsidRDefault="008A2E3E" w14:paraId="4D401014" w14:textId="77777777">
      <w:pPr>
        <w:pStyle w:val="CommentText"/>
        <w:rPr>
          <w:lang w:val="pt-BR"/>
        </w:rPr>
      </w:pPr>
      <w:r>
        <w:rPr>
          <w:rStyle w:val="CommentReference"/>
        </w:rPr>
        <w:annotationRef/>
      </w:r>
      <w:r w:rsidRPr="007662D5">
        <w:rPr>
          <w:lang w:val="pt-BR"/>
        </w:rPr>
        <w:t>https://mc-cd8320d4-36a1-40ac-83cc-3389-cdn-endpoint.azureedge.net/-/media/Files/IRENA/Agency/Publication/2023/Sep/IRENA_Renewable_energy_and_jobs_2023.pdf?rev=4c35bf5a1222429e8f0bf932a641f818</w:t>
      </w:r>
    </w:p>
  </w:comment>
  <w:comment w:initials="AR" w:author="Ana Rojas" w:date="2024-02-13T17:13:00Z" w:id="136">
    <w:p w:rsidR="4B930FF3" w:rsidRDefault="4B930FF3" w14:paraId="4641AD62" w14:textId="14CC007B">
      <w:r>
        <w:t xml:space="preserve">Additionally, any large-scale energy project will bring "men camps", which increase the risk of gender-based violence, human trafficking, unwanted pregnancies, etc. Measures need to be set into place to anticipate and prevent such instances. </w:t>
      </w:r>
      <w:r>
        <w:annotationRef/>
      </w:r>
    </w:p>
    <w:p w:rsidR="4B930FF3" w:rsidRDefault="4B930FF3" w14:paraId="77E8DCD0" w14:textId="46F59C18"/>
    <w:p w:rsidR="4B930FF3" w:rsidRDefault="4B930FF3" w14:paraId="5E0369DF" w14:textId="6BD48C74">
      <w:r>
        <w:t xml:space="preserve">Other element on rights is the need to compensate communities for forced mobilization / relocation as part of the development of large-scale energy projects. Hence the need to have strong social assessments that can also contribute to the design of compensation schemes. You can check this brief for additional info on impacts and link with the section in this training with such elements may be dealt with. </w:t>
      </w:r>
      <w:hyperlink r:id="rId25">
        <w:r w:rsidRPr="4B930FF3">
          <w:rPr>
            <w:rStyle w:val="Hyperlink"/>
          </w:rPr>
          <w:t>https://www.usaid.gov/energy/gender/agent-women-infrastructure</w:t>
        </w:r>
      </w:hyperlink>
      <w:r>
        <w:t xml:space="preserve"> </w:t>
      </w:r>
    </w:p>
  </w:comment>
  <w:comment w:initials="A" w:author="Administrador" w:date="2023-12-07T13:35:00Z" w:id="137">
    <w:p w:rsidRPr="00D90410" w:rsidR="008A2E3E" w:rsidP="00420DCC" w:rsidRDefault="008A2E3E" w14:paraId="5611897F" w14:textId="77777777">
      <w:pPr>
        <w:pStyle w:val="CommentText"/>
        <w:rPr>
          <w:lang w:val="pt-BR"/>
        </w:rPr>
      </w:pPr>
      <w:r>
        <w:rPr>
          <w:rStyle w:val="CommentReference"/>
        </w:rPr>
        <w:annotationRef/>
      </w:r>
      <w:r w:rsidRPr="00D90410">
        <w:rPr>
          <w:lang w:val="pt-BR"/>
        </w:rPr>
        <w:t>https://www.google.com/search?q=renewable+energy+and+human+rights+%2B+un&amp;sca_esv=588723058&amp;rlz=1C1UEAD_esES1047ES1049&amp;ei=-LlxZYGQGIWikdUP7-C6-AU&amp;ved=0ahUKEwiB7Lmfqf2CAxUFUaQEHW-wDl8Q4dUDCBA&amp;uact=5&amp;oq=renewable+energy+and+human+rights+%2B+un&amp;gs_lp=Egxnd3Mtd2l6LXNlcnAiJnJlbmV3YWJsZSBlbmVyZ3kgYW5kIGh1bWFuIHJpZ2h0cyArIHVuMgUQIRigATIFECEYoAEyBRAhGKABSLQOUIIGWOkLcAB4ApABAJgBiwGgAeAEqgEDMS40uAEDyAEA-AEBwgIEEAAYR8ICBxAAGIAEGBPCAggQABgWGB4YE8ICBhAAGBYYHuIDBBgAIEGIBgGQBgg&amp;sclient=gws-wiz-serp#ip=1</w:t>
      </w:r>
    </w:p>
  </w:comment>
  <w:comment w:initials="A" w:author="Administrador" w:date="2023-12-07T13:49:00Z" w:id="138">
    <w:p w:rsidR="008A2E3E" w:rsidRDefault="008A2E3E" w14:paraId="730FE526" w14:textId="52D7BF65">
      <w:pPr>
        <w:pStyle w:val="CommentText"/>
        <w:rPr>
          <w:lang w:val="pt-BR"/>
        </w:rPr>
      </w:pPr>
      <w:r>
        <w:rPr>
          <w:rStyle w:val="CommentReference"/>
        </w:rPr>
        <w:annotationRef/>
      </w:r>
      <w:hyperlink w:history="1" r:id="rId26">
        <w:r w:rsidRPr="00F5309B">
          <w:rPr>
            <w:rStyle w:val="Hyperlink"/>
            <w:lang w:val="pt-BR"/>
          </w:rPr>
          <w:t>https://ccsi.columbia.edu/sites/default/files/content/docs/publications/final_RenewablesAndHumanRights%20%28Brief%29.pdf</w:t>
        </w:r>
      </w:hyperlink>
    </w:p>
    <w:p w:rsidRPr="00420DCC" w:rsidR="008A2E3E" w:rsidRDefault="008A2E3E" w14:paraId="683648AB" w14:textId="1FB4B852">
      <w:pPr>
        <w:pStyle w:val="CommentText"/>
        <w:rPr>
          <w:lang w:val="pt-BR"/>
        </w:rPr>
      </w:pPr>
    </w:p>
  </w:comment>
  <w:comment w:initials="A" w:author="Administrador" w:date="2023-12-07T13:52:00Z" w:id="139">
    <w:p w:rsidRPr="00420DCC" w:rsidR="008A2E3E" w:rsidRDefault="008A2E3E" w14:paraId="7C5F756A" w14:textId="3CCB996E">
      <w:pPr>
        <w:pStyle w:val="CommentText"/>
        <w:rPr>
          <w:lang w:val="pt-BR"/>
        </w:rPr>
      </w:pPr>
      <w:r>
        <w:rPr>
          <w:rStyle w:val="CommentReference"/>
        </w:rPr>
        <w:annotationRef/>
      </w:r>
      <w:r w:rsidRPr="00420DCC">
        <w:rPr>
          <w:lang w:val="pt-BR"/>
        </w:rPr>
        <w:t>https://www.amnesty.org/en/what-we-do/climate-change/energy-transition/</w:t>
      </w:r>
    </w:p>
  </w:comment>
  <w:comment w:initials="AR" w:author="Ana Rojas" w:date="2024-02-13T17:15:00Z" w:id="140">
    <w:p w:rsidR="4B930FF3" w:rsidRDefault="4B930FF3" w14:paraId="3F69FADA" w14:textId="5C5F39A6">
      <w:r>
        <w:t xml:space="preserve">May be good to mention that is one of the reasons why environmental and social impact assessments need to be a strong requisite prior to allowing concessions / permits for this type of projects. </w:t>
      </w:r>
      <w:r>
        <w:annotationRef/>
      </w:r>
    </w:p>
  </w:comment>
  <w:comment w:initials="ALM" w:author="ALM" w:date="2023-12-05T22:21:00Z" w:id="141">
    <w:p w:rsidRPr="00FE0FEE" w:rsidR="008A2E3E" w:rsidP="00FE0FEE" w:rsidRDefault="008A2E3E" w14:paraId="39C82FF2" w14:textId="77777777">
      <w:pPr>
        <w:pStyle w:val="CommentText"/>
        <w:rPr>
          <w:lang w:val="pt-BR"/>
        </w:rPr>
      </w:pPr>
      <w:r>
        <w:rPr>
          <w:rStyle w:val="CommentReference"/>
        </w:rPr>
        <w:annotationRef/>
      </w:r>
      <w:r w:rsidRPr="00FE0FEE">
        <w:rPr>
          <w:lang w:val="pt-BR"/>
        </w:rPr>
        <w:t>https://www.irena.org/Publications/2023/Nov/Socio-economic-footprint-of-the-energy-transition-South-Africa</w:t>
      </w:r>
    </w:p>
  </w:comment>
  <w:comment w:initials="ALM" w:author="ALM" w:date="2023-12-10T22:24:00Z" w:id="142">
    <w:p w:rsidR="008A2E3E" w:rsidRDefault="008A2E3E" w14:paraId="4044D9EF" w14:textId="65F7B0AB">
      <w:pPr>
        <w:pStyle w:val="CommentText"/>
        <w:rPr>
          <w:lang w:val="pt-BR"/>
        </w:rPr>
      </w:pPr>
      <w:r>
        <w:rPr>
          <w:rStyle w:val="CommentReference"/>
        </w:rPr>
        <w:annotationRef/>
      </w:r>
      <w:hyperlink w:history="1" r:id="rId27">
        <w:r w:rsidRPr="006967EA">
          <w:rPr>
            <w:rStyle w:val="Hyperlink"/>
            <w:lang w:val="pt-BR"/>
          </w:rPr>
          <w:t>https://www.irena.org/Publications/2023/Nov/Socio-economic-footprint-of-the-energy-transition-South-Africa</w:t>
        </w:r>
      </w:hyperlink>
    </w:p>
    <w:p w:rsidRPr="00463384" w:rsidR="008A2E3E" w:rsidRDefault="008A2E3E" w14:paraId="6EF76115" w14:textId="77777777">
      <w:pPr>
        <w:pStyle w:val="CommentText"/>
        <w:rPr>
          <w:lang w:val="pt-BR"/>
        </w:rPr>
      </w:pPr>
    </w:p>
    <w:p w:rsidRPr="00463384" w:rsidR="008A2E3E" w:rsidRDefault="008A2E3E" w14:paraId="75C721B3" w14:textId="49091C48">
      <w:pPr>
        <w:pStyle w:val="CommentText"/>
        <w:rPr>
          <w:lang w:val="pt-BR"/>
        </w:rPr>
      </w:pPr>
      <w:r w:rsidRPr="007662D5">
        <w:rPr>
          <w:lang w:val="pt-BR"/>
        </w:rPr>
        <w:t>https://www.irena.org/Publications/2023/Nov/Socio-economic-footprint-of-the-energy-transition-Egypt</w:t>
      </w:r>
    </w:p>
  </w:comment>
  <w:comment w:initials="ALM" w:author="ALM" w:date="2023-11-17T14:02:00Z" w:id="144">
    <w:p w:rsidRPr="007662D5" w:rsidR="008A2E3E" w:rsidP="00FE1CC9" w:rsidRDefault="008A2E3E" w14:paraId="0EB46555" w14:textId="77777777">
      <w:pPr>
        <w:pStyle w:val="CommentText"/>
        <w:rPr>
          <w:lang w:val="pt-BR"/>
        </w:rPr>
      </w:pPr>
      <w:r>
        <w:rPr>
          <w:rStyle w:val="CommentReference"/>
        </w:rPr>
        <w:annotationRef/>
      </w:r>
      <w:r w:rsidRPr="007662D5">
        <w:rPr>
          <w:lang w:val="pt-BR"/>
        </w:rPr>
        <w:t>https://knowsdgs.jrc.ec.europa.eu/interlinkages</w:t>
      </w:r>
    </w:p>
  </w:comment>
  <w:comment w:initials="ALM" w:author="ALM" w:date="2023-11-30T21:38:00Z" w:id="146">
    <w:p w:rsidRPr="007662D5" w:rsidR="008A2E3E" w:rsidP="00ED1C4C" w:rsidRDefault="008A2E3E" w14:paraId="6685BD0C" w14:textId="77777777">
      <w:pPr>
        <w:pStyle w:val="CommentText"/>
        <w:rPr>
          <w:lang w:val="pt-BR"/>
        </w:rPr>
      </w:pPr>
      <w:r>
        <w:rPr>
          <w:rStyle w:val="CommentReference"/>
        </w:rPr>
        <w:annotationRef/>
      </w:r>
      <w:r w:rsidRPr="007662D5">
        <w:rPr>
          <w:lang w:val="pt-BR"/>
        </w:rPr>
        <w:t>https://unhabitat.org/sites/default/files/2022/10/the-sustainable-development-goals-report-2022.pdf</w:t>
      </w:r>
    </w:p>
  </w:comment>
  <w:comment w:initials="ALM" w:author="ALM" w:date="2023-12-10T22:16:00Z" w:id="148">
    <w:p w:rsidRPr="00463384" w:rsidR="008A2E3E" w:rsidRDefault="008A2E3E" w14:paraId="5E72C55D" w14:textId="4FB55DBB">
      <w:pPr>
        <w:pStyle w:val="CommentText"/>
        <w:rPr>
          <w:lang w:val="pt-BR"/>
        </w:rPr>
      </w:pPr>
      <w:r>
        <w:rPr>
          <w:rStyle w:val="CommentReference"/>
        </w:rPr>
        <w:annotationRef/>
      </w:r>
      <w:r w:rsidRPr="007662D5">
        <w:rPr>
          <w:lang w:val="pt-BR"/>
        </w:rPr>
        <w:t>https://africa.iclei.org/rwanda-upgrades-healthcare-centres-as-part-of-green-economic-recovery/</w:t>
      </w:r>
    </w:p>
  </w:comment>
  <w:comment w:initials="ALM" w:author="ALM" w:date="2023-12-10T22:16:00Z" w:id="149">
    <w:p w:rsidRPr="00463384" w:rsidR="008A2E3E" w:rsidP="00016C60" w:rsidRDefault="008A2E3E" w14:paraId="0B846B5B" w14:textId="77777777">
      <w:pPr>
        <w:pStyle w:val="CommentText"/>
        <w:rPr>
          <w:rStyle w:val="Hyperlink"/>
          <w:rFonts w:cstheme="minorHAnsi"/>
          <w:color w:val="auto"/>
          <w:lang w:val="pt-BR"/>
        </w:rPr>
      </w:pPr>
      <w:r>
        <w:rPr>
          <w:rStyle w:val="CommentReference"/>
        </w:rPr>
        <w:annotationRef/>
      </w:r>
      <w:hyperlink w:history="1" r:id="rId28">
        <w:r w:rsidRPr="00463384">
          <w:rPr>
            <w:rStyle w:val="Hyperlink"/>
            <w:rFonts w:cstheme="minorHAnsi"/>
            <w:color w:val="auto"/>
            <w:lang w:val="pt-BR"/>
          </w:rPr>
          <w:t>https://open.undp.org/projects/00048025</w:t>
        </w:r>
      </w:hyperlink>
    </w:p>
    <w:p w:rsidRPr="00463384" w:rsidR="008A2E3E" w:rsidP="00016C60" w:rsidRDefault="008A2E3E" w14:paraId="72172951" w14:textId="77777777">
      <w:pPr>
        <w:pStyle w:val="CommentText"/>
        <w:rPr>
          <w:lang w:val="pt-BR"/>
        </w:rPr>
      </w:pPr>
    </w:p>
    <w:p w:rsidRPr="00463384" w:rsidR="008A2E3E" w:rsidP="00016C60" w:rsidRDefault="00000000" w14:paraId="7BD9A134" w14:textId="7D990F85">
      <w:pPr>
        <w:pStyle w:val="CommentText"/>
        <w:rPr>
          <w:lang w:val="pt-BR"/>
        </w:rPr>
      </w:pPr>
      <w:hyperlink w:history="1" r:id="rId29">
        <w:r w:rsidRPr="00463384" w:rsidR="008A2E3E">
          <w:rPr>
            <w:rStyle w:val="Hyperlink"/>
            <w:lang w:val="pt-BR"/>
          </w:rPr>
          <w:t>https://info.undp.org/docs/pdc/Documents/BIH/GED%20-%20Project%20Document%20UNDP%202015.pdf</w:t>
        </w:r>
      </w:hyperlink>
    </w:p>
  </w:comment>
  <w:comment w:initials="ALM" w:author="ALM" w:date="2023-12-11T11:28:00Z" w:id="150">
    <w:p w:rsidRPr="00463384" w:rsidR="008A2E3E" w:rsidRDefault="008A2E3E" w14:paraId="5D384CB6" w14:textId="7D7C0C02">
      <w:pPr>
        <w:pStyle w:val="CommentText"/>
        <w:rPr>
          <w:lang w:val="pt-BR"/>
        </w:rPr>
      </w:pPr>
      <w:r>
        <w:rPr>
          <w:rStyle w:val="CommentReference"/>
        </w:rPr>
        <w:annotationRef/>
      </w:r>
      <w:hyperlink w:history="1" r:id="rId30">
        <w:r w:rsidRPr="00463384">
          <w:rPr>
            <w:rStyle w:val="Hyperlink"/>
            <w:lang w:val="pt-BR"/>
          </w:rPr>
          <w:t>https://naturebasedsolutions.org/sites/default/files/2023-03/P1768250d0db6f0c80bb5b08c648e4d0f18.pdf</w:t>
        </w:r>
      </w:hyperlink>
    </w:p>
    <w:p w:rsidRPr="00463384" w:rsidR="008A2E3E" w:rsidRDefault="008A2E3E" w14:paraId="74D9C373" w14:textId="77777777">
      <w:pPr>
        <w:pStyle w:val="CommentText"/>
        <w:rPr>
          <w:lang w:val="pt-BR"/>
        </w:rPr>
      </w:pPr>
    </w:p>
    <w:p w:rsidRPr="00463384" w:rsidR="008A2E3E" w:rsidRDefault="00000000" w14:paraId="0A09E83A" w14:textId="70392912">
      <w:pPr>
        <w:pStyle w:val="CommentText"/>
        <w:rPr>
          <w:lang w:val="pt-BR"/>
        </w:rPr>
      </w:pPr>
      <w:hyperlink w:history="1" r:id="rId31">
        <w:r w:rsidRPr="00463384" w:rsidR="008A2E3E">
          <w:rPr>
            <w:rStyle w:val="Hyperlink"/>
            <w:lang w:val="pt-BR"/>
          </w:rPr>
          <w:t>https://www.naturebasedsolutions.org/knowledge-hub</w:t>
        </w:r>
      </w:hyperlink>
    </w:p>
    <w:p w:rsidRPr="00463384" w:rsidR="008A2E3E" w:rsidRDefault="008A2E3E" w14:paraId="299976B8" w14:textId="6D55A78E">
      <w:pPr>
        <w:pStyle w:val="CommentText"/>
        <w:rPr>
          <w:lang w:val="pt-BR"/>
        </w:rPr>
      </w:pPr>
    </w:p>
  </w:comment>
  <w:comment w:initials="ALM" w:author="ALM" w:date="2023-12-05T11:47:00Z" w:id="152">
    <w:p w:rsidRPr="007662D5" w:rsidR="008A2E3E" w:rsidP="002017C5" w:rsidRDefault="008A2E3E" w14:paraId="79E7D5BD" w14:textId="77777777">
      <w:pPr>
        <w:pStyle w:val="CommentText"/>
        <w:rPr>
          <w:lang w:val="pt-BR"/>
        </w:rPr>
      </w:pPr>
      <w:r>
        <w:rPr>
          <w:rStyle w:val="CommentReference"/>
        </w:rPr>
        <w:annotationRef/>
      </w:r>
      <w:r w:rsidRPr="007662D5">
        <w:rPr>
          <w:lang w:val="pt-BR"/>
        </w:rPr>
        <w:t>https://www.iea.org/commentaries/clean-energy-can-help-to-ease-the-water-crisis</w:t>
      </w:r>
    </w:p>
  </w:comment>
  <w:comment w:initials="ALM" w:author="ALM" w:date="2023-12-05T12:07:00Z" w:id="153">
    <w:p w:rsidRPr="007662D5" w:rsidR="008A2E3E" w:rsidP="002017C5" w:rsidRDefault="008A2E3E" w14:paraId="48E6DCE8" w14:textId="77777777">
      <w:pPr>
        <w:pStyle w:val="CommentText"/>
        <w:rPr>
          <w:lang w:val="pt-BR"/>
        </w:rPr>
      </w:pPr>
      <w:r>
        <w:rPr>
          <w:rStyle w:val="CommentReference"/>
        </w:rPr>
        <w:annotationRef/>
      </w:r>
      <w:r w:rsidRPr="007662D5">
        <w:rPr>
          <w:lang w:val="pt-BR"/>
        </w:rPr>
        <w:t>https://www.unwater.org/water-facts/water-food-and-energy</w:t>
      </w:r>
    </w:p>
  </w:comment>
  <w:comment w:initials="ALM" w:author="ALM" w:date="2023-12-11T11:20:00Z" w:id="154">
    <w:p w:rsidRPr="00463384" w:rsidR="008A2E3E" w:rsidRDefault="008A2E3E" w14:paraId="4CD2A28B" w14:textId="6BD6E90F">
      <w:pPr>
        <w:pStyle w:val="CommentText"/>
        <w:rPr>
          <w:lang w:val="pt-BR"/>
        </w:rPr>
      </w:pPr>
      <w:r>
        <w:rPr>
          <w:rStyle w:val="CommentReference"/>
        </w:rPr>
        <w:annotationRef/>
      </w:r>
      <w:r w:rsidRPr="00463384">
        <w:rPr>
          <w:lang w:val="pt-BR"/>
        </w:rPr>
        <w:t>https://www.fao.org/3/cb7433en/cb7433en.pdf</w:t>
      </w:r>
    </w:p>
  </w:comment>
  <w:comment w:initials="ALM" w:author="ALM" w:date="2023-12-05T12:07:00Z" w:id="155">
    <w:p w:rsidRPr="007662D5" w:rsidR="008A2E3E" w:rsidRDefault="008A2E3E" w14:paraId="39C280E7" w14:textId="005B3C8B">
      <w:pPr>
        <w:pStyle w:val="CommentText"/>
        <w:rPr>
          <w:lang w:val="pt-BR"/>
        </w:rPr>
      </w:pPr>
      <w:r>
        <w:rPr>
          <w:rStyle w:val="CommentReference"/>
        </w:rPr>
        <w:annotationRef/>
      </w:r>
      <w:r>
        <w:t xml:space="preserve">International Council for Science (ICSU). 2017. A Guide to SDG interactions: from science to implementation. </w:t>
      </w:r>
      <w:r w:rsidRPr="007662D5">
        <w:rPr>
          <w:lang w:val="pt-BR"/>
        </w:rPr>
        <w:t>DOI: 10.24948/2017.01</w:t>
      </w:r>
    </w:p>
  </w:comment>
  <w:comment w:initials="A" w:author="Administrador" w:date="2023-12-07T17:07:00Z" w:id="156">
    <w:p w:rsidRPr="00CC12D2" w:rsidR="008A2E3E" w:rsidRDefault="008A2E3E" w14:paraId="342F10B7" w14:textId="1B85F218">
      <w:pPr>
        <w:pStyle w:val="CommentText"/>
        <w:rPr>
          <w:lang w:val="pt-BR"/>
        </w:rPr>
      </w:pPr>
      <w:r>
        <w:rPr>
          <w:rStyle w:val="CommentReference"/>
        </w:rPr>
        <w:annotationRef/>
      </w:r>
      <w:r w:rsidRPr="007662D5">
        <w:rPr>
          <w:lang w:val="pt-BR"/>
        </w:rPr>
        <w:t>https://www.iea.org/commentaries/energy-has-a-role-to-play-in-achieving-universal-access-to-clean-water-and-sanitation</w:t>
      </w:r>
    </w:p>
  </w:comment>
  <w:comment w:initials="ALM" w:author="ALM" w:date="2023-12-05T12:07:00Z" w:id="157">
    <w:p w:rsidRPr="00682863" w:rsidR="008A2E3E" w:rsidP="00682863" w:rsidRDefault="008A2E3E" w14:paraId="33C53235" w14:textId="77777777">
      <w:pPr>
        <w:pStyle w:val="CommentText"/>
        <w:rPr>
          <w:lang w:val="pt-BR"/>
        </w:rPr>
      </w:pPr>
      <w:r>
        <w:rPr>
          <w:rStyle w:val="CommentReference"/>
        </w:rPr>
        <w:annotationRef/>
      </w:r>
      <w:r>
        <w:t xml:space="preserve">International Council for Science (ICSU). 2017. A Guide to SDG interactions: from science to implementation. </w:t>
      </w:r>
      <w:r w:rsidRPr="00682863">
        <w:rPr>
          <w:lang w:val="pt-BR"/>
        </w:rPr>
        <w:t>DOI: 10.24948/2017.01</w:t>
      </w:r>
    </w:p>
  </w:comment>
  <w:comment w:initials="ALM" w:author="ALM" w:date="2023-12-05T22:19:00Z" w:id="158">
    <w:p w:rsidRPr="00682863" w:rsidR="008A2E3E" w:rsidP="00682863" w:rsidRDefault="008A2E3E" w14:paraId="2F23DBD8" w14:textId="77777777">
      <w:pPr>
        <w:pStyle w:val="CommentText"/>
        <w:rPr>
          <w:lang w:val="pt-BR"/>
        </w:rPr>
      </w:pPr>
      <w:r>
        <w:rPr>
          <w:rStyle w:val="CommentReference"/>
        </w:rPr>
        <w:annotationRef/>
      </w:r>
      <w:r w:rsidRPr="00682863">
        <w:rPr>
          <w:lang w:val="pt-BR"/>
        </w:rPr>
        <w:t>https://www.irena.org/Publications/2023/Nov/Agricultural-residue-based-bioenergy-Regional-potential-and-scale-up-strategies</w:t>
      </w:r>
    </w:p>
  </w:comment>
  <w:comment w:initials="ALM" w:author="ALM" w:date="2023-12-10T22:18:00Z" w:id="159">
    <w:p w:rsidRPr="00463384" w:rsidR="008A2E3E" w:rsidP="00016C60" w:rsidRDefault="008A2E3E" w14:paraId="6DB101B6" w14:textId="77777777">
      <w:pPr>
        <w:jc w:val="both"/>
        <w:rPr>
          <w:rStyle w:val="Hyperlink"/>
          <w:rFonts w:cstheme="minorHAnsi"/>
          <w:color w:val="auto"/>
          <w:shd w:val="clear" w:color="auto" w:fill="F4F5FA"/>
          <w:lang w:val="pt-BR"/>
        </w:rPr>
      </w:pPr>
      <w:r>
        <w:rPr>
          <w:rStyle w:val="CommentReference"/>
        </w:rPr>
        <w:annotationRef/>
      </w:r>
      <w:hyperlink w:history="1" r:id="rId32">
        <w:r w:rsidRPr="00463384">
          <w:rPr>
            <w:rStyle w:val="Hyperlink"/>
            <w:rFonts w:cstheme="minorHAnsi"/>
            <w:color w:val="auto"/>
            <w:shd w:val="clear" w:color="auto" w:fill="F4F5FA"/>
            <w:lang w:val="pt-BR"/>
          </w:rPr>
          <w:t>https://open.undp.org/projects/00119366</w:t>
        </w:r>
      </w:hyperlink>
    </w:p>
    <w:p w:rsidRPr="00463384" w:rsidR="008A2E3E" w:rsidP="00016C60" w:rsidRDefault="008A2E3E" w14:paraId="3A9BA15F" w14:textId="77777777">
      <w:pPr>
        <w:jc w:val="both"/>
        <w:rPr>
          <w:rFonts w:cstheme="minorHAnsi"/>
          <w:shd w:val="clear" w:color="auto" w:fill="F4F5FA"/>
          <w:lang w:val="pt-BR"/>
        </w:rPr>
      </w:pPr>
    </w:p>
    <w:p w:rsidRPr="00463384" w:rsidR="008A2E3E" w:rsidP="00016C60" w:rsidRDefault="008A2E3E" w14:paraId="7F8A95E5" w14:textId="77777777">
      <w:pPr>
        <w:jc w:val="both"/>
        <w:rPr>
          <w:rFonts w:cstheme="minorHAnsi"/>
          <w:highlight w:val="lightGray"/>
          <w:shd w:val="clear" w:color="auto" w:fill="F4F5FA"/>
          <w:lang w:val="pt-BR"/>
        </w:rPr>
      </w:pPr>
      <w:r w:rsidRPr="00463384">
        <w:rPr>
          <w:rFonts w:cstheme="minorHAnsi"/>
          <w:shd w:val="clear" w:color="auto" w:fill="F4F5FA"/>
          <w:lang w:val="pt-BR"/>
        </w:rPr>
        <w:t>https://info.undp.org/docs/pdc/Documents/LKA/MOFCOM%20UNDP%20Sri%20Lanka%20Signed%20Copy.pdf</w:t>
      </w:r>
    </w:p>
    <w:p w:rsidRPr="00463384" w:rsidR="008A2E3E" w:rsidRDefault="008A2E3E" w14:paraId="0BBE7299" w14:textId="243F0F7B">
      <w:pPr>
        <w:pStyle w:val="CommentText"/>
        <w:rPr>
          <w:lang w:val="pt-BR"/>
        </w:rPr>
      </w:pPr>
    </w:p>
  </w:comment>
  <w:comment w:initials="ALM" w:author="ALM" w:date="2023-12-11T13:34:00Z" w:id="160">
    <w:p w:rsidRPr="00463384" w:rsidR="008A2E3E" w:rsidP="00ED1C4C" w:rsidRDefault="008A2E3E" w14:paraId="64DDF85C" w14:textId="77777777">
      <w:pPr>
        <w:pStyle w:val="CommentText"/>
        <w:rPr>
          <w:lang w:val="pt-BR"/>
        </w:rPr>
      </w:pPr>
      <w:r>
        <w:rPr>
          <w:rStyle w:val="CommentReference"/>
        </w:rPr>
        <w:annotationRef/>
      </w:r>
      <w:r w:rsidRPr="00463384">
        <w:rPr>
          <w:lang w:val="pt-BR"/>
        </w:rPr>
        <w:t>https://www.undp.org/sites/g/files/zskgke326/files/migration/asia_pacific_rbap/UNDP_EIU-Development-4.0-Report_FA-101018.pdf</w:t>
      </w:r>
    </w:p>
  </w:comment>
  <w:comment w:initials="ALM" w:author="ALM" w:date="2023-12-11T13:38:00Z" w:id="161">
    <w:p w:rsidRPr="00463384" w:rsidR="008A2E3E" w:rsidP="00ED1C4C" w:rsidRDefault="008A2E3E" w14:paraId="328DDF01" w14:textId="77777777">
      <w:pPr>
        <w:pStyle w:val="CommentText"/>
        <w:rPr>
          <w:lang w:val="pt-BR"/>
        </w:rPr>
      </w:pPr>
      <w:r>
        <w:rPr>
          <w:rStyle w:val="CommentReference"/>
        </w:rPr>
        <w:annotationRef/>
      </w:r>
      <w:r w:rsidRPr="00463384">
        <w:rPr>
          <w:lang w:val="pt-BR"/>
        </w:rPr>
        <w:t>https://unctad.org/system/files/official-document/dtlstict2022d4_en.pdf</w:t>
      </w:r>
    </w:p>
  </w:comment>
  <w:comment w:initials="ALM" w:author="ALM" w:date="2023-12-11T12:46:00Z" w:id="162">
    <w:p w:rsidRPr="00463384" w:rsidR="008A2E3E" w:rsidP="00ED1C4C" w:rsidRDefault="008A2E3E" w14:paraId="07B0ED54" w14:textId="77777777">
      <w:pPr>
        <w:pStyle w:val="CommentText"/>
        <w:rPr>
          <w:lang w:val="pt-BR"/>
        </w:rPr>
      </w:pPr>
      <w:r>
        <w:rPr>
          <w:rStyle w:val="CommentReference"/>
        </w:rPr>
        <w:annotationRef/>
      </w:r>
      <w:r w:rsidRPr="00463384">
        <w:rPr>
          <w:lang w:val="pt-BR"/>
        </w:rPr>
        <w:t>https://www.fao.org/3/cb2186en/cb2186en.pdf</w:t>
      </w:r>
    </w:p>
  </w:comment>
  <w:comment w:initials="ALM" w:author="ALM" w:date="2023-12-11T15:40:00Z" w:id="163">
    <w:p w:rsidRPr="00463384" w:rsidR="008A2E3E" w:rsidP="00ED1C4C" w:rsidRDefault="008A2E3E" w14:paraId="298D5954" w14:textId="77777777">
      <w:pPr>
        <w:pStyle w:val="CommentText"/>
        <w:rPr>
          <w:lang w:val="pt-BR"/>
        </w:rPr>
      </w:pPr>
      <w:r>
        <w:rPr>
          <w:rStyle w:val="CommentReference"/>
        </w:rPr>
        <w:annotationRef/>
      </w:r>
      <w:r w:rsidRPr="00463384">
        <w:rPr>
          <w:lang w:val="pt-BR"/>
        </w:rPr>
        <w:t>https://www.undp.org/blog/four-ways-digital-can-power-just-energy-transition</w:t>
      </w:r>
    </w:p>
  </w:comment>
  <w:comment w:initials="ALM" w:author="ALM" w:date="2023-12-05T12:07:00Z" w:id="165">
    <w:p w:rsidRPr="00463384" w:rsidR="008A2E3E" w:rsidP="00573C35" w:rsidRDefault="008A2E3E" w14:paraId="1444BB95" w14:textId="77777777">
      <w:pPr>
        <w:pStyle w:val="CommentText"/>
      </w:pPr>
      <w:r>
        <w:rPr>
          <w:rStyle w:val="CommentReference"/>
        </w:rPr>
        <w:annotationRef/>
      </w:r>
      <w:r>
        <w:t xml:space="preserve">International Council for Science (ICSU). 2017. A Guide to SDG interactions: from science to implementation. </w:t>
      </w:r>
      <w:r w:rsidRPr="00463384">
        <w:t>DOI: 10.24948/2017.01</w:t>
      </w:r>
    </w:p>
  </w:comment>
  <w:comment w:initials="ALM" w:author="ALM" w:date="2023-12-05T12:07:00Z" w:id="166">
    <w:p w:rsidRPr="007662D5" w:rsidR="008A2E3E" w:rsidP="005C192C" w:rsidRDefault="008A2E3E" w14:paraId="218083D2" w14:textId="77777777">
      <w:pPr>
        <w:pStyle w:val="CommentText"/>
        <w:rPr>
          <w:lang w:val="pt-BR"/>
        </w:rPr>
      </w:pPr>
      <w:r>
        <w:rPr>
          <w:rStyle w:val="CommentReference"/>
        </w:rPr>
        <w:annotationRef/>
      </w:r>
      <w:r>
        <w:t xml:space="preserve">International Council for Science (ICSU). 2017. A Guide to SDG interactions: from science to implementation. </w:t>
      </w:r>
      <w:r w:rsidRPr="007662D5">
        <w:rPr>
          <w:lang w:val="pt-BR"/>
        </w:rPr>
        <w:t>DOI: 10.24948/2017.01</w:t>
      </w:r>
    </w:p>
  </w:comment>
  <w:comment w:initials="ALM" w:author="ALM" w:date="2023-12-10T21:27:00Z" w:id="167">
    <w:p w:rsidRPr="00463384" w:rsidR="008A2E3E" w:rsidP="005C192C" w:rsidRDefault="008A2E3E" w14:paraId="4F51327E" w14:textId="77777777">
      <w:pPr>
        <w:pStyle w:val="CommentText"/>
        <w:rPr>
          <w:lang w:val="pt-BR"/>
        </w:rPr>
      </w:pPr>
      <w:r>
        <w:rPr>
          <w:rStyle w:val="CommentReference"/>
        </w:rPr>
        <w:annotationRef/>
      </w:r>
      <w:r w:rsidRPr="00463384">
        <w:rPr>
          <w:lang w:val="pt-BR"/>
        </w:rPr>
        <w:t>https://archive.unescwa.org/sites/www.unescwa.org/files/publications/files/water-energy-nexus-regional-policy-toolkit-english_0.pdf</w:t>
      </w:r>
    </w:p>
  </w:comment>
  <w:comment w:initials="ALM" w:author="ALM" w:date="2023-12-11T11:57:00Z" w:id="168">
    <w:p w:rsidRPr="00463384" w:rsidR="008A2E3E" w:rsidP="008F0435" w:rsidRDefault="008A2E3E" w14:paraId="5661C103" w14:textId="77777777">
      <w:pPr>
        <w:pStyle w:val="CommentText"/>
        <w:rPr>
          <w:lang w:val="pt-BR"/>
        </w:rPr>
      </w:pPr>
      <w:r>
        <w:rPr>
          <w:rStyle w:val="CommentReference"/>
        </w:rPr>
        <w:annotationRef/>
      </w:r>
      <w:r w:rsidRPr="00463384">
        <w:rPr>
          <w:lang w:val="pt-BR"/>
        </w:rPr>
        <w:t>https://wwfint.awsassets.panda.org/downloads/wwf_nature_based_solutions_for_climate_change___july_2020_final.pdf</w:t>
      </w:r>
    </w:p>
  </w:comment>
  <w:comment w:initials="ALM" w:author="ALM" w:date="2023-12-11T12:17:00Z" w:id="169">
    <w:p w:rsidRPr="00463384" w:rsidR="008A2E3E" w:rsidP="008F0435" w:rsidRDefault="008A2E3E" w14:paraId="71B32671" w14:textId="77777777">
      <w:pPr>
        <w:pStyle w:val="CommentText"/>
        <w:rPr>
          <w:lang w:val="pt-BR"/>
        </w:rPr>
      </w:pPr>
      <w:r>
        <w:rPr>
          <w:rStyle w:val="CommentReference"/>
        </w:rPr>
        <w:annotationRef/>
      </w:r>
      <w:hyperlink w:history="1" r:id="rId33">
        <w:r w:rsidRPr="00463384">
          <w:rPr>
            <w:rStyle w:val="Hyperlink"/>
            <w:rFonts w:cstheme="minorHAnsi"/>
            <w:bCs/>
            <w:lang w:val="pt-BR"/>
          </w:rPr>
          <w:t>https://sdgintegration.undp.org/countries/angola</w:t>
        </w:r>
      </w:hyperlink>
    </w:p>
  </w:comment>
  <w:comment w:initials="ALM" w:author="ALM" w:date="2023-12-11T15:44:00Z" w:id="171">
    <w:p w:rsidRPr="00463384" w:rsidR="008A2E3E" w:rsidRDefault="008A2E3E" w14:paraId="69FDCBDD" w14:textId="6C6C29F6">
      <w:pPr>
        <w:pStyle w:val="CommentText"/>
        <w:rPr>
          <w:lang w:val="pt-BR"/>
        </w:rPr>
      </w:pPr>
      <w:r>
        <w:rPr>
          <w:rStyle w:val="CommentReference"/>
        </w:rPr>
        <w:annotationRef/>
      </w:r>
      <w:r w:rsidRPr="00463384">
        <w:rPr>
          <w:lang w:val="pt-BR"/>
        </w:rPr>
        <w:t>https://www.undp.org/blog/four-ways-digital-can-power-just-energy-transition</w:t>
      </w:r>
    </w:p>
  </w:comment>
  <w:comment w:initials="AR" w:author="Ana Rojas" w:date="2024-02-13T17:34:00Z" w:id="170">
    <w:p w:rsidR="4B930FF3" w:rsidRDefault="4B930FF3" w14:paraId="47F94BC0" w14:textId="0DA9AC2C">
      <w:r>
        <w:t xml:space="preserve">Suggest adding text as to how AMP relates to agriculture and/or closing the digital divide. </w:t>
      </w:r>
      <w:r>
        <w:annotationRef/>
      </w:r>
    </w:p>
  </w:comment>
  <w:comment w:initials="ALM" w:author="ALM" w:date="2023-12-11T12:46:00Z" w:id="172">
    <w:p w:rsidRPr="00463384" w:rsidR="008A2E3E" w:rsidP="0081377F" w:rsidRDefault="008A2E3E" w14:paraId="2A71B0E9" w14:textId="77777777">
      <w:pPr>
        <w:pStyle w:val="CommentText"/>
        <w:rPr>
          <w:lang w:val="pt-BR"/>
        </w:rPr>
      </w:pPr>
      <w:r>
        <w:rPr>
          <w:rStyle w:val="CommentReference"/>
        </w:rPr>
        <w:annotationRef/>
      </w:r>
      <w:r w:rsidRPr="00463384">
        <w:rPr>
          <w:lang w:val="pt-BR"/>
        </w:rPr>
        <w:t>https://www.fao.org/3/cb2186en/cb2186en.pdf</w:t>
      </w:r>
    </w:p>
  </w:comment>
  <w:comment w:initials="ALM" w:author="ALM" w:date="2023-12-11T12:59:00Z" w:id="173">
    <w:p w:rsidRPr="00463384" w:rsidR="008A2E3E" w:rsidP="0081377F" w:rsidRDefault="008A2E3E" w14:paraId="6453C976" w14:textId="77777777">
      <w:pPr>
        <w:pStyle w:val="CommentText"/>
        <w:rPr>
          <w:lang w:val="pt-BR"/>
        </w:rPr>
      </w:pPr>
      <w:r>
        <w:rPr>
          <w:rStyle w:val="CommentReference"/>
        </w:rPr>
        <w:annotationRef/>
      </w:r>
      <w:r w:rsidRPr="00463384">
        <w:rPr>
          <w:lang w:val="pt-BR"/>
        </w:rPr>
        <w:t>https://africa.unwomen.org/en/digital-library/publications/2021/10/opportunities-for-youth-in-rural-business-and-entrepreneurship-in-agriculture</w:t>
      </w:r>
    </w:p>
  </w:comment>
  <w:comment w:initials="ALM" w:author="ALM" w:date="2023-12-11T12:58:00Z" w:id="174">
    <w:p w:rsidRPr="00463384" w:rsidR="008A2E3E" w:rsidP="0081377F" w:rsidRDefault="008A2E3E" w14:paraId="1DBE252E" w14:textId="77777777">
      <w:pPr>
        <w:pStyle w:val="CommentText"/>
        <w:rPr>
          <w:lang w:val="pt-BR"/>
        </w:rPr>
      </w:pPr>
      <w:r>
        <w:rPr>
          <w:rStyle w:val="CommentReference"/>
        </w:rPr>
        <w:annotationRef/>
      </w:r>
      <w:r w:rsidRPr="00463384">
        <w:rPr>
          <w:lang w:val="pt-BR"/>
        </w:rPr>
        <w:t>https://africa.unwomen.org/sites/default/files/Field%20Office%20Africa/Attachments/Publications/2021/10/Report%20UN%20Women%20WEE%20YouthOpportunities%20in%20agriculture.pdf</w:t>
      </w:r>
    </w:p>
  </w:comment>
  <w:comment w:initials="ALM" w:author="ALM" w:date="2023-12-11T16:14:00Z" w:id="175">
    <w:p w:rsidRPr="00463384" w:rsidR="008A2E3E" w:rsidP="00DD2672" w:rsidRDefault="008A2E3E" w14:paraId="339E8E61" w14:textId="77777777">
      <w:pPr>
        <w:pStyle w:val="CommentText"/>
        <w:rPr>
          <w:lang w:val="pt-BR"/>
        </w:rPr>
      </w:pPr>
      <w:r>
        <w:rPr>
          <w:rStyle w:val="CommentReference"/>
        </w:rPr>
        <w:annotationRef/>
      </w:r>
      <w:r w:rsidRPr="00463384">
        <w:rPr>
          <w:lang w:val="pt-BR"/>
        </w:rPr>
        <w:t>https://www.weforum.org/agenda/2023/01/decarbonizing-value-chains-vattenfall/</w:t>
      </w:r>
    </w:p>
  </w:comment>
  <w:comment w:initials="ALM" w:author="ALM" w:date="2023-12-11T16:26:00Z" w:id="176">
    <w:p w:rsidRPr="00463384" w:rsidR="008A2E3E" w:rsidRDefault="008A2E3E" w14:paraId="2040CE4A" w14:textId="521265FD">
      <w:pPr>
        <w:pStyle w:val="CommentText"/>
        <w:rPr>
          <w:lang w:val="pt-BR"/>
        </w:rPr>
      </w:pPr>
      <w:r>
        <w:rPr>
          <w:rStyle w:val="CommentReference"/>
        </w:rPr>
        <w:annotationRef/>
      </w:r>
      <w:r w:rsidRPr="00463384">
        <w:rPr>
          <w:lang w:val="pt-BR"/>
        </w:rPr>
        <w:t>https://openknowledge.worldbank.org/server/api/core/bitstreams/0de2cf3d-55ce-5711-bf0e-a038d6ce66f9/content</w:t>
      </w:r>
    </w:p>
  </w:comment>
  <w:comment w:initials="ALM" w:author="ALM" w:date="2023-12-11T16:13:00Z" w:id="177">
    <w:p w:rsidRPr="00463384" w:rsidR="008A2E3E" w:rsidRDefault="008A2E3E" w14:paraId="6ADC1E76" w14:textId="162A510F">
      <w:pPr>
        <w:pStyle w:val="CommentText"/>
        <w:rPr>
          <w:lang w:val="pt-BR"/>
        </w:rPr>
      </w:pPr>
      <w:r>
        <w:rPr>
          <w:rStyle w:val="CommentReference"/>
        </w:rPr>
        <w:annotationRef/>
      </w:r>
      <w:r w:rsidRPr="00463384">
        <w:rPr>
          <w:lang w:val="pt-BR"/>
        </w:rPr>
        <w:t>https://en.unesco.org/themes/education/sdgs/material/07</w:t>
      </w:r>
    </w:p>
  </w:comment>
  <w:comment w:initials="ALM" w:author="ALM" w:date="2023-12-11T12:46:00Z" w:id="178">
    <w:p w:rsidRPr="00463384" w:rsidR="008A2E3E" w:rsidP="00162077" w:rsidRDefault="008A2E3E" w14:paraId="59946A15" w14:textId="77777777">
      <w:pPr>
        <w:pStyle w:val="CommentText"/>
        <w:rPr>
          <w:lang w:val="pt-BR"/>
        </w:rPr>
      </w:pPr>
      <w:r>
        <w:rPr>
          <w:rStyle w:val="CommentReference"/>
        </w:rPr>
        <w:annotationRef/>
      </w:r>
      <w:r w:rsidRPr="00463384">
        <w:rPr>
          <w:lang w:val="pt-BR"/>
        </w:rPr>
        <w:t>https://www.fao.org/3/cb2186en/cb2186en.pdf</w:t>
      </w:r>
    </w:p>
  </w:comment>
  <w:comment w:initials="ALM" w:author="ALM" w:date="2023-11-17T20:27:00Z" w:id="180">
    <w:p w:rsidR="008A2E3E" w:rsidRDefault="008A2E3E" w14:paraId="362A7BF4" w14:textId="77777777">
      <w:pPr>
        <w:pStyle w:val="CommentText"/>
      </w:pPr>
      <w:r>
        <w:rPr>
          <w:rStyle w:val="CommentReference"/>
        </w:rPr>
        <w:annotationRef/>
      </w:r>
      <w:r>
        <w:t>Use SDG approaches of UNDP narratives</w:t>
      </w:r>
    </w:p>
    <w:p w:rsidR="008A2E3E" w:rsidRDefault="008A2E3E" w14:paraId="1CC02ECF" w14:textId="32DF232B">
      <w:pPr>
        <w:pStyle w:val="CommentText"/>
      </w:pPr>
      <w:r>
        <w:t xml:space="preserve">UNDP methods and tools. Use them! Also align with the methos Elif will use for Case Studies analysis and aggregating main results /qualitative or quantitative. Try to present these methods (check during next session) </w:t>
      </w:r>
    </w:p>
    <w:p w:rsidR="008A2E3E" w:rsidP="00801618" w:rsidRDefault="008A2E3E" w14:paraId="030F1685" w14:textId="3761CA6D">
      <w:pPr>
        <w:pStyle w:val="CommentText"/>
        <w:numPr>
          <w:ilvl w:val="0"/>
          <w:numId w:val="10"/>
        </w:numPr>
      </w:pPr>
      <w:r>
        <w:t xml:space="preserve"> Integrated and Systems driven approaches: </w:t>
      </w:r>
    </w:p>
    <w:p w:rsidR="008A2E3E" w:rsidP="00CF36DD" w:rsidRDefault="00000000" w14:paraId="6764F743" w14:textId="76A6BD69">
      <w:pPr>
        <w:pStyle w:val="CommentText"/>
      </w:pPr>
      <w:hyperlink w:history="1" r:id="rId34">
        <w:r w:rsidRPr="00850C92" w:rsidR="008A2E3E">
          <w:rPr>
            <w:rStyle w:val="Hyperlink"/>
          </w:rPr>
          <w:t>https://www.undp.org/blog/managing-complexity-and-uncertainty-through-integrated-and-systems-driven-approaches</w:t>
        </w:r>
      </w:hyperlink>
    </w:p>
    <w:p w:rsidR="008A2E3E" w:rsidP="00801618" w:rsidRDefault="008A2E3E" w14:paraId="1EB8D52F" w14:textId="77777777">
      <w:pPr>
        <w:pStyle w:val="CommentText"/>
        <w:numPr>
          <w:ilvl w:val="0"/>
          <w:numId w:val="10"/>
        </w:numPr>
      </w:pPr>
      <w:r>
        <w:t xml:space="preserve"> UNDP has in their strategic plans a list of goals and accelerators (3: AI, etc) explain these accelerators either in chap 1 or 2.</w:t>
      </w:r>
    </w:p>
    <w:p w:rsidR="008A2E3E" w:rsidP="00BF3F46" w:rsidRDefault="008A2E3E" w14:paraId="632684C0" w14:textId="77777777">
      <w:pPr>
        <w:pStyle w:val="CommentText"/>
      </w:pPr>
    </w:p>
    <w:p w:rsidR="008A2E3E" w:rsidP="00BF3F46" w:rsidRDefault="008A2E3E" w14:paraId="6C850E67" w14:textId="77777777">
      <w:pPr>
        <w:pStyle w:val="CommentText"/>
      </w:pPr>
    </w:p>
    <w:p w:rsidR="008A2E3E" w:rsidP="00BF3F46" w:rsidRDefault="008A2E3E" w14:paraId="0D510711" w14:textId="77777777">
      <w:pPr>
        <w:pStyle w:val="CommentText"/>
      </w:pPr>
    </w:p>
    <w:p w:rsidR="008A2E3E" w:rsidP="00BF3F46" w:rsidRDefault="008A2E3E" w14:paraId="17E3E650" w14:textId="48343811">
      <w:pPr>
        <w:pStyle w:val="CommentText"/>
      </w:pPr>
      <w:r>
        <w:t xml:space="preserve">INCORPORATE: </w:t>
      </w:r>
    </w:p>
    <w:p w:rsidR="008A2E3E" w:rsidP="00BF3F46" w:rsidRDefault="008A2E3E" w14:paraId="1657C1B0" w14:textId="3FAE4ACA">
      <w:pPr>
        <w:pStyle w:val="CommentText"/>
      </w:pPr>
    </w:p>
    <w:p w:rsidR="008A2E3E" w:rsidP="00BF3F46" w:rsidRDefault="008A2E3E" w14:paraId="1C77F6A9" w14:textId="65838A8D">
      <w:pPr>
        <w:pStyle w:val="CommentText"/>
        <w:rPr>
          <w:rFonts w:ascii="Arial" w:hAnsi="Arial" w:cs="Arial"/>
          <w:color w:val="222222"/>
          <w:shd w:val="clear" w:color="auto" w:fill="FFFFFF"/>
        </w:rPr>
      </w:pPr>
      <w:r>
        <w:rPr>
          <w:rFonts w:ascii="Arial" w:hAnsi="Arial" w:cs="Arial"/>
          <w:color w:val="222222"/>
          <w:shd w:val="clear" w:color="auto" w:fill="FFFFFF"/>
        </w:rPr>
        <w:t>Report that address UNDP approach to portfolio approach, which we should incorporate in our delivery methods to link SDG7 with the other SDGs.</w:t>
      </w:r>
    </w:p>
    <w:p w:rsidR="008A2E3E" w:rsidP="00BF3F46" w:rsidRDefault="008A2E3E" w14:paraId="3DA30C36" w14:textId="77777777">
      <w:pPr>
        <w:pStyle w:val="CommentText"/>
      </w:pPr>
    </w:p>
    <w:p w:rsidR="008A2E3E" w:rsidP="00A439E6" w:rsidRDefault="008A2E3E" w14:paraId="4242ED19" w14:textId="77777777">
      <w:pPr>
        <w:pStyle w:val="Heading2"/>
        <w:textAlignment w:val="baseline"/>
        <w:rPr>
          <w:rFonts w:ascii="Arial" w:hAnsi="Arial" w:cs="Arial"/>
          <w:color w:val="000000"/>
        </w:rPr>
      </w:pPr>
      <w:r>
        <w:rPr>
          <w:rFonts w:ascii="Arial" w:hAnsi="Arial" w:cs="Arial"/>
          <w:color w:val="000000"/>
        </w:rPr>
        <w:t>System Change: A Guidebook for Adopting Portfolio Approaches</w:t>
      </w:r>
    </w:p>
    <w:p w:rsidR="008A2E3E" w:rsidP="00BF3F46" w:rsidRDefault="00000000" w14:paraId="2F26C145" w14:textId="1AA1E68A">
      <w:pPr>
        <w:pStyle w:val="CommentText"/>
      </w:pPr>
      <w:hyperlink w:history="1" r:id="rId35">
        <w:r w:rsidRPr="00D004BA" w:rsidR="008A2E3E">
          <w:rPr>
            <w:rStyle w:val="Hyperlink"/>
          </w:rPr>
          <w:t>https://www.undp.org/publications/system-change-guidebook-adopting-portfolio-approaches</w:t>
        </w:r>
      </w:hyperlink>
    </w:p>
    <w:p w:rsidR="008A2E3E" w:rsidP="00BF3F46" w:rsidRDefault="008A2E3E" w14:paraId="7A3007FF" w14:textId="1A439E90">
      <w:pPr>
        <w:pStyle w:val="CommentText"/>
      </w:pPr>
    </w:p>
  </w:comment>
  <w:comment w:initials="ALM" w:author="ALM" w:date="2023-12-13T10:48:00Z" w:id="181">
    <w:p w:rsidR="008A2E3E" w:rsidRDefault="008A2E3E" w14:paraId="7492AD09" w14:textId="55047479">
      <w:pPr>
        <w:pStyle w:val="CommentText"/>
      </w:pPr>
      <w:r>
        <w:rPr>
          <w:rStyle w:val="CommentReference"/>
        </w:rPr>
        <w:annotationRef/>
      </w:r>
      <w:r w:rsidRPr="00A94CBC">
        <w:t>https://sdgintegration.undp.org/sdg-acceleration-toolkit</w:t>
      </w:r>
    </w:p>
  </w:comment>
  <w:comment w:initials="ALM" w:author="ALM" w:date="2023-12-18T00:35:00Z" w:id="184">
    <w:p w:rsidR="008A2E3E" w:rsidRDefault="008A2E3E" w14:paraId="05B27070" w14:textId="0375AE1A">
      <w:pPr>
        <w:pStyle w:val="CommentText"/>
      </w:pPr>
      <w:r>
        <w:rPr>
          <w:rStyle w:val="CommentReference"/>
        </w:rPr>
        <w:annotationRef/>
      </w:r>
      <w:r w:rsidRPr="00902DA1">
        <w:t>https://sdghelpdesk.unescap.org/sustainability-outlook-tool</w:t>
      </w:r>
    </w:p>
  </w:comment>
  <w:comment w:initials="A" w:author="Administrador" w:date="2023-12-12T12:11:00Z" w:id="185">
    <w:p w:rsidR="008A2E3E" w:rsidP="00E03098" w:rsidRDefault="008A2E3E" w14:paraId="32C7BE77" w14:textId="77777777">
      <w:pPr>
        <w:pStyle w:val="CommentText"/>
      </w:pPr>
      <w:r>
        <w:rPr>
          <w:rStyle w:val="CommentReference"/>
        </w:rPr>
        <w:annotationRef/>
      </w:r>
      <w:r w:rsidRPr="00E03098">
        <w:t>https://www.unssc.org/sites/default/files/u3/systems_thinking_for_a2030.pdf</w:t>
      </w:r>
    </w:p>
  </w:comment>
  <w:comment w:initials="A" w:author="Administrador" w:date="2023-12-12T11:20:00Z" w:id="186">
    <w:p w:rsidR="008A2E3E" w:rsidP="00E03098" w:rsidRDefault="008A2E3E" w14:paraId="728272B7" w14:textId="77777777">
      <w:pPr>
        <w:pStyle w:val="CommentText"/>
      </w:pPr>
      <w:r>
        <w:rPr>
          <w:rStyle w:val="CommentReference"/>
        </w:rPr>
        <w:annotationRef/>
      </w:r>
      <w:r w:rsidRPr="00B46EEF">
        <w:t>https://www.unescap.org/sites/default/files/Integrating%20the%20three%20dimensions%20of%20sustainable%20development%20A%20framework.pdf</w:t>
      </w:r>
    </w:p>
  </w:comment>
  <w:comment w:initials="A" w:author="Administrador" w:date="2023-12-12T11:58:00Z" w:id="187">
    <w:p w:rsidR="008A2E3E" w:rsidP="00E03098" w:rsidRDefault="008A2E3E" w14:paraId="4B877FCA" w14:textId="77777777">
      <w:pPr>
        <w:pStyle w:val="CommentText"/>
      </w:pPr>
      <w:r>
        <w:rPr>
          <w:rStyle w:val="CommentReference"/>
        </w:rPr>
        <w:annotationRef/>
      </w:r>
      <w:r w:rsidRPr="001E6EB6">
        <w:t>https://unfccc.int/files/adaptation/application/pdf/nwa_3.3_systems_approach_rev.pdf</w:t>
      </w:r>
    </w:p>
  </w:comment>
  <w:comment w:initials="A" w:author="Administrador" w:date="2023-12-12T12:13:00Z" w:id="188">
    <w:p w:rsidR="008A2E3E" w:rsidRDefault="008A2E3E" w14:paraId="7087BED5" w14:textId="4F28E9F4">
      <w:pPr>
        <w:pStyle w:val="CommentText"/>
      </w:pPr>
      <w:r>
        <w:rPr>
          <w:rStyle w:val="CommentReference"/>
        </w:rPr>
        <w:annotationRef/>
      </w:r>
      <w:r w:rsidRPr="00E03098">
        <w:t>https://collections.unu.edu/eserv/UNU:3154/LectureSeries_No2.pdf</w:t>
      </w:r>
    </w:p>
  </w:comment>
  <w:comment w:initials="ALM" w:author="ALM" w:date="2023-12-13T00:34:00Z" w:id="190">
    <w:p w:rsidR="008A2E3E" w:rsidP="00801618" w:rsidRDefault="008A2E3E" w14:paraId="11743720" w14:textId="77777777">
      <w:pPr>
        <w:pStyle w:val="CommentText"/>
      </w:pPr>
      <w:r>
        <w:rPr>
          <w:rStyle w:val="CommentReference"/>
        </w:rPr>
        <w:annotationRef/>
      </w:r>
      <w:r w:rsidRPr="00582746">
        <w:t>https://www.unido.org/sites/default/files/files/2021-06/Gender_mainstreaming_Guide_1_Main%20guide.pdf</w:t>
      </w:r>
    </w:p>
  </w:comment>
  <w:comment w:initials="ALM" w:author="ALM" w:date="2023-12-12T23:56:00Z" w:id="196">
    <w:p w:rsidR="008A2E3E" w:rsidP="00801618" w:rsidRDefault="008A2E3E" w14:paraId="327377A1" w14:textId="77777777">
      <w:pPr>
        <w:pStyle w:val="CommentText"/>
      </w:pPr>
      <w:r>
        <w:rPr>
          <w:rStyle w:val="CommentReference"/>
        </w:rPr>
        <w:annotationRef/>
      </w:r>
      <w:r w:rsidRPr="00C109DE">
        <w:t>https://www.weforum.org/publications/global-gender-gap-report-2023/in-full/benchmarking-gender-gaps-2023/</w:t>
      </w:r>
    </w:p>
  </w:comment>
  <w:comment w:initials="ALM" w:author="ALM" w:date="2023-12-12T23:58:00Z" w:id="197">
    <w:p w:rsidR="008A2E3E" w:rsidP="00801618" w:rsidRDefault="008A2E3E" w14:paraId="12C12D63" w14:textId="77777777">
      <w:pPr>
        <w:pStyle w:val="CommentText"/>
      </w:pPr>
      <w:r>
        <w:rPr>
          <w:rStyle w:val="CommentReference"/>
        </w:rPr>
        <w:annotationRef/>
      </w:r>
      <w:r w:rsidRPr="00C109DE">
        <w:t>https://sdgs.un.org/sites/default/files/2022-06/Policy%20Briefs%20-2022%20Energy%27s%20Interlinkages%20With%20Other%20SDGs.pdf</w:t>
      </w:r>
    </w:p>
  </w:comment>
  <w:comment w:initials="ALM" w:author="ALM" w:date="2023-12-13T00:34:00Z" w:id="198">
    <w:p w:rsidR="008A2E3E" w:rsidP="00801618" w:rsidRDefault="008A2E3E" w14:paraId="17F6F6E6" w14:textId="77777777">
      <w:pPr>
        <w:pStyle w:val="CommentText"/>
      </w:pPr>
      <w:r>
        <w:rPr>
          <w:rStyle w:val="CommentReference"/>
        </w:rPr>
        <w:annotationRef/>
      </w:r>
      <w:r w:rsidRPr="00582746">
        <w:t>https://www.unido.org/sites/default/files/files/2021-06/Gender_mainstreaming_Guide_1_Main%20guide.pdf</w:t>
      </w:r>
    </w:p>
  </w:comment>
  <w:comment w:initials="ALM" w:author="ALM" w:date="2023-12-13T00:35:00Z" w:id="199">
    <w:p w:rsidR="008A2E3E" w:rsidP="00801618" w:rsidRDefault="008A2E3E" w14:paraId="786A976A" w14:textId="77777777">
      <w:pPr>
        <w:pStyle w:val="CommentText"/>
      </w:pPr>
      <w:r>
        <w:rPr>
          <w:rStyle w:val="CommentReference"/>
        </w:rPr>
        <w:annotationRef/>
      </w:r>
      <w:r w:rsidRPr="00582746">
        <w:t>https://wrd.unwomen.org/sites/default/files/2021-11/unep_renewable%20energy%20guideline_v2.pdf</w:t>
      </w:r>
    </w:p>
  </w:comment>
  <w:comment w:initials="ALM" w:author="ALM" w:date="2023-12-13T00:36:00Z" w:id="200">
    <w:p w:rsidR="008A2E3E" w:rsidP="00801618" w:rsidRDefault="008A2E3E" w14:paraId="2C3FB0C0" w14:textId="77777777">
      <w:pPr>
        <w:pStyle w:val="CommentText"/>
      </w:pPr>
      <w:r>
        <w:rPr>
          <w:rStyle w:val="CommentReference"/>
        </w:rPr>
        <w:annotationRef/>
      </w:r>
      <w:r w:rsidRPr="00582746">
        <w:t>https://www.unwomen.org/sites/default/files/2023-05/Gender-equality-in-the-sustainable-energy-transition-en.pdf</w:t>
      </w:r>
    </w:p>
  </w:comment>
  <w:comment w:initials="AR" w:author="Ana Rojas" w:date="2024-02-13T17:45:00Z" w:id="201">
    <w:p w:rsidR="4B930FF3" w:rsidRDefault="4B930FF3" w14:paraId="391C01E6" w14:textId="28175597">
      <w:r>
        <w:t>Although Module 6 is under construction, perhaps good to venture a note that mor on this approach will be expanded in that Module?</w:t>
      </w:r>
      <w:r>
        <w:annotationRef/>
      </w:r>
    </w:p>
    <w:p w:rsidR="4B930FF3" w:rsidRDefault="4B930FF3" w14:paraId="5A385D06" w14:textId="3406448C">
      <w:r>
        <w:t xml:space="preserve">May be good as there's terminology here (like gender indicators) which may need to be explained in that module. </w:t>
      </w:r>
    </w:p>
  </w:comment>
  <w:comment w:initials="AR" w:author="Ana Rojas" w:date="2024-02-13T17:48:00Z" w:id="202">
    <w:p w:rsidR="4B930FF3" w:rsidRDefault="4B930FF3" w14:paraId="263EB40D" w14:textId="23C9FE04">
      <w:r>
        <w:t>Perhaps good to also feature UNDP"s Gender Development Index?</w:t>
      </w:r>
      <w:r>
        <w:annotationRef/>
      </w:r>
    </w:p>
    <w:p w:rsidR="4B930FF3" w:rsidRDefault="00000000" w14:paraId="07EFAF88" w14:textId="0C5E9051">
      <w:hyperlink w:anchor="/indicies/GDI" r:id="rId36">
        <w:r w:rsidRPr="4B930FF3" w:rsidR="4B930FF3">
          <w:rPr>
            <w:rStyle w:val="Hyperlink"/>
          </w:rPr>
          <w:t>https://hdr.undp.org/gender-development-index#/indicies/GDI</w:t>
        </w:r>
      </w:hyperlink>
      <w:r w:rsidR="4B930FF3">
        <w:t xml:space="preserve"> </w:t>
      </w:r>
    </w:p>
  </w:comment>
  <w:comment w:initials="ALM" w:author="ALM" w:date="2023-12-18T01:10:00Z" w:id="204">
    <w:p w:rsidR="008A2E3E" w:rsidRDefault="008A2E3E" w14:paraId="51F73E31" w14:textId="5695B03C">
      <w:pPr>
        <w:pStyle w:val="CommentText"/>
      </w:pPr>
      <w:r>
        <w:rPr>
          <w:rStyle w:val="CommentReference"/>
        </w:rPr>
        <w:annotationRef/>
      </w:r>
      <w:r w:rsidRPr="009E009E">
        <w:t>https://wedocs.unep.org/bitstream/handle/20.500.11822/41325/Human_Rights_approach_EBA.pdf?sequence=3&amp;isAllowed=y</w:t>
      </w:r>
    </w:p>
  </w:comment>
  <w:comment w:initials="A" w:author="Administrador" w:date="2023-12-12T12:31:00Z" w:id="205">
    <w:p w:rsidR="008A2E3E" w:rsidRDefault="008A2E3E" w14:paraId="77EEB2A2" w14:textId="19AE8ED2">
      <w:pPr>
        <w:pStyle w:val="CommentText"/>
      </w:pPr>
      <w:r>
        <w:rPr>
          <w:rStyle w:val="CommentReference"/>
        </w:rPr>
        <w:annotationRef/>
      </w:r>
      <w:r w:rsidRPr="00AD6620">
        <w:t>https://www.unfpa.org/human-rights-based-approach</w:t>
      </w:r>
    </w:p>
  </w:comment>
  <w:comment w:initials="A" w:author="Administrador" w:date="2023-12-12T12:32:00Z" w:id="206">
    <w:p w:rsidR="008A2E3E" w:rsidRDefault="008A2E3E" w14:paraId="4F8C8C18" w14:textId="3006D242">
      <w:pPr>
        <w:pStyle w:val="CommentText"/>
      </w:pPr>
      <w:r>
        <w:rPr>
          <w:rStyle w:val="CommentReference"/>
        </w:rPr>
        <w:annotationRef/>
      </w:r>
      <w:r w:rsidRPr="00AD6620">
        <w:t>https://unsdg.un.org/2030-agenda/universal-values/human-rights-based-approach</w:t>
      </w:r>
    </w:p>
  </w:comment>
  <w:comment w:initials="A" w:author="Administrador" w:date="2023-12-12T12:33:00Z" w:id="207">
    <w:p w:rsidR="008A2E3E" w:rsidRDefault="008A2E3E" w14:paraId="23107F7E" w14:textId="4915CCDA">
      <w:pPr>
        <w:pStyle w:val="CommentText"/>
      </w:pPr>
      <w:r>
        <w:rPr>
          <w:rStyle w:val="CommentReference"/>
        </w:rPr>
        <w:annotationRef/>
      </w:r>
      <w:r w:rsidRPr="00AD6620">
        <w:t>https://unsdg.un.org/resources/human-rights-based-approach-development-cooperation-towards-common-understanding-among-un</w:t>
      </w:r>
    </w:p>
  </w:comment>
  <w:comment w:initials="A" w:author="Administrador" w:date="2023-12-12T12:56:00Z" w:id="208">
    <w:p w:rsidR="008A2E3E" w:rsidP="00801618" w:rsidRDefault="008A2E3E" w14:paraId="72C86D9F" w14:textId="77777777">
      <w:pPr>
        <w:pStyle w:val="CommentText"/>
      </w:pPr>
      <w:r>
        <w:rPr>
          <w:rStyle w:val="CommentReference"/>
        </w:rPr>
        <w:annotationRef/>
      </w:r>
      <w:r w:rsidRPr="00523812">
        <w:t>https://ses-toolkit.info.undp.org/leave-no-one-behind</w:t>
      </w:r>
    </w:p>
  </w:comment>
  <w:comment w:initials="A" w:author="Administrador" w:date="2023-12-12T13:08:00Z" w:id="209">
    <w:p w:rsidR="008A2E3E" w:rsidP="00801618" w:rsidRDefault="008A2E3E" w14:paraId="0E226806" w14:textId="77777777">
      <w:pPr>
        <w:pStyle w:val="CommentText"/>
      </w:pPr>
      <w:r>
        <w:rPr>
          <w:rStyle w:val="CommentReference"/>
        </w:rPr>
        <w:annotationRef/>
      </w:r>
      <w:r w:rsidRPr="001941F4">
        <w:t>https://unsceb.org/sites/default/files/imported_files/CEB%20equality%20framework-A4-web-rev3.pdf</w:t>
      </w:r>
    </w:p>
  </w:comment>
  <w:comment w:initials="A" w:author="Administrador" w:date="2023-12-12T13:08:00Z" w:id="210">
    <w:p w:rsidR="008A2E3E" w:rsidP="00801618" w:rsidRDefault="008A2E3E" w14:paraId="58FD5A03" w14:textId="77777777">
      <w:pPr>
        <w:pStyle w:val="CommentText"/>
      </w:pPr>
      <w:r>
        <w:rPr>
          <w:rStyle w:val="CommentReference"/>
        </w:rPr>
        <w:annotationRef/>
      </w:r>
      <w:r w:rsidRPr="001941F4">
        <w:t>https://unsdg.un.org/sites/default/files/2022-04/Operationalizing%20LNOB%20-%20final%20with%20Annexes%20090422.pdf</w:t>
      </w:r>
    </w:p>
  </w:comment>
  <w:comment w:initials="A" w:author="Administrador" w:date="2023-12-12T13:09:00Z" w:id="211">
    <w:p w:rsidR="008A2E3E" w:rsidP="00801618" w:rsidRDefault="008A2E3E" w14:paraId="0A7308E6" w14:textId="77777777">
      <w:pPr>
        <w:pStyle w:val="CommentText"/>
      </w:pPr>
      <w:r>
        <w:rPr>
          <w:rStyle w:val="CommentReference"/>
        </w:rPr>
        <w:annotationRef/>
      </w:r>
      <w:hyperlink w:history="1" r:id="rId37">
        <w:r w:rsidRPr="00C148D1">
          <w:rPr>
            <w:rStyle w:val="Hyperlink"/>
          </w:rPr>
          <w:t>https://unsdg.un.org/resources/leaving-no-one-behind-unsdg-operational-guide-un-country-teams</w:t>
        </w:r>
      </w:hyperlink>
    </w:p>
    <w:p w:rsidR="008A2E3E" w:rsidP="00801618" w:rsidRDefault="008A2E3E" w14:paraId="7A2910EE" w14:textId="77777777">
      <w:pPr>
        <w:pStyle w:val="CommentText"/>
      </w:pPr>
    </w:p>
    <w:p w:rsidR="008A2E3E" w:rsidP="00801618" w:rsidRDefault="008A2E3E" w14:paraId="147B6F34" w14:textId="77777777">
      <w:pPr>
        <w:pStyle w:val="CommentText"/>
      </w:pPr>
    </w:p>
  </w:comment>
  <w:comment w:initials="A" w:author="Administrador" w:date="2023-12-12T13:10:00Z" w:id="212">
    <w:p w:rsidR="008A2E3E" w:rsidP="00801618" w:rsidRDefault="008A2E3E" w14:paraId="5E65D15D" w14:textId="77777777">
      <w:pPr>
        <w:pStyle w:val="CommentText"/>
      </w:pPr>
      <w:r>
        <w:rPr>
          <w:rStyle w:val="CommentReference"/>
        </w:rPr>
        <w:annotationRef/>
      </w:r>
      <w:hyperlink w:history="1" r:id="rId38">
        <w:r w:rsidRPr="00C148D1">
          <w:rPr>
            <w:rStyle w:val="Hyperlink"/>
          </w:rPr>
          <w:t>https://www.sparkblue.org/content/policy-paper-fao-guidelines-integrating-lnob-principle-development-europe-central-asia</w:t>
        </w:r>
      </w:hyperlink>
    </w:p>
    <w:p w:rsidR="008A2E3E" w:rsidP="00801618" w:rsidRDefault="008A2E3E" w14:paraId="031DD4D3" w14:textId="77777777">
      <w:pPr>
        <w:pStyle w:val="CommentText"/>
      </w:pPr>
    </w:p>
    <w:p w:rsidR="008A2E3E" w:rsidP="00801618" w:rsidRDefault="008A2E3E" w14:paraId="2A7A55AE" w14:textId="77777777">
      <w:pPr>
        <w:pStyle w:val="CommentText"/>
      </w:pPr>
      <w:r w:rsidRPr="001941F4">
        <w:t>https://www.fao.org/3/cc6050en/cc6050en.pdf</w:t>
      </w:r>
    </w:p>
  </w:comment>
  <w:comment w:initials="ALM" w:author="ALM" w:date="2023-12-18T10:31:00Z" w:id="214">
    <w:p w:rsidR="008A2E3E" w:rsidP="00AF182A" w:rsidRDefault="008A2E3E" w14:paraId="755F864B" w14:textId="25E79AC6">
      <w:pPr>
        <w:pStyle w:val="CommentText"/>
      </w:pPr>
      <w:r>
        <w:rPr>
          <w:rStyle w:val="CommentReference"/>
        </w:rPr>
        <w:annotationRef/>
      </w:r>
      <w:r w:rsidRPr="00AF182A">
        <w:t>https://unstuck.systems/portfolios/#HDL-3</w:t>
      </w:r>
    </w:p>
  </w:comment>
  <w:comment w:initials="ALM" w:author="ALM" w:date="2023-12-13T01:42:00Z" w:id="215">
    <w:p w:rsidRPr="001831D6" w:rsidR="008A2E3E" w:rsidP="00FC19E3" w:rsidRDefault="008A2E3E" w14:paraId="24002781" w14:textId="77777777">
      <w:pPr>
        <w:pStyle w:val="CommentText"/>
        <w:rPr>
          <w:rStyle w:val="Hyperlink"/>
          <w:b/>
          <w:bCs/>
        </w:rPr>
      </w:pPr>
      <w:r>
        <w:rPr>
          <w:rStyle w:val="CommentReference"/>
        </w:rPr>
        <w:annotationRef/>
      </w:r>
      <w:hyperlink w:history="1" r:id="rId39">
        <w:r w:rsidRPr="001831D6">
          <w:rPr>
            <w:rStyle w:val="Hyperlink"/>
          </w:rPr>
          <w:t>https://www.undp.org/blog/six-ways-achieve-sustainable-energy-all</w:t>
        </w:r>
      </w:hyperlink>
    </w:p>
    <w:p w:rsidR="008A2E3E" w:rsidP="00FC19E3" w:rsidRDefault="008A2E3E" w14:paraId="34F84EFD" w14:textId="77777777">
      <w:pPr>
        <w:pStyle w:val="CommentText"/>
      </w:pPr>
    </w:p>
  </w:comment>
  <w:comment w:initials="ALM" w:author="ALM" w:date="2023-12-13T01:41:00Z" w:id="216">
    <w:p w:rsidR="008A2E3E" w:rsidP="00FC19E3" w:rsidRDefault="008A2E3E" w14:paraId="34FB128F" w14:textId="77777777">
      <w:pPr>
        <w:pStyle w:val="CommentText"/>
      </w:pPr>
      <w:r>
        <w:rPr>
          <w:rStyle w:val="CommentReference"/>
        </w:rPr>
        <w:annotationRef/>
      </w:r>
      <w:hyperlink w:history="1" r:id="rId40">
        <w:r w:rsidRPr="001831D6">
          <w:rPr>
            <w:rStyle w:val="Hyperlink"/>
          </w:rPr>
          <w:t>https://www.undp.org/publications/system-change-guidebook-adopting-portfolio-approaches</w:t>
        </w:r>
      </w:hyperlink>
    </w:p>
  </w:comment>
  <w:comment w:initials="ALM" w:author="ALM" w:date="2023-12-18T10:31:00Z" w:id="217">
    <w:p w:rsidR="008A2E3E" w:rsidP="00D377E6" w:rsidRDefault="008A2E3E" w14:paraId="3AFA4DE0" w14:textId="77777777">
      <w:pPr>
        <w:pStyle w:val="CommentText"/>
      </w:pPr>
      <w:r>
        <w:rPr>
          <w:rStyle w:val="CommentReference"/>
        </w:rPr>
        <w:annotationRef/>
      </w:r>
      <w:r w:rsidRPr="00AF182A">
        <w:t>https://unstuck.systems/portfolios/#HDL-3</w:t>
      </w:r>
    </w:p>
  </w:comment>
  <w:comment w:initials="ALM" w:author="ALM" w:date="2023-12-18T11:00:00Z" w:id="218">
    <w:p w:rsidR="008A2E3E" w:rsidRDefault="008A2E3E" w14:paraId="587F84A0" w14:textId="357C8669">
      <w:pPr>
        <w:pStyle w:val="CommentText"/>
      </w:pPr>
      <w:r>
        <w:rPr>
          <w:rStyle w:val="CommentReference"/>
        </w:rPr>
        <w:annotationRef/>
      </w:r>
      <w:r w:rsidRPr="00663699">
        <w:t>https://www.undp.org/publications/system-change-guidebook-adopting-portfolio-approaches</w:t>
      </w:r>
    </w:p>
  </w:comment>
  <w:comment w:initials="A" w:author="Administrador" w:date="2023-12-12T11:53:00Z" w:id="221">
    <w:p w:rsidR="008A2E3E" w:rsidP="008901DD" w:rsidRDefault="008A2E3E" w14:paraId="278878CD" w14:textId="77777777">
      <w:pPr>
        <w:pStyle w:val="CommentText"/>
      </w:pPr>
      <w:r>
        <w:rPr>
          <w:rStyle w:val="CommentReference"/>
        </w:rPr>
        <w:annotationRef/>
      </w:r>
      <w:r w:rsidRPr="001E6EB6">
        <w:t>https://www.water-energy-food.org/news/nexus-concept-the-nexus-approach-vs-iwrm-gaining-conceptual-clarity</w:t>
      </w:r>
    </w:p>
  </w:comment>
  <w:comment w:initials="A" w:author="Administrador" w:date="2023-12-12T11:58:00Z" w:id="222">
    <w:p w:rsidR="008A2E3E" w:rsidP="008901DD" w:rsidRDefault="008A2E3E" w14:paraId="398F079F" w14:textId="77777777">
      <w:pPr>
        <w:pStyle w:val="CommentText"/>
      </w:pPr>
      <w:r>
        <w:rPr>
          <w:rStyle w:val="CommentReference"/>
        </w:rPr>
        <w:annotationRef/>
      </w:r>
      <w:r w:rsidRPr="001E6EB6">
        <w:t>https://unfccc.int/files/adaptation/application/pdf/nwa_3.3_systems_approach_rev.pdf</w:t>
      </w:r>
    </w:p>
  </w:comment>
  <w:comment w:initials="A" w:author="Administrador" w:date="2023-12-12T13:52:00Z" w:id="223">
    <w:p w:rsidR="008A2E3E" w:rsidP="008901DD" w:rsidRDefault="008A2E3E" w14:paraId="3F24439E" w14:textId="77777777">
      <w:pPr>
        <w:pStyle w:val="CommentText"/>
      </w:pPr>
      <w:r>
        <w:rPr>
          <w:rStyle w:val="CommentReference"/>
        </w:rPr>
        <w:annotationRef/>
      </w:r>
      <w:hyperlink w:history="1" w:anchor="%FE%FF%00p%00a%00g%00e%00_%001" r:id="rId41">
        <w:r w:rsidRPr="00C148D1">
          <w:rPr>
            <w:rStyle w:val="Hyperlink"/>
          </w:rPr>
          <w:t>https://unesdoc.unesco.org/in/documentViewer.xhtml?v=2.1.196&amp;id=p::usmarcdef_0000379588&amp;file=/in/rest/annotationSVC/DownloadWatermarkedAttachment/attach_import_87b3face-b089-4de9-b56b-3ceccd914fe7%3F_%3D379588eng.pdf&amp;locale=en&amp;multi=true&amp;ark=/ark:/48223/pf0000379588/PDF/379588eng.pdf#%FE%FF%00p%00a%00g%00e%00_%001</w:t>
        </w:r>
      </w:hyperlink>
    </w:p>
    <w:p w:rsidR="008A2E3E" w:rsidP="008901DD" w:rsidRDefault="008A2E3E" w14:paraId="6D42CA9B" w14:textId="77777777">
      <w:pPr>
        <w:pStyle w:val="CommentText"/>
      </w:pPr>
    </w:p>
  </w:comment>
  <w:comment w:initials="A" w:author="Administrador" w:date="2023-12-12T11:47:00Z" w:id="224">
    <w:p w:rsidR="008A2E3E" w:rsidP="008901DD" w:rsidRDefault="008A2E3E" w14:paraId="36637DB7" w14:textId="77777777">
      <w:pPr>
        <w:pStyle w:val="CommentText"/>
      </w:pPr>
      <w:r>
        <w:rPr>
          <w:rStyle w:val="CommentReference"/>
        </w:rPr>
        <w:annotationRef/>
      </w:r>
      <w:hyperlink w:history="1" r:id="rId42">
        <w:r w:rsidRPr="00C148D1">
          <w:rPr>
            <w:rStyle w:val="Hyperlink"/>
          </w:rPr>
          <w:t>https://sdgasiapacific.net/stories/op-ed-nexus-thinking-key-sustainable-development-era-polycrisis</w:t>
        </w:r>
      </w:hyperlink>
    </w:p>
    <w:p w:rsidR="008A2E3E" w:rsidP="008901DD" w:rsidRDefault="008A2E3E" w14:paraId="21DAB46B" w14:textId="77777777">
      <w:pPr>
        <w:pStyle w:val="CommentText"/>
      </w:pPr>
    </w:p>
    <w:p w:rsidR="008A2E3E" w:rsidP="008901DD" w:rsidRDefault="008A2E3E" w14:paraId="5E4825AA" w14:textId="77777777">
      <w:pPr>
        <w:pStyle w:val="CommentText"/>
      </w:pPr>
    </w:p>
  </w:comment>
  <w:comment w:initials="A" w:author="Administrador" w:date="2023-12-12T11:48:00Z" w:id="225">
    <w:p w:rsidR="008A2E3E" w:rsidP="008901DD" w:rsidRDefault="008A2E3E" w14:paraId="10D9DED3" w14:textId="77777777">
      <w:pPr>
        <w:pStyle w:val="CommentText"/>
      </w:pPr>
      <w:r>
        <w:rPr>
          <w:rStyle w:val="CommentReference"/>
        </w:rPr>
        <w:annotationRef/>
      </w:r>
      <w:r w:rsidRPr="004C4D3E">
        <w:t>https://sdgasiapacific.net/sites/default/files/public/publications/resources/sdg-ap-kp-0000025-0004-en.pdf</w:t>
      </w:r>
    </w:p>
  </w:comment>
  <w:comment w:initials="A" w:author="Administrador" w:date="2023-12-12T14:15:00Z" w:id="226">
    <w:p w:rsidR="008A2E3E" w:rsidP="008901DD" w:rsidRDefault="008A2E3E" w14:paraId="114605FE" w14:textId="77777777">
      <w:pPr>
        <w:pStyle w:val="CommentText"/>
      </w:pPr>
      <w:r>
        <w:rPr>
          <w:rStyle w:val="CommentReference"/>
        </w:rPr>
        <w:annotationRef/>
      </w:r>
      <w:r w:rsidRPr="002128C0">
        <w:t>https://uploads.water-energy-food.org/resources/Annex-9_Water-Energy-and-Food-Security-Nexus-Indicator-Framework-1.pdf</w:t>
      </w:r>
    </w:p>
  </w:comment>
  <w:comment w:initials="A" w:author="Administrador" w:date="2023-12-12T13:52:00Z" w:id="227">
    <w:p w:rsidR="008A2E3E" w:rsidP="00A778AB" w:rsidRDefault="008A2E3E" w14:paraId="4AF8AA0F" w14:textId="77777777">
      <w:pPr>
        <w:pStyle w:val="CommentText"/>
      </w:pPr>
      <w:r>
        <w:rPr>
          <w:rStyle w:val="CommentReference"/>
        </w:rPr>
        <w:annotationRef/>
      </w:r>
      <w:hyperlink w:history="1" w:anchor="%FE%FF%00p%00a%00g%00e%00_%001" r:id="rId43">
        <w:r w:rsidRPr="00C148D1">
          <w:rPr>
            <w:rStyle w:val="Hyperlink"/>
          </w:rPr>
          <w:t>https://unesdoc.unesco.org/in/documentViewer.xhtml?v=2.1.196&amp;id=p::usmarcdef_0000379588&amp;file=/in/rest/annotationSVC/DownloadWatermarkedAttachment/attach_import_87b3face-b089-4de9-b56b-3ceccd914fe7%3F_%3D379588eng.pdf&amp;locale=en&amp;multi=true&amp;ark=/ark:/48223/pf0000379588/PDF/379588eng.pdf#%FE%FF%00p%00a%00g%00e%00_%001</w:t>
        </w:r>
      </w:hyperlink>
    </w:p>
    <w:p w:rsidR="008A2E3E" w:rsidP="00A778AB" w:rsidRDefault="008A2E3E" w14:paraId="40A0CE40" w14:textId="77777777">
      <w:pPr>
        <w:pStyle w:val="CommentText"/>
      </w:pPr>
    </w:p>
  </w:comment>
  <w:comment w:initials="ALM" w:author="ALM" w:date="2023-12-18T11:37:00Z" w:id="228">
    <w:p w:rsidR="008A2E3E" w:rsidRDefault="008A2E3E" w14:paraId="3202B9C7" w14:textId="77777777">
      <w:pPr>
        <w:pStyle w:val="CommentText"/>
        <w:rPr>
          <w:rStyle w:val="Hyperlink"/>
          <w:rFonts w:cstheme="minorHAnsi"/>
          <w:bCs/>
          <w:color w:val="auto"/>
          <w:sz w:val="22"/>
          <w:szCs w:val="22"/>
        </w:rPr>
      </w:pPr>
      <w:r>
        <w:rPr>
          <w:rStyle w:val="CommentReference"/>
        </w:rPr>
        <w:annotationRef/>
      </w:r>
      <w:hyperlink w:history="1" r:id="rId44">
        <w:r w:rsidRPr="00FF4A57">
          <w:rPr>
            <w:rStyle w:val="Hyperlink"/>
            <w:rFonts w:cstheme="minorHAnsi"/>
            <w:bCs/>
            <w:color w:val="auto"/>
            <w:sz w:val="22"/>
            <w:szCs w:val="22"/>
          </w:rPr>
          <w:t>https://archive.unescwa.org/sites/www.unescwa.org/files/publications/files/water-energy-nexus-regional-policy-toolkit-english_0.pdf</w:t>
        </w:r>
      </w:hyperlink>
    </w:p>
    <w:p w:rsidR="008A2E3E" w:rsidRDefault="008A2E3E" w14:paraId="1B90B583" w14:textId="77777777">
      <w:pPr>
        <w:pStyle w:val="CommentText"/>
      </w:pPr>
    </w:p>
    <w:p w:rsidR="008A2E3E" w:rsidRDefault="00000000" w14:paraId="04764190" w14:textId="2D4728BF">
      <w:pPr>
        <w:pStyle w:val="CommentText"/>
      </w:pPr>
      <w:hyperlink w:history="1" r:id="rId45">
        <w:r w:rsidRPr="00A40C50" w:rsidR="008A2E3E">
          <w:rPr>
            <w:rStyle w:val="Hyperlink"/>
          </w:rPr>
          <w:t>https://ndcpartnership.org/knowledge-portal/climate-toolbox/sdg-climate-action-nexus-tool-scan-tool</w:t>
        </w:r>
      </w:hyperlink>
      <w:r w:rsidR="008A2E3E">
        <w:br/>
      </w:r>
      <w:r w:rsidR="008A2E3E">
        <w:br/>
      </w:r>
      <w:r w:rsidRPr="002128C0" w:rsidR="008A2E3E">
        <w:t>https://uploads.water-energy-food.org/resources/Annex-9_Water-Energy-and-Food-Security-Nexus-Indicator-Framework-1.pdf</w:t>
      </w:r>
    </w:p>
  </w:comment>
  <w:comment w:initials="ALM" w:author="ALM" w:date="2023-12-18T11:42:00Z" w:id="229">
    <w:p w:rsidR="008A2E3E" w:rsidRDefault="008A2E3E" w14:paraId="0A6A5ECE" w14:textId="77777777">
      <w:pPr>
        <w:pStyle w:val="CommentText"/>
        <w:rPr>
          <w:rStyle w:val="Hyperlink"/>
        </w:rPr>
      </w:pPr>
      <w:r>
        <w:rPr>
          <w:rStyle w:val="CommentReference"/>
        </w:rPr>
        <w:annotationRef/>
      </w:r>
      <w:hyperlink w:history="1" r:id="rId46">
        <w:r w:rsidRPr="00C148D1">
          <w:rPr>
            <w:rStyle w:val="Hyperlink"/>
          </w:rPr>
          <w:t>https://ffd.unescwa.org/Content/assets/PDF/SDG%20Indicators%20as%20an%20Input-Output%20System.pdf</w:t>
        </w:r>
      </w:hyperlink>
    </w:p>
    <w:p w:rsidR="008A2E3E" w:rsidRDefault="008A2E3E" w14:paraId="467D3E03" w14:textId="77777777">
      <w:pPr>
        <w:pStyle w:val="CommentText"/>
      </w:pPr>
    </w:p>
    <w:p w:rsidR="008A2E3E" w:rsidRDefault="00000000" w14:paraId="0CC7E4E3" w14:textId="1EB78252">
      <w:pPr>
        <w:pStyle w:val="CommentText"/>
      </w:pPr>
      <w:hyperlink w:history="1" r:id="rId47">
        <w:r w:rsidRPr="00A40C50" w:rsidR="008A2E3E">
          <w:rPr>
            <w:rStyle w:val="Hyperlink"/>
          </w:rPr>
          <w:t>https://www.unescap.org/sites/default/files/Integrating%20the%20three%20dimensions%20of%20sustainable%20development%20A%20framework.pdf</w:t>
        </w:r>
      </w:hyperlink>
    </w:p>
    <w:p w:rsidR="008A2E3E" w:rsidRDefault="008A2E3E" w14:paraId="2F980F71" w14:textId="7F842D39">
      <w:pPr>
        <w:pStyle w:val="CommentText"/>
      </w:pPr>
    </w:p>
  </w:comment>
  <w:comment w:initials="ALM" w:author="ALM" w:date="2023-12-18T11:43:00Z" w:id="230">
    <w:p w:rsidR="008A2E3E" w:rsidP="001A53C7" w:rsidRDefault="008A2E3E" w14:paraId="1E8E0C08" w14:textId="77777777">
      <w:pPr>
        <w:pStyle w:val="CommentText"/>
      </w:pPr>
      <w:r>
        <w:rPr>
          <w:rStyle w:val="CommentReference"/>
        </w:rPr>
        <w:annotationRef/>
      </w:r>
      <w:hyperlink w:history="1" r:id="rId48">
        <w:r w:rsidRPr="003C6673">
          <w:rPr>
            <w:rStyle w:val="Hyperlink"/>
          </w:rPr>
          <w:t>https://council.science/publications/a-guide-to-sdg-interactions-from-science-to-implementation/</w:t>
        </w:r>
      </w:hyperlink>
    </w:p>
    <w:p w:rsidR="008A2E3E" w:rsidP="001A53C7" w:rsidRDefault="008A2E3E" w14:paraId="4A704EBF" w14:textId="77777777">
      <w:pPr>
        <w:pStyle w:val="CommentText"/>
      </w:pPr>
    </w:p>
    <w:p w:rsidR="008A2E3E" w:rsidP="001A53C7" w:rsidRDefault="008A2E3E" w14:paraId="611D53A2" w14:textId="5189C5EF">
      <w:pPr>
        <w:pStyle w:val="CommentText"/>
      </w:pPr>
      <w:r w:rsidRPr="00EB067C">
        <w:t>https://council.science/wp-content/uploads/2017/03/SDGs-interactions-framework.pdf</w:t>
      </w:r>
    </w:p>
  </w:comment>
  <w:comment w:initials="ALM" w:author="ALM" w:date="2023-12-13T00:52:00Z" w:id="232">
    <w:p w:rsidR="008A2E3E" w:rsidP="00880E06" w:rsidRDefault="008A2E3E" w14:paraId="60B4C044" w14:textId="77777777">
      <w:pPr>
        <w:pStyle w:val="CommentText"/>
      </w:pPr>
      <w:r>
        <w:rPr>
          <w:rStyle w:val="CommentReference"/>
        </w:rPr>
        <w:annotationRef/>
      </w:r>
      <w:r w:rsidRPr="006A6966">
        <w:t>https://www.rit.edu/sustainabilityinstitute/blog/what-life-cycle-assessment-lca</w:t>
      </w:r>
    </w:p>
  </w:comment>
  <w:comment w:initials="ALM" w:author="ALM" w:date="2023-12-13T00:53:00Z" w:id="233">
    <w:p w:rsidR="008A2E3E" w:rsidP="00880E06" w:rsidRDefault="008A2E3E" w14:paraId="1140C91F" w14:textId="77777777">
      <w:pPr>
        <w:pStyle w:val="CommentText"/>
      </w:pPr>
      <w:r>
        <w:rPr>
          <w:rStyle w:val="CommentReference"/>
        </w:rPr>
        <w:annotationRef/>
      </w:r>
      <w:r w:rsidRPr="006A6966">
        <w:t>https://www.nrel.gov/lci/assessments.html</w:t>
      </w:r>
    </w:p>
  </w:comment>
  <w:comment w:initials="ALM" w:author="ALM" w:date="2023-12-13T00:53:00Z" w:id="234">
    <w:p w:rsidR="008A2E3E" w:rsidP="00880E06" w:rsidRDefault="008A2E3E" w14:paraId="7D706A9F" w14:textId="77777777">
      <w:pPr>
        <w:pStyle w:val="CommentText"/>
      </w:pPr>
      <w:r>
        <w:rPr>
          <w:rStyle w:val="CommentReference"/>
        </w:rPr>
        <w:annotationRef/>
      </w:r>
      <w:r w:rsidRPr="006A6966">
        <w:t>https://www.unep.org/explore-topics/resource-efficiency/what-we-do/life-cycle-initiative</w:t>
      </w:r>
    </w:p>
  </w:comment>
  <w:comment w:initials="ALM" w:author="ALM" w:date="2023-12-13T00:53:00Z" w:id="235">
    <w:p w:rsidR="008A2E3E" w:rsidP="00880E06" w:rsidRDefault="008A2E3E" w14:paraId="5CB75716" w14:textId="77777777">
      <w:pPr>
        <w:pStyle w:val="CommentText"/>
      </w:pPr>
      <w:r>
        <w:rPr>
          <w:rStyle w:val="CommentReference"/>
        </w:rPr>
        <w:annotationRef/>
      </w:r>
      <w:r w:rsidRPr="006A6966">
        <w:t>https://www.lifecycleinitiative.org/activities/what-is-life-cycle-thinking/</w:t>
      </w:r>
    </w:p>
  </w:comment>
  <w:comment w:initials="ALM" w:author="ALM" w:date="2023-12-13T00:53:00Z" w:id="236">
    <w:p w:rsidR="008A2E3E" w:rsidP="006A6966" w:rsidRDefault="008A2E3E" w14:paraId="299608D5" w14:textId="77777777">
      <w:pPr>
        <w:pStyle w:val="CommentText"/>
      </w:pPr>
      <w:r>
        <w:rPr>
          <w:rStyle w:val="CommentReference"/>
        </w:rPr>
        <w:annotationRef/>
      </w:r>
      <w:r w:rsidRPr="006A6966">
        <w:t>https://www.lifecycleinitiative.org/activities/what-is-life-cycle-thinking/</w:t>
      </w:r>
    </w:p>
  </w:comment>
  <w:comment w:initials="ALM" w:author="ALM" w:date="2023-12-11T12:09:00Z" w:id="238">
    <w:p w:rsidR="008A2E3E" w:rsidP="009F7B1C" w:rsidRDefault="008A2E3E" w14:paraId="6CD4AB56" w14:textId="77777777">
      <w:r>
        <w:rPr>
          <w:rStyle w:val="CommentReference"/>
        </w:rPr>
        <w:annotationRef/>
      </w:r>
      <w:r>
        <w:t>Boris van Zanten, Gonzalo Gutierrez Goizueta, Luke Brander, Borja Gonzalez Reguero, Robert Griffin, Kavita Kapur Macleod, Alida Alves, Amelia Midgley, Luis Diego Herrera, and Brenden Jongman. 2023. Assessing the Benefits and Costs of Nature-Based Solutions for Climate Resilience: A Guideline for Project Developers. World Bank, Washington, DC. License: Creative Commons Attribution CC BY 3.0 IGO</w:t>
      </w:r>
    </w:p>
    <w:p w:rsidR="008A2E3E" w:rsidRDefault="008A2E3E" w14:paraId="33930F8F" w14:textId="2BC8A237">
      <w:pPr>
        <w:pStyle w:val="CommentText"/>
      </w:pPr>
    </w:p>
  </w:comment>
  <w:comment w:initials="ALM" w:author="ALM" w:date="2023-12-13T01:14:00Z" w:id="239">
    <w:p w:rsidR="008A2E3E" w:rsidRDefault="008A2E3E" w14:paraId="10753070" w14:textId="66C9CD62">
      <w:pPr>
        <w:pStyle w:val="CommentText"/>
      </w:pPr>
      <w:r>
        <w:rPr>
          <w:rStyle w:val="CommentReference"/>
        </w:rPr>
        <w:annotationRef/>
      </w:r>
      <w:r w:rsidRPr="00A947F2">
        <w:t>https://www.iaea.org/sites/default/files/20/02/inpro-kind.pdf</w:t>
      </w:r>
    </w:p>
  </w:comment>
  <w:comment w:initials="A" w:author="Administrador" w:date="2023-12-12T11:20:00Z" w:id="241">
    <w:p w:rsidR="008A2E3E" w:rsidP="00A778AB" w:rsidRDefault="008A2E3E" w14:paraId="6AB3D3D8" w14:textId="77777777">
      <w:pPr>
        <w:pStyle w:val="CommentText"/>
      </w:pPr>
      <w:r>
        <w:rPr>
          <w:rStyle w:val="CommentReference"/>
        </w:rPr>
        <w:annotationRef/>
      </w:r>
      <w:r w:rsidRPr="00B46EEF">
        <w:t>https://www.unescap.org/sites/default/files/Integrating%20the%20three%20dimensions%20of%20sustainable%20development%20A%20framework.pdf</w:t>
      </w:r>
    </w:p>
  </w:comment>
  <w:comment w:initials="ALM" w:author="ALM" w:date="2023-12-13T01:39:00Z" w:id="242">
    <w:p w:rsidR="008A2E3E" w:rsidP="00A778AB" w:rsidRDefault="008A2E3E" w14:paraId="0FD2E575" w14:textId="77777777">
      <w:pPr>
        <w:pStyle w:val="CommentText"/>
      </w:pPr>
      <w:r>
        <w:rPr>
          <w:rStyle w:val="CommentReference"/>
        </w:rPr>
        <w:annotationRef/>
      </w:r>
      <w:r w:rsidRPr="005C3656">
        <w:t>https://sdgs.un.org/publications/national-pathways-sustainable-development-goals-sdgs-comparative-review-scenario</w:t>
      </w:r>
    </w:p>
  </w:comment>
  <w:comment w:initials="ALM" w:author="ALM" w:date="2023-11-21T00:45:00Z" w:id="244">
    <w:p w:rsidR="008A2E3E" w:rsidP="004C408D" w:rsidRDefault="008A2E3E" w14:paraId="59EFBF8A" w14:textId="77777777">
      <w:pPr>
        <w:pStyle w:val="NormalWeb"/>
        <w:rPr>
          <w:lang w:val="en-GB" w:eastAsia="en-GB"/>
        </w:rPr>
      </w:pPr>
      <w:r>
        <w:rPr>
          <w:rStyle w:val="CommentReference"/>
        </w:rPr>
        <w:annotationRef/>
      </w:r>
      <w:r w:rsidRPr="00A477E9">
        <w:rPr>
          <w:lang w:val="en-GB" w:eastAsia="en-GB"/>
        </w:rPr>
        <w:t xml:space="preserve">UNDG. Theory of Change: UNDAF Companion Guidance. </w:t>
      </w:r>
      <w:r w:rsidRPr="00A477E9">
        <w:rPr>
          <w:i/>
          <w:iCs/>
          <w:lang w:val="en-GB" w:eastAsia="en-GB"/>
        </w:rPr>
        <w:t>United Nations Dev. Gr.</w:t>
      </w:r>
      <w:r w:rsidRPr="00A477E9">
        <w:rPr>
          <w:lang w:val="en-GB" w:eastAsia="en-GB"/>
        </w:rPr>
        <w:t xml:space="preserve"> </w:t>
      </w:r>
      <w:r w:rsidRPr="00A477E9">
        <w:rPr>
          <w:b/>
          <w:bCs/>
          <w:lang w:val="en-GB" w:eastAsia="en-GB"/>
        </w:rPr>
        <w:t>2015</w:t>
      </w:r>
      <w:r w:rsidRPr="00A477E9">
        <w:rPr>
          <w:lang w:val="en-GB" w:eastAsia="en-GB"/>
        </w:rPr>
        <w:t>, 91–110 (2015).</w:t>
      </w:r>
    </w:p>
    <w:p w:rsidR="008A2E3E" w:rsidP="004C408D" w:rsidRDefault="00000000" w14:paraId="5D940246" w14:textId="77777777">
      <w:pPr>
        <w:pStyle w:val="NormalWeb"/>
        <w:rPr>
          <w:lang w:val="en-GB" w:eastAsia="en-GB"/>
        </w:rPr>
      </w:pPr>
      <w:hyperlink w:history="1" r:id="rId49">
        <w:r w:rsidRPr="004E7A8B" w:rsidR="008A2E3E">
          <w:rPr>
            <w:rStyle w:val="Hyperlink"/>
            <w:lang w:val="en-GB" w:eastAsia="en-GB"/>
          </w:rPr>
          <w:t>https://unsdg.un.org/sites/default/files/UNDG-UNDAF-Companion-Pieces-7-Theory-of-Change.pdf</w:t>
        </w:r>
      </w:hyperlink>
    </w:p>
    <w:p w:rsidRPr="00A477E9" w:rsidR="008A2E3E" w:rsidP="004C408D" w:rsidRDefault="008A2E3E" w14:paraId="12281BE9" w14:textId="77777777">
      <w:pPr>
        <w:pStyle w:val="NormalWeb"/>
        <w:rPr>
          <w:lang w:val="en-GB" w:eastAsia="en-GB"/>
        </w:rPr>
      </w:pPr>
    </w:p>
    <w:p w:rsidR="008A2E3E" w:rsidP="004C408D" w:rsidRDefault="008A2E3E" w14:paraId="27C38360" w14:textId="77777777">
      <w:pPr>
        <w:pStyle w:val="CommentText"/>
        <w:rPr>
          <w:rFonts w:ascii="Times New Roman" w:hAnsi="Times New Roman" w:eastAsia="Times New Roman" w:cs="Times New Roman"/>
          <w:kern w:val="0"/>
          <w:sz w:val="24"/>
          <w:szCs w:val="24"/>
          <w:lang w:val="en-GB" w:eastAsia="en-GB"/>
          <w14:ligatures w14:val="none"/>
        </w:rPr>
      </w:pPr>
    </w:p>
    <w:p w:rsidR="008A2E3E" w:rsidP="004C408D" w:rsidRDefault="008A2E3E" w14:paraId="1293C987" w14:textId="77777777">
      <w:pPr>
        <w:pStyle w:val="CommentText"/>
        <w:rPr>
          <w:rFonts w:ascii="Times New Roman" w:hAnsi="Times New Roman" w:eastAsia="Times New Roman" w:cs="Times New Roman"/>
          <w:kern w:val="0"/>
          <w:sz w:val="24"/>
          <w:szCs w:val="24"/>
          <w:lang w:val="en-GB" w:eastAsia="en-GB"/>
          <w14:ligatures w14:val="none"/>
        </w:rPr>
      </w:pPr>
      <w:r w:rsidRPr="00A477E9">
        <w:rPr>
          <w:rFonts w:ascii="Times New Roman" w:hAnsi="Times New Roman" w:eastAsia="Times New Roman" w:cs="Times New Roman"/>
          <w:kern w:val="0"/>
          <w:sz w:val="24"/>
          <w:szCs w:val="24"/>
          <w:lang w:val="en-GB" w:eastAsia="en-GB"/>
          <w14:ligatures w14:val="none"/>
        </w:rPr>
        <w:t xml:space="preserve">Gienapp, A. &amp; Hostetter, C. Developing a Theory of Change: Practical Guidance. Step-By-Step Guidance and Examples. </w:t>
      </w:r>
      <w:r w:rsidRPr="00A477E9">
        <w:rPr>
          <w:rFonts w:ascii="Times New Roman" w:hAnsi="Times New Roman" w:eastAsia="Times New Roman" w:cs="Times New Roman"/>
          <w:i/>
          <w:iCs/>
          <w:kern w:val="0"/>
          <w:sz w:val="24"/>
          <w:szCs w:val="24"/>
          <w:lang w:val="en-GB" w:eastAsia="en-GB"/>
          <w14:ligatures w14:val="none"/>
        </w:rPr>
        <w:t>Annie E. Casey Found.</w:t>
      </w:r>
      <w:r w:rsidRPr="00A477E9">
        <w:rPr>
          <w:rFonts w:ascii="Times New Roman" w:hAnsi="Times New Roman" w:eastAsia="Times New Roman" w:cs="Times New Roman"/>
          <w:kern w:val="0"/>
          <w:sz w:val="24"/>
          <w:szCs w:val="24"/>
          <w:lang w:val="en-GB" w:eastAsia="en-GB"/>
          <w14:ligatures w14:val="none"/>
        </w:rPr>
        <w:t xml:space="preserve"> (2020).</w:t>
      </w:r>
    </w:p>
    <w:p w:rsidR="008A2E3E" w:rsidP="004C408D" w:rsidRDefault="00000000" w14:paraId="4AA6F6BE" w14:textId="77777777">
      <w:pPr>
        <w:pStyle w:val="CommentText"/>
      </w:pPr>
      <w:hyperlink w:history="1" r:id="rId50">
        <w:r w:rsidRPr="004E7A8B" w:rsidR="008A2E3E">
          <w:rPr>
            <w:rStyle w:val="Hyperlink"/>
          </w:rPr>
          <w:t>https://assets.aecf.org/m/resourcedoc/aecf-theoryofchange-steps-2022.pdf</w:t>
        </w:r>
      </w:hyperlink>
    </w:p>
    <w:p w:rsidR="008A2E3E" w:rsidP="004C408D" w:rsidRDefault="008A2E3E" w14:paraId="0254A16E" w14:textId="77777777">
      <w:pPr>
        <w:pStyle w:val="CommentText"/>
      </w:pPr>
    </w:p>
    <w:p w:rsidR="008A2E3E" w:rsidP="004C408D" w:rsidRDefault="008A2E3E" w14:paraId="03C1BA9A" w14:textId="77777777">
      <w:pPr>
        <w:pStyle w:val="CommentText"/>
      </w:pPr>
    </w:p>
  </w:comment>
  <w:comment w:initials="ALM" w:author="ALM" w:date="2023-12-13T01:27:00Z" w:id="245">
    <w:p w:rsidR="008A2E3E" w:rsidP="00EB5A3C" w:rsidRDefault="008A2E3E" w14:paraId="5DBEF9BA" w14:textId="77777777">
      <w:pPr>
        <w:pStyle w:val="CommentText"/>
      </w:pPr>
      <w:r>
        <w:rPr>
          <w:rStyle w:val="CommentReference"/>
        </w:rPr>
        <w:annotationRef/>
      </w:r>
      <w:r w:rsidRPr="001C4EE8">
        <w:t>https://www.unep.org/evaluation-office/our-evaluation-approach/theory-change</w:t>
      </w:r>
    </w:p>
  </w:comment>
  <w:comment w:initials="ALM" w:author="ALM" w:date="2023-12-13T01:27:00Z" w:id="246">
    <w:p w:rsidR="008A2E3E" w:rsidP="00EB5A3C" w:rsidRDefault="008A2E3E" w14:paraId="027F45CB" w14:textId="77777777">
      <w:pPr>
        <w:pStyle w:val="CommentText"/>
      </w:pPr>
      <w:r>
        <w:rPr>
          <w:rStyle w:val="CommentReference"/>
        </w:rPr>
        <w:annotationRef/>
      </w:r>
      <w:r w:rsidRPr="001C4EE8">
        <w:t>https://www.unicef-irc.org/publications/pdf/brief_2_theoryofchange_eng.pdf</w:t>
      </w:r>
    </w:p>
  </w:comment>
  <w:comment w:initials="ALM" w:author="ALM" w:date="2023-12-13T01:28:00Z" w:id="247">
    <w:p w:rsidR="008A2E3E" w:rsidP="00EB5A3C" w:rsidRDefault="008A2E3E" w14:paraId="67A51B77" w14:textId="77777777">
      <w:pPr>
        <w:pStyle w:val="CommentText"/>
      </w:pPr>
      <w:r>
        <w:rPr>
          <w:rStyle w:val="CommentReference"/>
        </w:rPr>
        <w:annotationRef/>
      </w:r>
      <w:r w:rsidRPr="001C4EE8">
        <w:t>https://unsdg.un.org/sites/default/files/UNDG-UNDAF-Companion-Pieces-7-Theory-of-Change.pdf</w:t>
      </w:r>
    </w:p>
  </w:comment>
  <w:comment w:initials="ALM" w:author="ALM" w:date="2023-12-18T11:54:00Z" w:id="248">
    <w:p w:rsidR="008A2E3E" w:rsidP="00EB5A3C" w:rsidRDefault="008A2E3E" w14:paraId="32CD0D6A" w14:textId="77777777">
      <w:pPr>
        <w:pStyle w:val="CommentText"/>
      </w:pPr>
      <w:r>
        <w:rPr>
          <w:rStyle w:val="CommentReference"/>
        </w:rPr>
        <w:annotationRef/>
      </w:r>
      <w:hyperlink w:history="1" r:id="rId51">
        <w:r w:rsidRPr="0056222D">
          <w:rPr>
            <w:rStyle w:val="Hyperlink"/>
          </w:rPr>
          <w:t>https://open.undp.org/projects/00125400</w:t>
        </w:r>
      </w:hyperlink>
    </w:p>
    <w:p w:rsidR="008A2E3E" w:rsidP="00EB5A3C" w:rsidRDefault="008A2E3E" w14:paraId="7F886815" w14:textId="77777777">
      <w:pPr>
        <w:pStyle w:val="CommentText"/>
      </w:pPr>
    </w:p>
    <w:p w:rsidR="008A2E3E" w:rsidP="00EB5A3C" w:rsidRDefault="00000000" w14:paraId="2F0DDFE5" w14:textId="77777777">
      <w:pPr>
        <w:pStyle w:val="CommentText"/>
      </w:pPr>
      <w:hyperlink w:history="1" r:id="rId52">
        <w:r w:rsidRPr="0056222D" w:rsidR="008A2E3E">
          <w:rPr>
            <w:rStyle w:val="Hyperlink"/>
          </w:rPr>
          <w:t>https://info.undp.org/docs/pdc/Documents/NER/Prodoc%20Portefeuille%20de%20projets%20Gestion%20durable%20chocs%20climatiques%20et%20ressources%20naturelles%20et%20%C3%A9nerg%C3%A9tiques%20-%20Energie.pdf</w:t>
        </w:r>
      </w:hyperlink>
    </w:p>
    <w:p w:rsidR="008A2E3E" w:rsidRDefault="008A2E3E" w14:paraId="7D15EF32" w14:textId="4D864334">
      <w:pPr>
        <w:pStyle w:val="CommentText"/>
      </w:pPr>
    </w:p>
  </w:comment>
  <w:comment w:initials="ALM" w:author="ALM" w:date="2023-12-18T11:59:00Z" w:id="250">
    <w:p w:rsidR="008A2E3E" w:rsidRDefault="008A2E3E" w14:paraId="452ECC79" w14:textId="404AE3B3">
      <w:pPr>
        <w:pStyle w:val="CommentText"/>
      </w:pPr>
      <w:r>
        <w:rPr>
          <w:rStyle w:val="CommentReference"/>
        </w:rPr>
        <w:annotationRef/>
      </w:r>
      <w:r w:rsidRPr="00056A74">
        <w:t>https://sdgdiagnostics.data.undp.org/</w:t>
      </w:r>
    </w:p>
    <w:p w:rsidR="008A2E3E" w:rsidP="00EB5A3C" w:rsidRDefault="008A2E3E" w14:paraId="7DEAEB9F" w14:textId="77777777">
      <w:pPr>
        <w:pStyle w:val="CommentText"/>
      </w:pPr>
    </w:p>
    <w:p w:rsidR="008A2E3E" w:rsidP="00EB5A3C" w:rsidRDefault="00000000" w14:paraId="1973CC87" w14:textId="41E7A3AC">
      <w:pPr>
        <w:pStyle w:val="CommentText"/>
      </w:pPr>
      <w:hyperlink w:history="1" r:id="rId53">
        <w:r w:rsidRPr="00A40C50" w:rsidR="008A2E3E">
          <w:rPr>
            <w:rStyle w:val="Hyperlink"/>
          </w:rPr>
          <w:t>https://sdgpush.undp.org/</w:t>
        </w:r>
      </w:hyperlink>
    </w:p>
    <w:p w:rsidR="008A2E3E" w:rsidP="00EB5A3C" w:rsidRDefault="008A2E3E" w14:paraId="11233354" w14:textId="77777777">
      <w:pPr>
        <w:pStyle w:val="CommentText"/>
      </w:pPr>
    </w:p>
    <w:p w:rsidR="008A2E3E" w:rsidP="00EB5A3C" w:rsidRDefault="00000000" w14:paraId="0A7A05E0" w14:textId="245BEC96">
      <w:pPr>
        <w:pStyle w:val="CommentText"/>
      </w:pPr>
      <w:hyperlink w:history="1" r:id="rId54">
        <w:r w:rsidRPr="00A40C50" w:rsidR="008A2E3E">
          <w:rPr>
            <w:rStyle w:val="Hyperlink"/>
          </w:rPr>
          <w:t>https://sdgpush.undp.org/reports.html</w:t>
        </w:r>
      </w:hyperlink>
    </w:p>
    <w:p w:rsidR="008A2E3E" w:rsidRDefault="008A2E3E" w14:paraId="203F87D6" w14:textId="77777777">
      <w:pPr>
        <w:pStyle w:val="CommentText"/>
      </w:pPr>
    </w:p>
    <w:p w:rsidR="008A2E3E" w:rsidRDefault="008A2E3E" w14:paraId="0035D56C" w14:textId="2F67128D">
      <w:pPr>
        <w:pStyle w:val="CommentText"/>
      </w:pPr>
      <w:r w:rsidRPr="00056A74">
        <w:t>https://sdgigeneralstorage.blob.core.windows.net/sdg-push/Methodology.pdf</w:t>
      </w:r>
    </w:p>
  </w:comment>
  <w:comment w:initials="ALM" w:author="ALM" w:date="2023-12-13T22:01:00Z" w:id="252">
    <w:p w:rsidR="008A2E3E" w:rsidP="00B57BD0" w:rsidRDefault="008A2E3E" w14:paraId="59D279EE" w14:textId="77777777">
      <w:pPr>
        <w:pStyle w:val="CommentText"/>
      </w:pPr>
      <w:r>
        <w:rPr>
          <w:rStyle w:val="CommentReference"/>
        </w:rPr>
        <w:annotationRef/>
      </w:r>
      <w:r w:rsidRPr="005334C2">
        <w:t>https://mc-cd8320d4-36a1-40ac-83cc-3389-cdn-endpoint.azureedge.net/-/media/Files/IRENA/Agency/Publication/2023/Nov/IRENA_Remote_Communities_2023.pdf?rev=d24fbdd155cd4c76aacb78761e26d2ed</w:t>
      </w:r>
    </w:p>
  </w:comment>
  <w:comment w:initials="ALM" w:author="ALM" w:date="2023-12-15T19:43:00Z" w:id="253">
    <w:p w:rsidR="008A2E3E" w:rsidP="00CF2CCD" w:rsidRDefault="008A2E3E" w14:paraId="72A968ED" w14:textId="77777777">
      <w:pPr>
        <w:pStyle w:val="CommentText"/>
      </w:pPr>
      <w:r>
        <w:rPr>
          <w:rStyle w:val="CommentReference"/>
        </w:rPr>
        <w:annotationRef/>
      </w:r>
      <w:r w:rsidRPr="000E5506">
        <w:t>https://financing.desa.un.org/sites/default/files/2023-04/2023%20FSDR%20Report.pdf</w:t>
      </w:r>
    </w:p>
  </w:comment>
  <w:comment w:initials="ALM" w:author="ALM" w:date="2023-11-21T00:12:00Z" w:id="255">
    <w:p w:rsidR="008A2E3E" w:rsidRDefault="008A2E3E" w14:paraId="573F1511" w14:textId="445FCEAB">
      <w:pPr>
        <w:pStyle w:val="CommentText"/>
      </w:pPr>
      <w:r>
        <w:rPr>
          <w:rStyle w:val="CommentReference"/>
        </w:rPr>
        <w:annotationRef/>
      </w:r>
      <w:r>
        <w:t>-  Just Energy Transition Partnerships (JETPs)</w:t>
      </w:r>
    </w:p>
    <w:p w:rsidR="008A2E3E" w:rsidRDefault="008A2E3E" w14:paraId="06675BF0" w14:textId="6F6E200A">
      <w:pPr>
        <w:pStyle w:val="CommentText"/>
      </w:pPr>
      <w:r>
        <w:t>- Energy Compacts</w:t>
      </w:r>
    </w:p>
    <w:p w:rsidR="008A2E3E" w:rsidRDefault="00000000" w14:paraId="00C39518" w14:textId="71E6CFB3">
      <w:pPr>
        <w:pStyle w:val="CommentText"/>
      </w:pPr>
      <w:hyperlink w:history="1" r:id="rId55">
        <w:r w:rsidRPr="004E7A8B" w:rsidR="008A2E3E">
          <w:rPr>
            <w:rStyle w:val="Hyperlink"/>
          </w:rPr>
          <w:t>https://sdgs.un.org/sites/default/files/2023-07/2023%20Policy%20Briefs%20in%20Support%20of%20the%20High-Level%20Political%20Forum-071023.pdf</w:t>
        </w:r>
      </w:hyperlink>
    </w:p>
    <w:p w:rsidR="008A2E3E" w:rsidRDefault="008A2E3E" w14:paraId="6FE19DD9" w14:textId="79F68119">
      <w:pPr>
        <w:pStyle w:val="CommentText"/>
      </w:pPr>
    </w:p>
  </w:comment>
  <w:comment w:initials="ALM" w:author="ALM" w:date="2023-12-14T20:37:00Z" w:id="256">
    <w:p w:rsidR="008A2E3E" w:rsidRDefault="008A2E3E" w14:paraId="5B1CDB11" w14:textId="586B7FA8">
      <w:pPr>
        <w:pStyle w:val="CommentText"/>
      </w:pPr>
      <w:r>
        <w:rPr>
          <w:rStyle w:val="CommentReference"/>
        </w:rPr>
        <w:annotationRef/>
      </w:r>
      <w:hyperlink w:history="1" r:id="rId56">
        <w:r w:rsidRPr="002E4C0E">
          <w:rPr>
            <w:rStyle w:val="Hyperlink"/>
          </w:rPr>
          <w:t>https://www.undp.org/energy/change-network/un-energy</w:t>
        </w:r>
      </w:hyperlink>
    </w:p>
    <w:p w:rsidR="008A2E3E" w:rsidRDefault="008A2E3E" w14:paraId="2F0D296C" w14:textId="26FAE276">
      <w:pPr>
        <w:pStyle w:val="CommentText"/>
      </w:pPr>
    </w:p>
    <w:p w:rsidR="008A2E3E" w:rsidRDefault="00000000" w14:paraId="01CE94A0" w14:textId="338D7D53">
      <w:pPr>
        <w:pStyle w:val="CommentText"/>
      </w:pPr>
      <w:hyperlink w:history="1" r:id="rId57">
        <w:r w:rsidRPr="002E4C0E" w:rsidR="008A2E3E">
          <w:rPr>
            <w:rStyle w:val="Hyperlink"/>
          </w:rPr>
          <w:t>https://un-energy.org/wp-content/uploads/2022/05/UN-Energy-Plan-of-Action-towards-2025-2May2022.pdf</w:t>
        </w:r>
      </w:hyperlink>
    </w:p>
    <w:p w:rsidR="008A2E3E" w:rsidRDefault="008A2E3E" w14:paraId="68835CBE" w14:textId="77777777">
      <w:pPr>
        <w:pStyle w:val="CommentText"/>
      </w:pPr>
    </w:p>
    <w:p w:rsidR="008A2E3E" w:rsidRDefault="008A2E3E" w14:paraId="73211D3C" w14:textId="77777777">
      <w:pPr>
        <w:pStyle w:val="CommentText"/>
      </w:pPr>
    </w:p>
    <w:p w:rsidR="008A2E3E" w:rsidRDefault="008A2E3E" w14:paraId="6BD68AA1" w14:textId="77DCF7F3">
      <w:pPr>
        <w:pStyle w:val="CommentText"/>
      </w:pPr>
    </w:p>
  </w:comment>
  <w:comment w:initials="ALM" w:author="ALM" w:date="2023-12-13T22:11:00Z" w:id="257">
    <w:p w:rsidR="008A2E3E" w:rsidP="00B2787C" w:rsidRDefault="008A2E3E" w14:paraId="3A9CC822" w14:textId="77777777">
      <w:pPr>
        <w:pStyle w:val="CommentText"/>
      </w:pPr>
      <w:r>
        <w:rPr>
          <w:rStyle w:val="CommentReference"/>
        </w:rPr>
        <w:annotationRef/>
      </w:r>
      <w:r w:rsidRPr="00AF4A0C">
        <w:t>https://sustainabledevelopment.un.org/content/documents/21621ToR_SDG7_TAG_23Jan2019.pdf</w:t>
      </w:r>
    </w:p>
  </w:comment>
  <w:comment w:initials="ALM" w:author="ALM" w:date="2023-12-13T22:13:00Z" w:id="258">
    <w:p w:rsidR="008A2E3E" w:rsidP="00B2787C" w:rsidRDefault="008A2E3E" w14:paraId="29335F84" w14:textId="77777777">
      <w:pPr>
        <w:pStyle w:val="CommentText"/>
      </w:pPr>
      <w:r>
        <w:rPr>
          <w:rStyle w:val="CommentReference"/>
        </w:rPr>
        <w:annotationRef/>
      </w:r>
      <w:r w:rsidRPr="00AF4A0C">
        <w:t>https://sdgs.un.org/sites/default/files/2022-06/Policy%20Briefs%20-2022%20Energy%27s%20Interlinkages%20With%20Other%20SDGs.pdf</w:t>
      </w:r>
    </w:p>
  </w:comment>
  <w:comment w:initials="ALM" w:author="ALM" w:date="2023-12-14T21:00:00Z" w:id="260">
    <w:p w:rsidR="008A2E3E" w:rsidRDefault="008A2E3E" w14:paraId="4D6B2CB8" w14:textId="79E5E5E4">
      <w:pPr>
        <w:pStyle w:val="CommentText"/>
      </w:pPr>
      <w:r>
        <w:rPr>
          <w:rStyle w:val="CommentReference"/>
        </w:rPr>
        <w:annotationRef/>
      </w:r>
      <w:r w:rsidRPr="0043432F">
        <w:t>https://www.undp.org/energy/change-network/energy-ambition-tracker</w:t>
      </w:r>
    </w:p>
  </w:comment>
  <w:comment w:initials="ALM" w:author="ALM" w:date="2023-12-14T13:31:00Z" w:id="261">
    <w:p w:rsidR="008A2E3E" w:rsidRDefault="008A2E3E" w14:paraId="6EAD7661" w14:textId="0378DA36">
      <w:pPr>
        <w:pStyle w:val="CommentText"/>
      </w:pPr>
      <w:r>
        <w:rPr>
          <w:rStyle w:val="CommentReference"/>
        </w:rPr>
        <w:annotationRef/>
      </w:r>
      <w:hyperlink w:history="1" r:id="rId58">
        <w:r w:rsidRPr="002E4C0E">
          <w:rPr>
            <w:rStyle w:val="Hyperlink"/>
          </w:rPr>
          <w:t>https://unglobalcompact.org/</w:t>
        </w:r>
      </w:hyperlink>
    </w:p>
    <w:p w:rsidR="008A2E3E" w:rsidRDefault="008A2E3E" w14:paraId="228F3CA2" w14:textId="77777777">
      <w:pPr>
        <w:pStyle w:val="CommentText"/>
      </w:pPr>
    </w:p>
    <w:p w:rsidR="008A2E3E" w:rsidRDefault="00000000" w14:paraId="0BCA5AED" w14:textId="77EC4ED3">
      <w:pPr>
        <w:pStyle w:val="CommentText"/>
      </w:pPr>
      <w:hyperlink w:history="1" r:id="rId59">
        <w:r w:rsidRPr="002E4C0E" w:rsidR="008A2E3E">
          <w:rPr>
            <w:rStyle w:val="Hyperlink"/>
          </w:rPr>
          <w:t>https://www.un.org/en/un-chronicle/un-global-compact-finding-solutions-global-challenges</w:t>
        </w:r>
      </w:hyperlink>
    </w:p>
    <w:p w:rsidR="008A2E3E" w:rsidRDefault="008A2E3E" w14:paraId="212EAFD9" w14:textId="674CE3C1">
      <w:pPr>
        <w:pStyle w:val="CommentText"/>
      </w:pPr>
    </w:p>
  </w:comment>
  <w:comment w:initials="ALM" w:author="ALM" w:date="2023-12-13T22:22:00Z" w:id="262">
    <w:p w:rsidR="008A2E3E" w:rsidP="00341FD2" w:rsidRDefault="008A2E3E" w14:paraId="4D3B9EAD" w14:textId="77777777">
      <w:pPr>
        <w:pStyle w:val="CommentText"/>
      </w:pPr>
      <w:r>
        <w:rPr>
          <w:rStyle w:val="CommentReference"/>
        </w:rPr>
        <w:annotationRef/>
      </w:r>
      <w:hyperlink w:history="1" r:id="rId60">
        <w:r w:rsidRPr="002E3D34">
          <w:rPr>
            <w:rStyle w:val="Hyperlink"/>
          </w:rPr>
          <w:t>https://genderenergycompact.org/assets/2022/06/1June2022_Multi-Stakeholder-Gender-and-Energy-Compact.pdf</w:t>
        </w:r>
      </w:hyperlink>
    </w:p>
    <w:p w:rsidR="008A2E3E" w:rsidP="00341FD2" w:rsidRDefault="008A2E3E" w14:paraId="034321D3" w14:textId="77777777">
      <w:pPr>
        <w:pStyle w:val="CommentText"/>
      </w:pPr>
    </w:p>
    <w:p w:rsidR="008A2E3E" w:rsidP="00341FD2" w:rsidRDefault="00000000" w14:paraId="4175605D" w14:textId="77777777">
      <w:pPr>
        <w:pStyle w:val="CommentText"/>
      </w:pPr>
      <w:hyperlink w:history="1" r:id="rId61">
        <w:r w:rsidRPr="002E3D34" w:rsidR="008A2E3E">
          <w:rPr>
            <w:rStyle w:val="Hyperlink"/>
          </w:rPr>
          <w:t>https://genderenergycompact.org/compact/</w:t>
        </w:r>
      </w:hyperlink>
    </w:p>
    <w:p w:rsidR="008A2E3E" w:rsidP="00341FD2" w:rsidRDefault="008A2E3E" w14:paraId="4EFE98EB" w14:textId="77777777">
      <w:pPr>
        <w:pStyle w:val="CommentText"/>
      </w:pPr>
    </w:p>
    <w:p w:rsidR="008A2E3E" w:rsidP="00341FD2" w:rsidRDefault="00000000" w14:paraId="183D44A4" w14:textId="77777777">
      <w:pPr>
        <w:pStyle w:val="CommentText"/>
      </w:pPr>
      <w:hyperlink w:history="1" r:id="rId62">
        <w:r w:rsidRPr="002E3D34" w:rsidR="008A2E3E">
          <w:rPr>
            <w:rStyle w:val="Hyperlink"/>
          </w:rPr>
          <w:t>https://www.un.org/en/energy-compacts/page/energy-compact-gender-equality-and-women%E2%80%99s-empowerment-sustainable-energy</w:t>
        </w:r>
      </w:hyperlink>
    </w:p>
    <w:p w:rsidR="008A2E3E" w:rsidP="00341FD2" w:rsidRDefault="008A2E3E" w14:paraId="017F162F" w14:textId="77777777">
      <w:pPr>
        <w:pStyle w:val="CommentText"/>
      </w:pPr>
    </w:p>
    <w:p w:rsidR="008A2E3E" w:rsidP="00341FD2" w:rsidRDefault="008A2E3E" w14:paraId="0382AAF2" w14:textId="77777777">
      <w:pPr>
        <w:pStyle w:val="CommentText"/>
      </w:pPr>
    </w:p>
  </w:comment>
  <w:comment w:initials="ALM" w:author="ALM" w:date="2023-12-14T14:50:00Z" w:id="263">
    <w:p w:rsidR="008A2E3E" w:rsidRDefault="008A2E3E" w14:paraId="23551EEA" w14:textId="2708AFBD">
      <w:pPr>
        <w:pStyle w:val="CommentText"/>
      </w:pPr>
      <w:r>
        <w:rPr>
          <w:rStyle w:val="CommentReference"/>
        </w:rPr>
        <w:annotationRef/>
      </w:r>
      <w:hyperlink w:history="1" r:id="rId63">
        <w:r w:rsidRPr="002E4C0E">
          <w:rPr>
            <w:rStyle w:val="Hyperlink"/>
          </w:rPr>
          <w:t>https://cleancooking.org/</w:t>
        </w:r>
      </w:hyperlink>
    </w:p>
    <w:p w:rsidR="008A2E3E" w:rsidRDefault="008A2E3E" w14:paraId="35AFC287" w14:textId="77777777">
      <w:pPr>
        <w:pStyle w:val="CommentText"/>
      </w:pPr>
    </w:p>
    <w:p w:rsidR="008A2E3E" w:rsidRDefault="00000000" w14:paraId="2E9F9386" w14:textId="217B3160">
      <w:pPr>
        <w:pStyle w:val="CommentText"/>
      </w:pPr>
      <w:hyperlink w:history="1" r:id="rId64">
        <w:r w:rsidRPr="002E4C0E" w:rsidR="008A2E3E">
          <w:rPr>
            <w:rStyle w:val="Hyperlink"/>
          </w:rPr>
          <w:t>https://unfccc.int/news/global-alliance-for-clean-cookstoves</w:t>
        </w:r>
      </w:hyperlink>
    </w:p>
    <w:p w:rsidR="008A2E3E" w:rsidRDefault="008A2E3E" w14:paraId="0E21F4AA" w14:textId="77777777">
      <w:pPr>
        <w:pStyle w:val="CommentText"/>
      </w:pPr>
    </w:p>
    <w:p w:rsidR="008A2E3E" w:rsidRDefault="00000000" w14:paraId="3E8D286A" w14:textId="23662A8D">
      <w:pPr>
        <w:pStyle w:val="CommentText"/>
      </w:pPr>
      <w:hyperlink w:history="1" r:id="rId65">
        <w:r w:rsidRPr="002E4C0E" w:rsidR="008A2E3E">
          <w:rPr>
            <w:rStyle w:val="Hyperlink"/>
          </w:rPr>
          <w:t>https://climateinitiativesplatform.org/index.php/Global_Alliance_for_Clean_Cookstoves</w:t>
        </w:r>
      </w:hyperlink>
    </w:p>
    <w:p w:rsidR="008A2E3E" w:rsidRDefault="008A2E3E" w14:paraId="56F90D48" w14:textId="77777777">
      <w:pPr>
        <w:pStyle w:val="CommentText"/>
      </w:pPr>
    </w:p>
    <w:p w:rsidR="008A2E3E" w:rsidRDefault="00000000" w14:paraId="4A05A306" w14:textId="65649ADB">
      <w:pPr>
        <w:pStyle w:val="CommentText"/>
      </w:pPr>
      <w:hyperlink w:history="1" r:id="rId66">
        <w:r w:rsidRPr="002E4C0E" w:rsidR="008A2E3E">
          <w:rPr>
            <w:rStyle w:val="Hyperlink"/>
          </w:rPr>
          <w:t>https://www.ccacoalition.org/partners/clean-cooking-alliance</w:t>
        </w:r>
      </w:hyperlink>
    </w:p>
    <w:p w:rsidR="008A2E3E" w:rsidRDefault="008A2E3E" w14:paraId="0D591A7A" w14:textId="77777777">
      <w:pPr>
        <w:pStyle w:val="CommentText"/>
      </w:pPr>
    </w:p>
    <w:p w:rsidR="008A2E3E" w:rsidRDefault="00000000" w14:paraId="7E2BB87A" w14:textId="1D1DABC7">
      <w:pPr>
        <w:pStyle w:val="CommentText"/>
      </w:pPr>
      <w:hyperlink w:history="1" r:id="rId67">
        <w:r w:rsidRPr="002E4C0E" w:rsidR="008A2E3E">
          <w:rPr>
            <w:rStyle w:val="Hyperlink"/>
          </w:rPr>
          <w:t>https://sustainabledevelopment.un.org/content/documents/11416Global%20Alliance%20for%20Clean%20Cookstoves%20-%20Delivering%20on%20the%20SDGs%20through%20Clean%20Cooking.pdf</w:t>
        </w:r>
      </w:hyperlink>
    </w:p>
    <w:p w:rsidR="008A2E3E" w:rsidRDefault="008A2E3E" w14:paraId="46D202AA" w14:textId="5336F397">
      <w:pPr>
        <w:pStyle w:val="CommentText"/>
      </w:pPr>
    </w:p>
  </w:comment>
  <w:comment w:initials="AR" w:author="Ana Rojas" w:date="2024-02-13T18:18:00Z" w:id="264">
    <w:p w:rsidR="4B930FF3" w:rsidRDefault="4B930FF3" w14:paraId="4AD67DD8" w14:textId="454302FC">
      <w:r>
        <w:t xml:space="preserve">I believe the original name changed and that they go by Clean Cooking Alliance now. Do check. </w:t>
      </w:r>
      <w:r>
        <w:annotationRef/>
      </w:r>
    </w:p>
  </w:comment>
  <w:comment w:initials="ALM" w:author="ALM" w:date="2023-12-14T14:56:00Z" w:id="265">
    <w:p w:rsidR="008A2E3E" w:rsidP="00C36AF8" w:rsidRDefault="008A2E3E" w14:paraId="3A200341" w14:textId="77777777">
      <w:pPr>
        <w:pStyle w:val="CommentText"/>
      </w:pPr>
      <w:r>
        <w:rPr>
          <w:rStyle w:val="CommentReference"/>
        </w:rPr>
        <w:annotationRef/>
      </w:r>
      <w:r w:rsidRPr="00430B5D">
        <w:t>https://cleancooking.org/reports-and-tools/clean-cooking-and-climate-consortium-guidance-documents/</w:t>
      </w:r>
    </w:p>
  </w:comment>
  <w:comment w:initials="ALM" w:author="ALM" w:date="2023-12-14T20:42:00Z" w:id="266">
    <w:p w:rsidR="008A2E3E" w:rsidRDefault="008A2E3E" w14:paraId="07438D95" w14:textId="6BF66B21">
      <w:pPr>
        <w:pStyle w:val="CommentText"/>
      </w:pPr>
      <w:r>
        <w:rPr>
          <w:rStyle w:val="CommentReference"/>
        </w:rPr>
        <w:annotationRef/>
      </w:r>
      <w:r w:rsidRPr="00C979CC">
        <w:t>https://unitar.org/sustainable-development-goals/peace/our-portfolio/global-platform-action-gpa-sustainable-energy-displacement-settings</w:t>
      </w:r>
    </w:p>
  </w:comment>
  <w:comment w:initials="AR" w:author="Ana Rojas" w:date="2024-02-13T18:20:00Z" w:id="267">
    <w:p w:rsidR="4B930FF3" w:rsidRDefault="4B930FF3" w14:paraId="7764A9D1" w14:textId="484B2495">
      <w:r>
        <w:t>Is this how they refer to their work? If not perhaps use something like "addresses gender equality".</w:t>
      </w:r>
      <w:r>
        <w:annotationRef/>
      </w:r>
    </w:p>
  </w:comment>
  <w:comment w:initials="ALM" w:author="ALM" w:date="2023-12-13T22:48:00Z" w:id="268">
    <w:p w:rsidR="008A2E3E" w:rsidP="007C17A2" w:rsidRDefault="008A2E3E" w14:paraId="2572C806" w14:textId="77777777">
      <w:pPr>
        <w:pStyle w:val="CommentText"/>
      </w:pPr>
      <w:r>
        <w:rPr>
          <w:rStyle w:val="CommentReference"/>
        </w:rPr>
        <w:annotationRef/>
      </w:r>
      <w:r w:rsidRPr="00DF4237">
        <w:t>https://www.un-page.org/</w:t>
      </w:r>
    </w:p>
  </w:comment>
  <w:comment w:initials="ALM" w:author="ALM" w:date="2023-12-14T09:16:00Z" w:id="269">
    <w:p w:rsidR="008A2E3E" w:rsidP="002A3EDC" w:rsidRDefault="008A2E3E" w14:paraId="5F38E4C3" w14:textId="77777777">
      <w:pPr>
        <w:pStyle w:val="CommentText"/>
      </w:pPr>
      <w:r>
        <w:rPr>
          <w:rStyle w:val="CommentReference"/>
        </w:rPr>
        <w:annotationRef/>
      </w:r>
      <w:hyperlink w:history="1" r:id="rId68">
        <w:r w:rsidRPr="002E4C0E">
          <w:rPr>
            <w:rStyle w:val="Hyperlink"/>
          </w:rPr>
          <w:t>https://www.betterthancash.org/about/members</w:t>
        </w:r>
      </w:hyperlink>
    </w:p>
    <w:p w:rsidR="008A2E3E" w:rsidP="002A3EDC" w:rsidRDefault="008A2E3E" w14:paraId="24AD004E" w14:textId="77777777">
      <w:pPr>
        <w:pStyle w:val="CommentText"/>
      </w:pPr>
    </w:p>
    <w:p w:rsidR="008A2E3E" w:rsidP="002A3EDC" w:rsidRDefault="00000000" w14:paraId="1BF186A8" w14:textId="77777777">
      <w:pPr>
        <w:pStyle w:val="CommentText"/>
      </w:pPr>
      <w:hyperlink w:history="1" r:id="rId69">
        <w:r w:rsidRPr="002E4C0E" w:rsidR="008A2E3E">
          <w:rPr>
            <w:rStyle w:val="Hyperlink"/>
          </w:rPr>
          <w:t>https://www.betterthancash.org/explore-resources/the-fight-for-light-improving-energy-access-through-digital-payments</w:t>
        </w:r>
      </w:hyperlink>
    </w:p>
    <w:p w:rsidR="008A2E3E" w:rsidP="002A3EDC" w:rsidRDefault="008A2E3E" w14:paraId="1BC7981A" w14:textId="77777777">
      <w:pPr>
        <w:pStyle w:val="CommentText"/>
      </w:pPr>
    </w:p>
  </w:comment>
  <w:comment w:initials="ALM" w:author="ALM" w:date="2023-12-14T00:46:00Z" w:id="270">
    <w:p w:rsidR="008A2E3E" w:rsidP="00496F28" w:rsidRDefault="008A2E3E" w14:paraId="5D26C8A8" w14:textId="77777777">
      <w:pPr>
        <w:pStyle w:val="CommentText"/>
      </w:pPr>
      <w:r>
        <w:rPr>
          <w:rStyle w:val="CommentReference"/>
        </w:rPr>
        <w:annotationRef/>
      </w:r>
      <w:hyperlink w:history="1" r:id="rId70">
        <w:r w:rsidRPr="00DA1799">
          <w:rPr>
            <w:rStyle w:val="Hyperlink"/>
          </w:rPr>
          <w:t>https://unpartnerships.un.org/partnering-for-the-SDGs</w:t>
        </w:r>
      </w:hyperlink>
    </w:p>
    <w:p w:rsidR="008A2E3E" w:rsidP="00496F28" w:rsidRDefault="008A2E3E" w14:paraId="33ECBEFB" w14:textId="77777777">
      <w:pPr>
        <w:pStyle w:val="CommentText"/>
      </w:pPr>
    </w:p>
    <w:p w:rsidR="008A2E3E" w:rsidP="00496F28" w:rsidRDefault="00000000" w14:paraId="1C6776E2" w14:textId="77777777">
      <w:pPr>
        <w:pStyle w:val="CommentText"/>
      </w:pPr>
      <w:hyperlink w:history="1" r:id="rId71">
        <w:r w:rsidRPr="00DA1799" w:rsidR="008A2E3E">
          <w:rPr>
            <w:rStyle w:val="Hyperlink"/>
          </w:rPr>
          <w:t>https://unpartnerships.un.org/about-us</w:t>
        </w:r>
      </w:hyperlink>
    </w:p>
    <w:p w:rsidR="008A2E3E" w:rsidP="00496F28" w:rsidRDefault="008A2E3E" w14:paraId="48486B75" w14:textId="77777777">
      <w:pPr>
        <w:pStyle w:val="CommentText"/>
      </w:pPr>
    </w:p>
    <w:p w:rsidR="008A2E3E" w:rsidP="00496F28" w:rsidRDefault="008A2E3E" w14:paraId="1D4F398E" w14:textId="77777777">
      <w:pPr>
        <w:pStyle w:val="CommentText"/>
      </w:pPr>
      <w:r w:rsidRPr="00400C43">
        <w:t>https://drive.google.com/file/d/1eYlF0ltZsKlJO5WKCsG-pkkrxvsbDj6T/view</w:t>
      </w:r>
    </w:p>
  </w:comment>
  <w:comment w:initials="ALM" w:author="ALM" w:date="2023-11-13T10:57:00Z" w:id="272">
    <w:p w:rsidR="008A2E3E" w:rsidP="001158C9" w:rsidRDefault="008A2E3E" w14:paraId="64B7B360" w14:textId="77777777">
      <w:pPr>
        <w:pStyle w:val="CommentText"/>
      </w:pPr>
      <w:r>
        <w:rPr>
          <w:rStyle w:val="CommentReference"/>
        </w:rPr>
        <w:annotationRef/>
      </w:r>
      <w:hyperlink w:history="1" r:id="rId72">
        <w:r w:rsidRPr="005104EB">
          <w:rPr>
            <w:rStyle w:val="Hyperlink"/>
          </w:rPr>
          <w:t>https://giga.global/</w:t>
        </w:r>
      </w:hyperlink>
    </w:p>
    <w:p w:rsidR="008A2E3E" w:rsidP="001158C9" w:rsidRDefault="008A2E3E" w14:paraId="7669444F" w14:textId="77777777">
      <w:pPr>
        <w:pStyle w:val="CommentText"/>
      </w:pPr>
    </w:p>
  </w:comment>
  <w:comment w:initials="ALM" w:author="ALM" w:date="2023-12-13T22:17:00Z" w:id="273">
    <w:p w:rsidR="008A2E3E" w:rsidP="001158C9" w:rsidRDefault="008A2E3E" w14:paraId="3F6E941E" w14:textId="77777777">
      <w:pPr>
        <w:pStyle w:val="CommentText"/>
      </w:pPr>
      <w:r>
        <w:rPr>
          <w:rStyle w:val="CommentReference"/>
        </w:rPr>
        <w:annotationRef/>
      </w:r>
      <w:hyperlink w:history="1" r:id="rId73">
        <w:r w:rsidRPr="002E3D34">
          <w:rPr>
            <w:rStyle w:val="Hyperlink"/>
          </w:rPr>
          <w:t>https://united4efficiency.org/wp-content/uploads/2019/03/UNITED-FOR-EFFICIENCY.pdf</w:t>
        </w:r>
      </w:hyperlink>
    </w:p>
    <w:p w:rsidR="008A2E3E" w:rsidP="001158C9" w:rsidRDefault="008A2E3E" w14:paraId="103521D6" w14:textId="77777777">
      <w:pPr>
        <w:pStyle w:val="CommentText"/>
      </w:pPr>
    </w:p>
    <w:p w:rsidR="008A2E3E" w:rsidP="001158C9" w:rsidRDefault="00000000" w14:paraId="615FC789" w14:textId="77777777">
      <w:pPr>
        <w:pStyle w:val="CommentText"/>
      </w:pPr>
      <w:hyperlink w:history="1" r:id="rId74">
        <w:r w:rsidRPr="002E3D34" w:rsidR="008A2E3E">
          <w:rPr>
            <w:rStyle w:val="Hyperlink"/>
          </w:rPr>
          <w:t>https://united4efficiency.org/about-the-partnership/</w:t>
        </w:r>
      </w:hyperlink>
    </w:p>
    <w:p w:rsidR="008A2E3E" w:rsidP="001158C9" w:rsidRDefault="008A2E3E" w14:paraId="3276C6D6" w14:textId="77777777">
      <w:pPr>
        <w:pStyle w:val="CommentText"/>
      </w:pPr>
    </w:p>
  </w:comment>
  <w:comment w:initials="ALM" w:author="ALM" w:date="2023-11-13T11:04:00Z" w:id="275">
    <w:p w:rsidR="008A2E3E" w:rsidP="00505DB6" w:rsidRDefault="008A2E3E" w14:paraId="44A4912E" w14:textId="77777777">
      <w:pPr>
        <w:pStyle w:val="CommentText"/>
      </w:pPr>
      <w:r>
        <w:rPr>
          <w:rStyle w:val="CommentReference"/>
        </w:rPr>
        <w:annotationRef/>
      </w:r>
      <w:hyperlink w:history="1" r:id="rId75">
        <w:r w:rsidRPr="005104EB">
          <w:rPr>
            <w:rStyle w:val="Hyperlink"/>
          </w:rPr>
          <w:t>https://www.data4sdgs.org/</w:t>
        </w:r>
      </w:hyperlink>
    </w:p>
    <w:p w:rsidR="008A2E3E" w:rsidP="00505DB6" w:rsidRDefault="008A2E3E" w14:paraId="78625F69" w14:textId="77777777">
      <w:pPr>
        <w:pStyle w:val="CommentText"/>
      </w:pPr>
    </w:p>
  </w:comment>
  <w:comment w:initials="ALM" w:author="ALM" w:date="2023-12-14T13:52:00Z" w:id="276">
    <w:p w:rsidR="008A2E3E" w:rsidRDefault="008A2E3E" w14:paraId="2E183A3B" w14:textId="0515987F">
      <w:pPr>
        <w:pStyle w:val="CommentText"/>
      </w:pPr>
      <w:r>
        <w:rPr>
          <w:rStyle w:val="CommentReference"/>
        </w:rPr>
        <w:annotationRef/>
      </w:r>
      <w:r w:rsidRPr="001D70E7">
        <w:t>https://unsdg.un.org/</w:t>
      </w:r>
      <w:r>
        <w:br/>
      </w:r>
      <w:r>
        <w:br/>
      </w:r>
    </w:p>
  </w:comment>
  <w:comment w:initials="ALM" w:author="ALM" w:date="2023-12-14T01:31:00Z" w:id="277">
    <w:p w:rsidR="008A2E3E" w:rsidP="001D70E7" w:rsidRDefault="008A2E3E" w14:paraId="64097CFA" w14:textId="77777777">
      <w:pPr>
        <w:pStyle w:val="CommentText"/>
      </w:pPr>
      <w:r>
        <w:rPr>
          <w:rStyle w:val="CommentReference"/>
        </w:rPr>
        <w:annotationRef/>
      </w:r>
      <w:hyperlink w:history="1" r:id="rId76">
        <w:r w:rsidRPr="00DA1799">
          <w:rPr>
            <w:rStyle w:val="Hyperlink"/>
          </w:rPr>
          <w:t>https://uninfo.org/</w:t>
        </w:r>
      </w:hyperlink>
    </w:p>
    <w:p w:rsidR="008A2E3E" w:rsidP="001D70E7" w:rsidRDefault="008A2E3E" w14:paraId="5B0C783B" w14:textId="77777777">
      <w:pPr>
        <w:pStyle w:val="CommentText"/>
      </w:pPr>
    </w:p>
    <w:p w:rsidR="008A2E3E" w:rsidP="001D70E7" w:rsidRDefault="00000000" w14:paraId="086D617A" w14:textId="77777777">
      <w:pPr>
        <w:pStyle w:val="CommentText"/>
      </w:pPr>
      <w:hyperlink w:history="1" r:id="rId77">
        <w:r w:rsidRPr="00DA1799" w:rsidR="008A2E3E">
          <w:rPr>
            <w:rStyle w:val="Hyperlink"/>
          </w:rPr>
          <w:t>https://dashboards.sdgindex.org/map</w:t>
        </w:r>
      </w:hyperlink>
    </w:p>
    <w:p w:rsidR="008A2E3E" w:rsidP="001D70E7" w:rsidRDefault="008A2E3E" w14:paraId="67414A54" w14:textId="77777777">
      <w:pPr>
        <w:pStyle w:val="CommentText"/>
      </w:pPr>
    </w:p>
  </w:comment>
  <w:comment w:initials="ALM" w:author="ALM" w:date="2023-12-14T14:04:00Z" w:id="278">
    <w:p w:rsidR="008A2E3E" w:rsidRDefault="008A2E3E" w14:paraId="2A2F04C1" w14:textId="7ABCB6DD">
      <w:pPr>
        <w:pStyle w:val="CommentText"/>
      </w:pPr>
      <w:r>
        <w:rPr>
          <w:rStyle w:val="CommentReference"/>
        </w:rPr>
        <w:annotationRef/>
      </w:r>
      <w:hyperlink w:history="1" r:id="rId78">
        <w:r w:rsidRPr="00850C92">
          <w:rPr>
            <w:rStyle w:val="Hyperlink"/>
          </w:rPr>
          <w:t>https://unsdg.un.org/un-in-action/rcp-asia-and-pacific?tab=countries-listing</w:t>
        </w:r>
      </w:hyperlink>
    </w:p>
  </w:comment>
  <w:comment w:initials="ALM" w:author="ALM" w:date="2023-12-14T14:19:00Z" w:id="279">
    <w:p w:rsidR="008A2E3E" w:rsidRDefault="008A2E3E" w14:paraId="7F4D361A" w14:textId="71888974">
      <w:pPr>
        <w:pStyle w:val="CommentText"/>
      </w:pPr>
      <w:r>
        <w:rPr>
          <w:rStyle w:val="CommentReference"/>
        </w:rPr>
        <w:annotationRef/>
      </w:r>
      <w:hyperlink w:history="1" r:id="rId79">
        <w:r w:rsidRPr="002E4C0E">
          <w:rPr>
            <w:rStyle w:val="Hyperlink"/>
          </w:rPr>
          <w:t>https://www.unsdsn.org/about-us</w:t>
        </w:r>
      </w:hyperlink>
    </w:p>
    <w:p w:rsidR="008A2E3E" w:rsidRDefault="008A2E3E" w14:paraId="20F3E21D" w14:textId="77777777">
      <w:pPr>
        <w:pStyle w:val="CommentText"/>
      </w:pPr>
    </w:p>
    <w:p w:rsidR="008A2E3E" w:rsidRDefault="00000000" w14:paraId="60F02F69" w14:textId="0B355338">
      <w:pPr>
        <w:pStyle w:val="CommentText"/>
      </w:pPr>
      <w:hyperlink w:history="1" r:id="rId80">
        <w:r w:rsidRPr="002E4C0E" w:rsidR="008A2E3E">
          <w:rPr>
            <w:rStyle w:val="Hyperlink"/>
          </w:rPr>
          <w:t>https://dashboards.sdgindex.org/chapters/executive-summary</w:t>
        </w:r>
      </w:hyperlink>
    </w:p>
    <w:p w:rsidR="008A2E3E" w:rsidRDefault="008A2E3E" w14:paraId="3D816887" w14:textId="628D472B">
      <w:pPr>
        <w:pStyle w:val="CommentText"/>
      </w:pPr>
    </w:p>
  </w:comment>
  <w:comment w:initials="ALM" w:author="ALM" w:date="2023-12-14T14:24:00Z" w:id="280">
    <w:p w:rsidR="008A2E3E" w:rsidRDefault="008A2E3E" w14:paraId="0B252D11" w14:textId="45A5DF87">
      <w:pPr>
        <w:pStyle w:val="CommentText"/>
      </w:pPr>
      <w:r>
        <w:rPr>
          <w:rStyle w:val="CommentReference"/>
        </w:rPr>
        <w:annotationRef/>
      </w:r>
      <w:r w:rsidRPr="00F767AA">
        <w:t>https://www.unsdsn.org/climate-and-energy</w:t>
      </w:r>
    </w:p>
  </w:comment>
  <w:comment w:initials="ALM" w:author="ALM" w:date="2023-12-14T21:31:00Z" w:id="282">
    <w:p w:rsidR="008A2E3E" w:rsidRDefault="008A2E3E" w14:paraId="18CA5F15" w14:textId="52EB0D7E">
      <w:pPr>
        <w:pStyle w:val="CommentText"/>
      </w:pPr>
      <w:r>
        <w:rPr>
          <w:rStyle w:val="CommentReference"/>
        </w:rPr>
        <w:annotationRef/>
      </w:r>
      <w:r w:rsidRPr="00317619">
        <w:t>https://www.accenture.com/content/dam/accenture/final/capabilities/strategy-and-consulting/supply-chain---operations/document/Accenture-Transforming-Partnerships-for-the-SDGs.pdf</w:t>
      </w:r>
    </w:p>
  </w:comment>
  <w:comment w:initials="ALM" w:author="ALM" w:date="2023-12-14T21:58:00Z" w:id="284">
    <w:p w:rsidR="008A2E3E" w:rsidRDefault="008A2E3E" w14:paraId="0A9A3989" w14:textId="4AC261A4">
      <w:pPr>
        <w:pStyle w:val="CommentText"/>
      </w:pPr>
      <w:r>
        <w:rPr>
          <w:rStyle w:val="CommentReference"/>
        </w:rPr>
        <w:annotationRef/>
      </w:r>
      <w:r w:rsidRPr="00B61F89">
        <w:t>https://partnershipaccelerator.org/</w:t>
      </w:r>
    </w:p>
  </w:comment>
  <w:comment w:initials="ALM" w:author="ALM" w:date="2023-12-14T21:52:00Z" w:id="285">
    <w:p w:rsidR="008A2E3E" w:rsidRDefault="008A2E3E" w14:paraId="6E382F27" w14:textId="4CBB9A01">
      <w:pPr>
        <w:pStyle w:val="CommentText"/>
      </w:pPr>
      <w:r>
        <w:rPr>
          <w:rStyle w:val="CommentReference"/>
        </w:rPr>
        <w:annotationRef/>
      </w:r>
      <w:r w:rsidRPr="00E55E3D">
        <w:t>https://partnershipaccelerator.org/network/</w:t>
      </w:r>
    </w:p>
  </w:comment>
  <w:comment w:initials="ALM" w:author="ALM" w:date="2023-12-14T21:58:00Z" w:id="286">
    <w:p w:rsidR="008A2E3E" w:rsidRDefault="008A2E3E" w14:paraId="58BB9111" w14:textId="3E171B1A">
      <w:pPr>
        <w:pStyle w:val="CommentText"/>
      </w:pPr>
      <w:r>
        <w:rPr>
          <w:rStyle w:val="CommentReference"/>
        </w:rPr>
        <w:annotationRef/>
      </w:r>
      <w:r w:rsidRPr="00306A66">
        <w:t>https://partnershipaccelerator.org/library/</w:t>
      </w:r>
    </w:p>
  </w:comment>
  <w:comment w:initials="ALM" w:author="ALM" w:date="2023-12-15T00:17:00Z" w:id="287">
    <w:p w:rsidR="008A2E3E" w:rsidRDefault="008A2E3E" w14:paraId="4ABEC381" w14:textId="483B9ADA">
      <w:pPr>
        <w:pStyle w:val="CommentText"/>
      </w:pPr>
      <w:r>
        <w:rPr>
          <w:rStyle w:val="CommentReference"/>
        </w:rPr>
        <w:annotationRef/>
      </w:r>
      <w:r w:rsidRPr="0092108E">
        <w:t>https://partnershipaccelerator.org/library/?module=lifecycle#</w:t>
      </w:r>
    </w:p>
  </w:comment>
  <w:comment w:initials="ALM" w:author="ALM" w:date="2023-12-14T22:16:00Z" w:id="290">
    <w:p w:rsidR="008A2E3E" w:rsidRDefault="008A2E3E" w14:paraId="3AB84176" w14:textId="7FBBF01F">
      <w:pPr>
        <w:pStyle w:val="CommentText"/>
      </w:pPr>
      <w:r>
        <w:rPr>
          <w:rStyle w:val="CommentReference"/>
        </w:rPr>
        <w:annotationRef/>
      </w:r>
      <w:hyperlink w:history="1" r:id="rId81">
        <w:r w:rsidRPr="002E4C0E">
          <w:rPr>
            <w:rStyle w:val="Hyperlink"/>
          </w:rPr>
          <w:t>https://unsdg.un.org/resources/guidance-note-new-generation-joint-programmes</w:t>
        </w:r>
      </w:hyperlink>
    </w:p>
    <w:p w:rsidR="008A2E3E" w:rsidRDefault="008A2E3E" w14:paraId="30A6C3AC" w14:textId="79688B63">
      <w:pPr>
        <w:pStyle w:val="CommentText"/>
      </w:pPr>
    </w:p>
  </w:comment>
  <w:comment w:initials="ALM" w:author="ALM" w:date="2023-12-14T22:19:00Z" w:id="291">
    <w:p w:rsidR="008A2E3E" w:rsidP="00C56DC4" w:rsidRDefault="008A2E3E" w14:paraId="323FA7BD" w14:textId="77777777">
      <w:pPr>
        <w:pStyle w:val="CommentText"/>
      </w:pPr>
      <w:r>
        <w:rPr>
          <w:rStyle w:val="CommentReference"/>
        </w:rPr>
        <w:annotationRef/>
      </w:r>
      <w:r w:rsidRPr="00E608AA">
        <w:t>https://unsdg.un.org/resources/united-nations-sustainable-development-cooperation-framework-guidance</w:t>
      </w:r>
    </w:p>
  </w:comment>
  <w:comment w:initials="ALM" w:author="ALM" w:date="2023-12-14T23:36:00Z" w:id="292">
    <w:p w:rsidR="008A2E3E" w:rsidRDefault="008A2E3E" w14:paraId="135602F6" w14:textId="5D162408">
      <w:pPr>
        <w:pStyle w:val="CommentText"/>
      </w:pPr>
      <w:r>
        <w:rPr>
          <w:rStyle w:val="CommentReference"/>
        </w:rPr>
        <w:annotationRef/>
      </w:r>
      <w:r w:rsidRPr="00CB3CBA">
        <w:t>https://unsdg.un.org/sites/default/files/2022-11/Final%20-%20UNSDG%20Guidance%20Note%20on%20a%20New%20Generation%20of%20Joint%20Programmes.pdf</w:t>
      </w:r>
    </w:p>
  </w:comment>
  <w:comment w:initials="ALM" w:author="ALM" w:date="2023-12-15T00:27:00Z" w:id="293">
    <w:p w:rsidR="008A2E3E" w:rsidRDefault="008A2E3E" w14:paraId="28EB714B" w14:textId="56F85E97">
      <w:pPr>
        <w:pStyle w:val="CommentText"/>
      </w:pPr>
      <w:r>
        <w:rPr>
          <w:rStyle w:val="CommentReference"/>
        </w:rPr>
        <w:annotationRef/>
      </w:r>
      <w:r w:rsidRPr="00496F28">
        <w:t>https://unhabitat.org/sites/default/files/2022/06/partnering_for_transformative_sdg-oriented_urban_development-compressed.pdf</w:t>
      </w:r>
    </w:p>
  </w:comment>
  <w:comment w:initials="ALM" w:author="ALM" w:date="2023-12-05T21:29:00Z" w:id="295">
    <w:p w:rsidR="008A2E3E" w:rsidRDefault="008A2E3E" w14:paraId="0CC4275D" w14:textId="4A082530">
      <w:pPr>
        <w:pStyle w:val="CommentText"/>
      </w:pPr>
      <w:r>
        <w:rPr>
          <w:rStyle w:val="CommentReference"/>
        </w:rPr>
        <w:annotationRef/>
      </w:r>
      <w:hyperlink w:history="1" r:id="rId82">
        <w:r w:rsidRPr="00D266DD">
          <w:rPr>
            <w:rStyle w:val="Hyperlink"/>
          </w:rPr>
          <w:t>https://mc-cd8320d4-36a1-40ac-83cc-3389-cdn-endpoint.azureedge.net/-/media/Files/IRENA/Agency/Publication/2023/Nov/IRENA_Remote_Communities_2023.pdf?rev=d24fbdd155cd4c76aacb78761e26d2ed</w:t>
        </w:r>
      </w:hyperlink>
    </w:p>
    <w:p w:rsidR="008A2E3E" w:rsidRDefault="008A2E3E" w14:paraId="2A445B21" w14:textId="77777777">
      <w:pPr>
        <w:pStyle w:val="CommentText"/>
      </w:pPr>
    </w:p>
    <w:p w:rsidR="008A2E3E" w:rsidP="00AB0C13" w:rsidRDefault="00000000" w14:paraId="701A8EBE" w14:textId="77777777">
      <w:hyperlink w:history="1" r:id="rId83">
        <w:r w:rsidRPr="00D266DD" w:rsidR="008A2E3E">
          <w:rPr>
            <w:rStyle w:val="Hyperlink"/>
          </w:rPr>
          <w:t>https://www.oecd.org/environment/cc/climate-futures/case-study-achieving-clean-energy-access-in-sub-saharan-africa.pdf</w:t>
        </w:r>
      </w:hyperlink>
    </w:p>
    <w:p w:rsidR="008A2E3E" w:rsidRDefault="008A2E3E" w14:paraId="06A70CA4" w14:textId="35877FF3">
      <w:pPr>
        <w:pStyle w:val="CommentText"/>
      </w:pPr>
    </w:p>
  </w:comment>
  <w:comment w:initials="ALM" w:author="ALM" w:date="2023-11-11T01:42:00Z" w:id="298">
    <w:p w:rsidR="008A2E3E" w:rsidP="00B10751" w:rsidRDefault="008A2E3E" w14:paraId="3EB61F97" w14:textId="77777777">
      <w:pPr>
        <w:pStyle w:val="CommentText"/>
        <w:rPr>
          <w:color w:val="2F5496" w:themeColor="accent1" w:themeShade="BF"/>
        </w:rPr>
      </w:pPr>
      <w:r>
        <w:rPr>
          <w:rStyle w:val="CommentReference"/>
        </w:rPr>
        <w:annotationRef/>
      </w:r>
      <w:hyperlink w:history="1" r:id="rId84">
        <w:r w:rsidRPr="006D6B57">
          <w:rPr>
            <w:color w:val="2F5496" w:themeColor="accent1" w:themeShade="BF"/>
          </w:rPr>
          <w:t>https://jointsdgfund.org/</w:t>
        </w:r>
      </w:hyperlink>
    </w:p>
    <w:p w:rsidR="008A2E3E" w:rsidP="00B10751" w:rsidRDefault="008A2E3E" w14:paraId="66E5C52A" w14:textId="28E6759A">
      <w:pPr>
        <w:pStyle w:val="CommentText"/>
      </w:pPr>
      <w:r w:rsidRPr="004C478F">
        <w:t>https://sdginvest.jointsdgfund.org/impact-areas</w:t>
      </w:r>
    </w:p>
  </w:comment>
  <w:comment w:initials="ALM" w:author="ALM" w:date="2023-12-15T20:53:00Z" w:id="299">
    <w:p w:rsidR="008A2E3E" w:rsidRDefault="008A2E3E" w14:paraId="7F3FE55D" w14:textId="7D631C39">
      <w:pPr>
        <w:pStyle w:val="CommentText"/>
      </w:pPr>
      <w:r>
        <w:rPr>
          <w:rStyle w:val="CommentReference"/>
        </w:rPr>
        <w:annotationRef/>
      </w:r>
      <w:r w:rsidRPr="001759C4">
        <w:t>https://thegiin.org/</w:t>
      </w:r>
    </w:p>
    <w:p w:rsidR="008A2E3E" w:rsidRDefault="008A2E3E" w14:paraId="131B673B" w14:textId="350AED57">
      <w:pPr>
        <w:pStyle w:val="CommentText"/>
      </w:pPr>
    </w:p>
  </w:comment>
  <w:comment w:initials="ALM" w:author="ALM" w:date="2023-12-15T21:07:00Z" w:id="300">
    <w:p w:rsidR="008A2E3E" w:rsidRDefault="008A2E3E" w14:paraId="670670AD" w14:textId="3B8B8453">
      <w:pPr>
        <w:pStyle w:val="CommentText"/>
      </w:pPr>
      <w:r>
        <w:rPr>
          <w:rStyle w:val="CommentReference"/>
        </w:rPr>
        <w:annotationRef/>
      </w:r>
      <w:r w:rsidRPr="00FB03B5">
        <w:t>https://www.worldbank.org/en/programs/partnership-fund-for-the-sustainable-development-goals</w:t>
      </w:r>
    </w:p>
  </w:comment>
  <w:comment w:initials="ALM" w:author="ALM" w:date="2023-12-15T21:04:00Z" w:id="301">
    <w:p w:rsidR="008A2E3E" w:rsidRDefault="008A2E3E" w14:paraId="124EF362" w14:textId="03C5BE54">
      <w:pPr>
        <w:pStyle w:val="CommentText"/>
      </w:pPr>
      <w:r>
        <w:rPr>
          <w:rStyle w:val="CommentReference"/>
        </w:rPr>
        <w:annotationRef/>
      </w:r>
      <w:r w:rsidRPr="00AE5FBB">
        <w:t>https://documents1.worldbank.org/curated/en/099430108312328109/pdf/IDU0dec510680187604fcd0acdf0c5b07f4961b6.pdf</w:t>
      </w:r>
    </w:p>
  </w:comment>
  <w:comment w:initials="ALM" w:author="ALM" w:date="2023-12-15T21:16:00Z" w:id="302">
    <w:p w:rsidR="008A2E3E" w:rsidRDefault="008A2E3E" w14:paraId="014A51C4" w14:textId="76D803CC">
      <w:pPr>
        <w:pStyle w:val="CommentText"/>
      </w:pPr>
      <w:r>
        <w:rPr>
          <w:rStyle w:val="CommentReference"/>
        </w:rPr>
        <w:annotationRef/>
      </w:r>
      <w:r w:rsidRPr="00EA60A8">
        <w:t>https://www.uncdf.org/</w:t>
      </w:r>
    </w:p>
  </w:comment>
  <w:comment w:initials="ALM" w:author="ALM" w:date="2023-11-11T01:52:00Z" w:id="303">
    <w:p w:rsidR="008A2E3E" w:rsidP="00120727" w:rsidRDefault="008A2E3E" w14:paraId="36AAAC04" w14:textId="3C7CB711">
      <w:pPr>
        <w:pStyle w:val="CommentText"/>
      </w:pPr>
      <w:r>
        <w:rPr>
          <w:rStyle w:val="CommentReference"/>
        </w:rPr>
        <w:annotationRef/>
      </w:r>
      <w:hyperlink w:history="1" r:id="rId85">
        <w:r w:rsidRPr="000A1FFD">
          <w:rPr>
            <w:rStyle w:val="Hyperlink"/>
          </w:rPr>
          <w:t>https://superperfect.com/iatf/home</w:t>
        </w:r>
      </w:hyperlink>
    </w:p>
    <w:p w:rsidR="008A2E3E" w:rsidP="00120727" w:rsidRDefault="008A2E3E" w14:paraId="53E9DB73" w14:textId="77777777">
      <w:pPr>
        <w:pStyle w:val="CommentText"/>
      </w:pPr>
    </w:p>
    <w:p w:rsidR="008A2E3E" w:rsidP="00120727" w:rsidRDefault="00000000" w14:paraId="13F0D0C7" w14:textId="1724BD90">
      <w:pPr>
        <w:pStyle w:val="CommentText"/>
      </w:pPr>
      <w:hyperlink w:history="1" r:id="rId86">
        <w:r w:rsidRPr="000A1FFD" w:rsidR="008A2E3E">
          <w:rPr>
            <w:rStyle w:val="Hyperlink"/>
          </w:rPr>
          <w:t>https://financing.desa.un.org/iatf/about-iatf</w:t>
        </w:r>
      </w:hyperlink>
    </w:p>
    <w:p w:rsidR="008A2E3E" w:rsidP="00120727" w:rsidRDefault="008A2E3E" w14:paraId="5A7195E4" w14:textId="1B43D28B">
      <w:pPr>
        <w:pStyle w:val="CommentText"/>
      </w:pPr>
    </w:p>
  </w:comment>
  <w:comment w:initials="ALM" w:author="ALM" w:date="2023-12-15T19:54:00Z" w:id="304">
    <w:p w:rsidR="008A2E3E" w:rsidP="00737F11" w:rsidRDefault="008A2E3E" w14:paraId="348DE4C4" w14:textId="77777777">
      <w:pPr>
        <w:pStyle w:val="CommentText"/>
      </w:pPr>
      <w:r>
        <w:rPr>
          <w:rStyle w:val="CommentReference"/>
        </w:rPr>
        <w:annotationRef/>
      </w:r>
      <w:r w:rsidRPr="00737F11">
        <w:t>https://financing.desa.un.org/sites/default/files/2023-04/2023%20FSDR%20Report.pdf</w:t>
      </w:r>
    </w:p>
  </w:comment>
  <w:comment w:initials="ALM" w:author="ALM" w:date="2023-12-15T22:30:00Z" w:id="296">
    <w:p w:rsidR="008A2E3E" w:rsidRDefault="008A2E3E" w14:paraId="746A128A" w14:textId="602EE0CD">
      <w:pPr>
        <w:pStyle w:val="CommentText"/>
      </w:pPr>
      <w:r>
        <w:rPr>
          <w:rStyle w:val="CommentReference"/>
        </w:rPr>
        <w:annotationRef/>
      </w:r>
      <w:r w:rsidRPr="00087FD6">
        <w:t>https://sdgfinance.undp.org/sites/default/files/SDG%20Finance%20Brochure_Final%20-%20WEB_2.pdf</w:t>
      </w:r>
    </w:p>
  </w:comment>
  <w:comment w:initials="ALM" w:author="ALM" w:date="2023-12-15T16:48:00Z" w:id="306">
    <w:p w:rsidR="008A2E3E" w:rsidP="00120727" w:rsidRDefault="008A2E3E" w14:paraId="6A5679BA" w14:textId="77777777">
      <w:pPr>
        <w:pStyle w:val="CommentText"/>
      </w:pPr>
      <w:r>
        <w:rPr>
          <w:rStyle w:val="CommentReference"/>
        </w:rPr>
        <w:annotationRef/>
      </w:r>
      <w:r w:rsidRPr="00C03DF6">
        <w:t>https://www.undp.org/sites/g/files/zskgke326/files/publications/Financing_the_2030_Agenda_CO_Guidebook.pdf</w:t>
      </w:r>
    </w:p>
  </w:comment>
  <w:comment w:initials="ALM" w:author="ALM" w:date="2023-12-15T19:32:00Z" w:id="307">
    <w:p w:rsidR="008A2E3E" w:rsidRDefault="008A2E3E" w14:paraId="585592E6" w14:textId="76AB041C">
      <w:pPr>
        <w:pStyle w:val="CommentText"/>
      </w:pPr>
      <w:r>
        <w:rPr>
          <w:rStyle w:val="CommentReference"/>
        </w:rPr>
        <w:annotationRef/>
      </w:r>
      <w:r w:rsidRPr="00120727">
        <w:t>https://g20sfwg.org/wp-content/uploads/2022/10/2022-G20-Sustainable-Finance-Report-2.pdf</w:t>
      </w:r>
    </w:p>
  </w:comment>
  <w:comment w:initials="ALM" w:author="ALM" w:date="2023-12-15T20:47:00Z" w:id="308">
    <w:p w:rsidR="008A2E3E" w:rsidRDefault="008A2E3E" w14:paraId="273EAE64" w14:textId="2C4BD21F">
      <w:pPr>
        <w:pStyle w:val="CommentText"/>
      </w:pPr>
      <w:r>
        <w:rPr>
          <w:rStyle w:val="CommentReference"/>
        </w:rPr>
        <w:annotationRef/>
      </w:r>
      <w:r w:rsidRPr="001759C4">
        <w:t>https://thegiin.org/assets/Financing%20the%20SDGs_Impact%20Investing%20in%20Action_Final%20Webfile.pdf</w:t>
      </w:r>
    </w:p>
  </w:comment>
  <w:comment w:initials="ALM" w:author="ALM" w:date="2023-12-15T13:56:00Z" w:id="309">
    <w:p w:rsidR="008A2E3E" w:rsidP="00C60BC5" w:rsidRDefault="008A2E3E" w14:paraId="128BA0BD" w14:textId="77777777">
      <w:pPr>
        <w:pStyle w:val="CommentText"/>
      </w:pPr>
      <w:r>
        <w:rPr>
          <w:rStyle w:val="CommentReference"/>
        </w:rPr>
        <w:annotationRef/>
      </w:r>
      <w:hyperlink w:history="1" r:id="rId87">
        <w:r w:rsidRPr="000A1FFD">
          <w:rPr>
            <w:rStyle w:val="Hyperlink"/>
          </w:rPr>
          <w:t>https://sdgfinance.undp.org/sites/default/files/UNDP%20Budgeting%20for%20the%20SDGs%20-%20Guidebook_Nov%202020.pdf</w:t>
        </w:r>
      </w:hyperlink>
    </w:p>
    <w:p w:rsidR="008A2E3E" w:rsidP="00C60BC5" w:rsidRDefault="008A2E3E" w14:paraId="11A23546" w14:textId="77777777">
      <w:pPr>
        <w:pStyle w:val="CommentText"/>
      </w:pPr>
    </w:p>
    <w:p w:rsidR="008A2E3E" w:rsidP="00C60BC5" w:rsidRDefault="00000000" w14:paraId="16E28444" w14:textId="77777777">
      <w:pPr>
        <w:pStyle w:val="CommentText"/>
      </w:pPr>
      <w:hyperlink w:history="1" r:id="rId88">
        <w:r w:rsidRPr="000A1FFD" w:rsidR="008A2E3E">
          <w:rPr>
            <w:rStyle w:val="Hyperlink"/>
          </w:rPr>
          <w:t>https://sdgfinance.undp.org/sites/default/files/SDG%20Finance%20Brochure_Final%20-%20WEB_2.pdf</w:t>
        </w:r>
      </w:hyperlink>
    </w:p>
    <w:p w:rsidR="008A2E3E" w:rsidP="00C60BC5" w:rsidRDefault="008A2E3E" w14:paraId="0AF8E346" w14:textId="77777777">
      <w:pPr>
        <w:pStyle w:val="CommentText"/>
      </w:pPr>
    </w:p>
  </w:comment>
  <w:comment w:initials="ALM" w:author="ALM" w:date="2023-12-15T12:32:00Z" w:id="311">
    <w:p w:rsidR="008A2E3E" w:rsidP="008C4075" w:rsidRDefault="008A2E3E" w14:paraId="67C56D75" w14:textId="77777777">
      <w:pPr>
        <w:pStyle w:val="CommentText"/>
      </w:pPr>
      <w:r>
        <w:rPr>
          <w:rStyle w:val="CommentReference"/>
        </w:rPr>
        <w:annotationRef/>
      </w:r>
      <w:r w:rsidRPr="00332799">
        <w:t>https://sdgfinance.undp.org/about</w:t>
      </w:r>
    </w:p>
  </w:comment>
  <w:comment w:initials="ALM" w:author="ALM" w:date="2023-12-15T12:54:00Z" w:id="312">
    <w:p w:rsidR="008A2E3E" w:rsidRDefault="008A2E3E" w14:paraId="3603D460" w14:textId="4801364A">
      <w:pPr>
        <w:pStyle w:val="CommentText"/>
      </w:pPr>
      <w:r>
        <w:rPr>
          <w:rStyle w:val="CommentReference"/>
        </w:rPr>
        <w:annotationRef/>
      </w:r>
      <w:r w:rsidRPr="00087FD6">
        <w:t>https://sdgfinance.undp.org/finance-academy</w:t>
      </w:r>
    </w:p>
  </w:comment>
  <w:comment w:initials="ALM" w:author="ALM" w:date="2023-12-15T13:13:00Z" w:id="313">
    <w:p w:rsidR="008A2E3E" w:rsidP="00C03DF6" w:rsidRDefault="008A2E3E" w14:paraId="41C0C7D7" w14:textId="77777777">
      <w:pPr>
        <w:pStyle w:val="CommentText"/>
      </w:pPr>
      <w:r>
        <w:rPr>
          <w:rStyle w:val="CommentReference"/>
        </w:rPr>
        <w:annotationRef/>
      </w:r>
      <w:r w:rsidRPr="001467E9">
        <w:t>https://sdginvestorplatform.undp.org/</w:t>
      </w:r>
    </w:p>
  </w:comment>
  <w:comment w:initials="ALM" w:author="ALM" w:date="2023-12-15T13:13:00Z" w:id="314">
    <w:p w:rsidR="008A2E3E" w:rsidP="00C03DF6" w:rsidRDefault="008A2E3E" w14:paraId="1BBF60B2" w14:textId="77777777">
      <w:pPr>
        <w:pStyle w:val="CommentText"/>
      </w:pPr>
      <w:r>
        <w:rPr>
          <w:rStyle w:val="CommentReference"/>
        </w:rPr>
        <w:annotationRef/>
      </w:r>
      <w:hyperlink w:history="1" r:id="rId89">
        <w:r w:rsidRPr="000A1FFD">
          <w:rPr>
            <w:rStyle w:val="Hyperlink"/>
          </w:rPr>
          <w:t>https://sdgimpact.undp.org/assets/SDG-Investor-Maps.pdf</w:t>
        </w:r>
      </w:hyperlink>
    </w:p>
    <w:p w:rsidR="008A2E3E" w:rsidP="00C03DF6" w:rsidRDefault="008A2E3E" w14:paraId="17ED3B1F" w14:textId="77777777">
      <w:pPr>
        <w:pStyle w:val="CommentText"/>
      </w:pPr>
    </w:p>
  </w:comment>
  <w:comment w:initials="ALM" w:author="ALM" w:date="2023-11-20T18:53:00Z" w:id="315">
    <w:p w:rsidR="008A2E3E" w:rsidP="00B658C4" w:rsidRDefault="008A2E3E" w14:paraId="29EAD18E" w14:textId="59EC2453">
      <w:pPr>
        <w:pStyle w:val="CommentText"/>
        <w:rPr>
          <w:rStyle w:val="Hyperlink"/>
        </w:rPr>
      </w:pPr>
      <w:r>
        <w:rPr>
          <w:rStyle w:val="CommentReference"/>
        </w:rPr>
        <w:annotationRef/>
      </w:r>
      <w:hyperlink w:history="1" r:id="rId90">
        <w:r w:rsidRPr="00D004BA">
          <w:rPr>
            <w:rStyle w:val="Hyperlink"/>
          </w:rPr>
          <w:t>https://sdgintegration.undp.org/INFF</w:t>
        </w:r>
      </w:hyperlink>
    </w:p>
    <w:p w:rsidR="008A2E3E" w:rsidP="00B658C4" w:rsidRDefault="008A2E3E" w14:paraId="533A71EC" w14:textId="77777777">
      <w:pPr>
        <w:pStyle w:val="CommentText"/>
        <w:rPr>
          <w:rStyle w:val="Hyperlink"/>
        </w:rPr>
      </w:pPr>
    </w:p>
    <w:p w:rsidR="008A2E3E" w:rsidP="00B658C4" w:rsidRDefault="00000000" w14:paraId="3075EECE" w14:textId="0431488C">
      <w:pPr>
        <w:pStyle w:val="CommentText"/>
      </w:pPr>
      <w:hyperlink w:history="1" r:id="rId91">
        <w:r w:rsidRPr="000A1FFD" w:rsidR="008A2E3E">
          <w:rPr>
            <w:rStyle w:val="Hyperlink"/>
          </w:rPr>
          <w:t>https://inff.org/</w:t>
        </w:r>
      </w:hyperlink>
    </w:p>
    <w:p w:rsidR="008A2E3E" w:rsidP="00B658C4" w:rsidRDefault="008A2E3E" w14:paraId="71B8E638" w14:textId="77777777">
      <w:pPr>
        <w:pStyle w:val="CommentText"/>
      </w:pPr>
    </w:p>
    <w:p w:rsidR="008A2E3E" w:rsidP="00B658C4" w:rsidRDefault="00000000" w14:paraId="276CCB99" w14:textId="1C6B42BE">
      <w:pPr>
        <w:pStyle w:val="CommentText"/>
      </w:pPr>
      <w:hyperlink w:history="1" r:id="rId92">
        <w:r w:rsidRPr="000A1FFD" w:rsidR="008A2E3E">
          <w:rPr>
            <w:rStyle w:val="Hyperlink"/>
          </w:rPr>
          <w:t>https://inff.org/assets/DESA_deep_dives/inffs-and-ldcs_final.pdf</w:t>
        </w:r>
      </w:hyperlink>
    </w:p>
  </w:comment>
  <w:comment w:initials="ALM" w:author="ALM" w:date="2023-12-15T22:25:00Z" w:id="316">
    <w:p w:rsidR="008A2E3E" w:rsidRDefault="008A2E3E" w14:paraId="4B4EA85B" w14:textId="4ED33A9A">
      <w:pPr>
        <w:pStyle w:val="CommentText"/>
      </w:pPr>
      <w:r>
        <w:rPr>
          <w:rStyle w:val="CommentReference"/>
        </w:rPr>
        <w:annotationRef/>
      </w:r>
      <w:hyperlink w:history="1" r:id="rId93">
        <w:r w:rsidRPr="000A1FFD">
          <w:rPr>
            <w:rStyle w:val="Hyperlink"/>
          </w:rPr>
          <w:t>https://inff.org/assets/DESA_deep_dives/inffs-and-ldcs_final.pdf</w:t>
        </w:r>
      </w:hyperlink>
    </w:p>
    <w:p w:rsidR="008A2E3E" w:rsidRDefault="008A2E3E" w14:paraId="43A51C88" w14:textId="4703011F">
      <w:pPr>
        <w:pStyle w:val="CommentText"/>
      </w:pPr>
      <w:r>
        <w:t>p.17</w:t>
      </w:r>
    </w:p>
  </w:comment>
  <w:comment w:initials="ALM" w:author="ALM" w:date="2023-12-15T22:25:00Z" w:id="317">
    <w:p w:rsidR="008A2E3E" w:rsidRDefault="008A2E3E" w14:paraId="594ED49B" w14:textId="2DB05507">
      <w:pPr>
        <w:pStyle w:val="CommentText"/>
      </w:pPr>
      <w:r>
        <w:rPr>
          <w:rStyle w:val="CommentReference"/>
        </w:rPr>
        <w:annotationRef/>
      </w:r>
      <w:r w:rsidRPr="008F494F">
        <w:t>https://jointsdgfund.org/programme/financing-future-aligning-budgeting-planning-and-mobilizing-financing-through-integrated</w:t>
      </w:r>
    </w:p>
  </w:comment>
  <w:comment w:initials="ALM" w:author="ALM" w:date="2023-12-15T22:16:00Z" w:id="318">
    <w:p w:rsidR="008A2E3E" w:rsidRDefault="008A2E3E" w14:paraId="5CFFFAEE" w14:textId="77C8C7C0">
      <w:pPr>
        <w:pStyle w:val="CommentText"/>
      </w:pPr>
      <w:r>
        <w:rPr>
          <w:rStyle w:val="CommentReference"/>
        </w:rPr>
        <w:annotationRef/>
      </w:r>
      <w:r w:rsidRPr="00B658C4">
        <w:t>https://inff.org/about/about-inffs</w:t>
      </w:r>
    </w:p>
  </w:comment>
  <w:comment w:initials="ALM" w:author="ALM" w:date="2023-12-15T13:35:00Z" w:id="319">
    <w:p w:rsidR="008A2E3E" w:rsidP="00C03DF6" w:rsidRDefault="008A2E3E" w14:paraId="0A60F6F9" w14:textId="77777777">
      <w:pPr>
        <w:pStyle w:val="CommentText"/>
      </w:pPr>
      <w:r>
        <w:rPr>
          <w:rStyle w:val="CommentReference"/>
        </w:rPr>
        <w:annotationRef/>
      </w:r>
      <w:hyperlink w:history="1" r:id="rId94">
        <w:r w:rsidRPr="000A1FFD">
          <w:rPr>
            <w:rStyle w:val="Hyperlink"/>
          </w:rPr>
          <w:t>https://www.irena.org/Energy-Transition/Partnerships/CIP</w:t>
        </w:r>
      </w:hyperlink>
    </w:p>
    <w:p w:rsidR="008A2E3E" w:rsidP="00C03DF6" w:rsidRDefault="008A2E3E" w14:paraId="44EF5592" w14:textId="77777777">
      <w:pPr>
        <w:pStyle w:val="CommentText"/>
      </w:pPr>
    </w:p>
    <w:p w:rsidR="008A2E3E" w:rsidP="00C03DF6" w:rsidRDefault="00000000" w14:paraId="2CB294D6" w14:textId="77777777">
      <w:pPr>
        <w:pStyle w:val="CommentText"/>
      </w:pPr>
      <w:hyperlink w:history="1" r:id="rId95">
        <w:r w:rsidRPr="000A1FFD" w:rsidR="008A2E3E">
          <w:rPr>
            <w:rStyle w:val="Hyperlink"/>
          </w:rPr>
          <w:t>https://sdgfinance.undp.org/sites/default/files/SDG%20Finance%20Brochure_Final%20-%20WEB_2.pdf</w:t>
        </w:r>
      </w:hyperlink>
    </w:p>
    <w:p w:rsidR="008A2E3E" w:rsidP="00C03DF6" w:rsidRDefault="008A2E3E" w14:paraId="5A04A491" w14:textId="77777777">
      <w:pPr>
        <w:pStyle w:val="CommentText"/>
      </w:pPr>
    </w:p>
  </w:comment>
  <w:comment w:initials="ALM" w:author="ALM" w:date="2023-12-15T16:24:00Z" w:id="320">
    <w:p w:rsidR="008A2E3E" w:rsidRDefault="008A2E3E" w14:paraId="3C802195" w14:textId="7C6D4BEA">
      <w:pPr>
        <w:pStyle w:val="CommentText"/>
      </w:pPr>
      <w:r>
        <w:rPr>
          <w:rStyle w:val="CommentReference"/>
        </w:rPr>
        <w:annotationRef/>
      </w:r>
      <w:r w:rsidRPr="008E586A">
        <w:t>https://inff.org/assets/resource/rbap-dg-2019-development-finance-assessment-guidebook-(1).pdf</w:t>
      </w:r>
    </w:p>
  </w:comment>
  <w:comment w:initials="ALM" w:author="ALM" w:date="2023-12-15T16:30:00Z" w:id="321">
    <w:p w:rsidR="008A2E3E" w:rsidRDefault="008A2E3E" w14:paraId="432FF8E6" w14:textId="0ECB963F">
      <w:pPr>
        <w:pStyle w:val="CommentText"/>
      </w:pPr>
      <w:r>
        <w:rPr>
          <w:rStyle w:val="CommentReference"/>
        </w:rPr>
        <w:annotationRef/>
      </w:r>
      <w:r w:rsidRPr="008E586A">
        <w:t>https://inff.org/assets/resource/rbap-dg-2019-development-finance-assessment-guidebook-(1).pdf</w:t>
      </w:r>
    </w:p>
  </w:comment>
  <w:comment w:initials="ALM" w:author="ALM" w:date="2023-12-15T20:10:00Z" w:id="322">
    <w:p w:rsidR="008A2E3E" w:rsidP="00C60BC5" w:rsidRDefault="008A2E3E" w14:paraId="56AFDF77" w14:textId="77777777">
      <w:pPr>
        <w:pStyle w:val="CommentText"/>
      </w:pPr>
      <w:r>
        <w:rPr>
          <w:rStyle w:val="CommentReference"/>
        </w:rPr>
        <w:annotationRef/>
      </w:r>
      <w:hyperlink w:history="1" r:id="rId96">
        <w:r w:rsidRPr="000A1FFD">
          <w:rPr>
            <w:rStyle w:val="Hyperlink"/>
          </w:rPr>
          <w:t>https://financing.desa.un.org/sites/default/files/2023-04/2023%20FSDR%20Report.pdf</w:t>
        </w:r>
      </w:hyperlink>
    </w:p>
    <w:p w:rsidR="008A2E3E" w:rsidP="00C60BC5" w:rsidRDefault="008A2E3E" w14:paraId="341CB97D" w14:textId="77777777">
      <w:pPr>
        <w:pStyle w:val="CommentText"/>
      </w:pPr>
    </w:p>
    <w:p w:rsidR="008A2E3E" w:rsidP="00C60BC5" w:rsidRDefault="00000000" w14:paraId="4D04C168" w14:textId="77777777">
      <w:pPr>
        <w:pStyle w:val="CommentText"/>
      </w:pPr>
      <w:hyperlink w:history="1" r:id="rId97">
        <w:r w:rsidRPr="000A1FFD" w:rsidR="008A2E3E">
          <w:rPr>
            <w:rStyle w:val="Hyperlink"/>
          </w:rPr>
          <w:t>https://www.unescwa.org/AI-budgeting</w:t>
        </w:r>
      </w:hyperlink>
    </w:p>
    <w:p w:rsidR="008A2E3E" w:rsidP="00C60BC5" w:rsidRDefault="008A2E3E" w14:paraId="4A7C9A2F" w14:textId="77777777">
      <w:pPr>
        <w:pStyle w:val="CommentText"/>
      </w:pPr>
    </w:p>
  </w:comment>
  <w:comment w:initials="AR" w:author="Ana Rojas" w:date="2024-02-13T18:42:00Z" w:id="323">
    <w:p w:rsidR="4B930FF3" w:rsidRDefault="4B930FF3" w14:paraId="75570CF3" w14:textId="5345EB27">
      <w:r>
        <w:t xml:space="preserve">You can consider also adding Gender Budgeting (UN  Women's methodology) as a tool to use and ensure national budgets are used to support gender equality. </w:t>
      </w:r>
      <w:r>
        <w:annotationRef/>
      </w:r>
    </w:p>
    <w:p w:rsidR="4B930FF3" w:rsidRDefault="00000000" w14:paraId="35C3C2D3" w14:textId="7029372D">
      <w:hyperlink w:anchor=":~:text=13%20November%202023,a%20fair%20distribution%20of%20resources." r:id="rId98">
        <w:r w:rsidRPr="4B930FF3" w:rsidR="4B930FF3">
          <w:rPr>
            <w:rStyle w:val="Hyperlink"/>
          </w:rPr>
          <w:t>https://www.unwomen.org/en/news-stories/explainer/2023/11/what-is-gender-responsive-budgeting#:~:text=13%20November%202023,a%20fair%20distribution%20of%20resources.</w:t>
        </w:r>
      </w:hyperlink>
      <w:r w:rsidR="4B930FF3">
        <w:t xml:space="preserve"> </w:t>
      </w:r>
    </w:p>
  </w:comment>
  <w:comment w:initials="ALM" w:author="ALM" w:date="2023-12-15T16:48:00Z" w:id="324">
    <w:p w:rsidR="008A2E3E" w:rsidP="00C03DF6" w:rsidRDefault="008A2E3E" w14:paraId="4BC8A659" w14:textId="77777777">
      <w:pPr>
        <w:pStyle w:val="CommentText"/>
      </w:pPr>
      <w:r>
        <w:rPr>
          <w:rStyle w:val="CommentReference"/>
        </w:rPr>
        <w:annotationRef/>
      </w:r>
      <w:r w:rsidRPr="00C03DF6">
        <w:t>https://www.undp.org/sites/g/files/zskgke326/files/publications/Financing_the_2030_Agenda_CO_Guidebook.pdf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187A4B8" w15:done="0"/>
  <w15:commentEx w15:paraId="44396B9A" w15:done="1"/>
  <w15:commentEx w15:paraId="0DDC7351" w15:done="0"/>
  <w15:commentEx w15:paraId="6DD3FDDF" w15:done="0"/>
  <w15:commentEx w15:paraId="25A9F551" w15:done="0"/>
  <w15:commentEx w15:paraId="35D91E57" w15:done="0"/>
  <w15:commentEx w15:paraId="7B23D35C" w15:done="0"/>
  <w15:commentEx w15:paraId="24BAA616" w15:done="0"/>
  <w15:commentEx w15:paraId="38115252" w15:done="0"/>
  <w15:commentEx w15:paraId="4EDAB7F7" w15:done="0"/>
  <w15:commentEx w15:paraId="4963DFFE" w15:done="0"/>
  <w15:commentEx w15:paraId="5E62DA84" w15:done="0"/>
  <w15:commentEx w15:paraId="7DF527AB" w15:done="0"/>
  <w15:commentEx w15:paraId="257B05AF" w15:done="0"/>
  <w15:commentEx w15:paraId="3EA3B38B" w15:done="0"/>
  <w15:commentEx w15:paraId="29CA7FF5" w15:done="0"/>
  <w15:commentEx w15:paraId="6E779E52" w15:done="0"/>
  <w15:commentEx w15:paraId="21B644C1" w15:done="0"/>
  <w15:commentEx w15:paraId="5BE191FF" w15:done="0"/>
  <w15:commentEx w15:paraId="6BF242C8" w15:done="0"/>
  <w15:commentEx w15:paraId="0D7D19C8" w15:done="0"/>
  <w15:commentEx w15:paraId="6277636A" w15:done="0"/>
  <w15:commentEx w15:paraId="7EB2725A" w15:done="0"/>
  <w15:commentEx w15:paraId="1B902C37" w15:done="0"/>
  <w15:commentEx w15:paraId="04FCF999" w15:done="0"/>
  <w15:commentEx w15:paraId="5BDA83FD" w15:done="0"/>
  <w15:commentEx w15:paraId="41F90A33" w15:done="0"/>
  <w15:commentEx w15:paraId="3C8806AA" w15:done="0"/>
  <w15:commentEx w15:paraId="1722C989" w15:done="0"/>
  <w15:commentEx w15:paraId="6469147D" w15:paraIdParent="1722C989" w15:done="0"/>
  <w15:commentEx w15:paraId="23DD5CFA" w15:done="0"/>
  <w15:commentEx w15:paraId="5CD29F43" w15:done="0"/>
  <w15:commentEx w15:paraId="1832678B" w15:done="0"/>
  <w15:commentEx w15:paraId="627C61AD" w15:done="0"/>
  <w15:commentEx w15:paraId="737C9449" w15:done="0"/>
  <w15:commentEx w15:paraId="3ACEA0EF" w15:done="0"/>
  <w15:commentEx w15:paraId="6C3B04F1" w15:done="0"/>
  <w15:commentEx w15:paraId="140390C2" w15:done="0"/>
  <w15:commentEx w15:paraId="150A8E92" w15:done="0"/>
  <w15:commentEx w15:paraId="0857B55E" w15:done="0"/>
  <w15:commentEx w15:paraId="36074270" w15:done="0"/>
  <w15:commentEx w15:paraId="4F8C945C" w15:done="0"/>
  <w15:commentEx w15:paraId="305C2543" w15:done="0"/>
  <w15:commentEx w15:paraId="32617CEB" w15:done="0"/>
  <w15:commentEx w15:paraId="495D9BB7" w15:done="0"/>
  <w15:commentEx w15:paraId="6E514862" w15:done="0"/>
  <w15:commentEx w15:paraId="4761A60B" w15:done="0"/>
  <w15:commentEx w15:paraId="5A86F4EC" w15:done="0"/>
  <w15:commentEx w15:paraId="253552CF" w15:done="0"/>
  <w15:commentEx w15:paraId="3A817A2C" w15:done="0"/>
  <w15:commentEx w15:paraId="400F62B8" w15:done="0"/>
  <w15:commentEx w15:paraId="55893940" w15:done="0"/>
  <w15:commentEx w15:paraId="1610DE2A" w15:done="0"/>
  <w15:commentEx w15:paraId="2027B495" w15:done="0"/>
  <w15:commentEx w15:paraId="63EAA1DA" w15:done="0"/>
  <w15:commentEx w15:paraId="5516005E" w15:done="0"/>
  <w15:commentEx w15:paraId="58EBDBCE" w15:done="0"/>
  <w15:commentEx w15:paraId="43BB6899" w15:done="0"/>
  <w15:commentEx w15:paraId="24B8B596" w15:done="0"/>
  <w15:commentEx w15:paraId="1D40455E" w15:done="0"/>
  <w15:commentEx w15:paraId="792E0A17" w15:done="0"/>
  <w15:commentEx w15:paraId="0B9986E6" w15:done="0"/>
  <w15:commentEx w15:paraId="75FA424C" w15:done="0"/>
  <w15:commentEx w15:paraId="4F33E6DA" w15:done="0"/>
  <w15:commentEx w15:paraId="6DEFB956" w15:done="0"/>
  <w15:commentEx w15:paraId="751FAD66" w15:done="0"/>
  <w15:commentEx w15:paraId="618B9802" w15:done="0"/>
  <w15:commentEx w15:paraId="4BF2C481" w15:done="0"/>
  <w15:commentEx w15:paraId="472C1D92" w15:done="0"/>
  <w15:commentEx w15:paraId="1B825427" w15:done="0"/>
  <w15:commentEx w15:paraId="31C93690" w15:done="0"/>
  <w15:commentEx w15:paraId="55722574" w15:done="0"/>
  <w15:commentEx w15:paraId="6FEBE990" w15:done="0"/>
  <w15:commentEx w15:paraId="1701439A" w15:done="0"/>
  <w15:commentEx w15:paraId="2B01F1FC" w15:done="0"/>
  <w15:commentEx w15:paraId="439B2814" w15:done="0"/>
  <w15:commentEx w15:paraId="1FBF4442" w15:done="0"/>
  <w15:commentEx w15:paraId="050B87DE" w15:done="0"/>
  <w15:commentEx w15:paraId="1482223C" w15:done="0"/>
  <w15:commentEx w15:paraId="4E820C74" w15:done="0"/>
  <w15:commentEx w15:paraId="4DDED109" w15:done="0"/>
  <w15:commentEx w15:paraId="2569BDBB" w15:done="0"/>
  <w15:commentEx w15:paraId="4EAD8618" w15:done="0"/>
  <w15:commentEx w15:paraId="59076F6A" w15:done="0"/>
  <w15:commentEx w15:paraId="03A3716F" w15:done="0"/>
  <w15:commentEx w15:paraId="7C968831" w15:done="0"/>
  <w15:commentEx w15:paraId="022C7942" w15:done="0"/>
  <w15:commentEx w15:paraId="47BA0A83" w15:done="0"/>
  <w15:commentEx w15:paraId="650679D7" w15:done="0"/>
  <w15:commentEx w15:paraId="4E6C96B8" w15:done="0"/>
  <w15:commentEx w15:paraId="1261CC0B" w15:done="0"/>
  <w15:commentEx w15:paraId="12199402" w15:done="0"/>
  <w15:commentEx w15:paraId="5B127C75" w15:done="0"/>
  <w15:commentEx w15:paraId="10AD68E4" w15:done="0"/>
  <w15:commentEx w15:paraId="599A96E9" w15:done="0"/>
  <w15:commentEx w15:paraId="431208B6" w15:done="0"/>
  <w15:commentEx w15:paraId="5CF06DD2" w15:done="0"/>
  <w15:commentEx w15:paraId="4D401014" w15:done="0"/>
  <w15:commentEx w15:paraId="5E0369DF" w15:done="0"/>
  <w15:commentEx w15:paraId="5611897F" w15:done="0"/>
  <w15:commentEx w15:paraId="683648AB" w15:done="0"/>
  <w15:commentEx w15:paraId="7C5F756A" w15:done="0"/>
  <w15:commentEx w15:paraId="3F69FADA" w15:done="0"/>
  <w15:commentEx w15:paraId="39C82FF2" w15:done="0"/>
  <w15:commentEx w15:paraId="75C721B3" w15:done="0"/>
  <w15:commentEx w15:paraId="0EB46555" w15:done="0"/>
  <w15:commentEx w15:paraId="6685BD0C" w15:done="0"/>
  <w15:commentEx w15:paraId="5E72C55D" w15:done="0"/>
  <w15:commentEx w15:paraId="7BD9A134" w15:done="0"/>
  <w15:commentEx w15:paraId="299976B8" w15:done="0"/>
  <w15:commentEx w15:paraId="79E7D5BD" w15:done="0"/>
  <w15:commentEx w15:paraId="48E6DCE8" w15:done="0"/>
  <w15:commentEx w15:paraId="4CD2A28B" w15:done="0"/>
  <w15:commentEx w15:paraId="39C280E7" w15:done="0"/>
  <w15:commentEx w15:paraId="342F10B7" w15:done="0"/>
  <w15:commentEx w15:paraId="33C53235" w15:done="0"/>
  <w15:commentEx w15:paraId="2F23DBD8" w15:done="0"/>
  <w15:commentEx w15:paraId="0BBE7299" w15:done="0"/>
  <w15:commentEx w15:paraId="64DDF85C" w15:done="0"/>
  <w15:commentEx w15:paraId="328DDF01" w15:done="0"/>
  <w15:commentEx w15:paraId="07B0ED54" w15:done="0"/>
  <w15:commentEx w15:paraId="298D5954" w15:done="0"/>
  <w15:commentEx w15:paraId="1444BB95" w15:done="0"/>
  <w15:commentEx w15:paraId="218083D2" w15:done="0"/>
  <w15:commentEx w15:paraId="4F51327E" w15:done="0"/>
  <w15:commentEx w15:paraId="5661C103" w15:done="0"/>
  <w15:commentEx w15:paraId="71B32671" w15:done="0"/>
  <w15:commentEx w15:paraId="69FDCBDD" w15:done="0"/>
  <w15:commentEx w15:paraId="47F94BC0" w15:done="0"/>
  <w15:commentEx w15:paraId="2A71B0E9" w15:done="0"/>
  <w15:commentEx w15:paraId="6453C976" w15:done="0"/>
  <w15:commentEx w15:paraId="1DBE252E" w15:done="0"/>
  <w15:commentEx w15:paraId="339E8E61" w15:done="0"/>
  <w15:commentEx w15:paraId="2040CE4A" w15:done="0"/>
  <w15:commentEx w15:paraId="6ADC1E76" w15:done="0"/>
  <w15:commentEx w15:paraId="59946A15" w15:done="0"/>
  <w15:commentEx w15:paraId="7A3007FF" w15:done="0"/>
  <w15:commentEx w15:paraId="7492AD09" w15:done="0"/>
  <w15:commentEx w15:paraId="05B27070" w15:done="0"/>
  <w15:commentEx w15:paraId="32C7BE77" w15:done="0"/>
  <w15:commentEx w15:paraId="728272B7" w15:done="0"/>
  <w15:commentEx w15:paraId="4B877FCA" w15:done="0"/>
  <w15:commentEx w15:paraId="7087BED5" w15:done="0"/>
  <w15:commentEx w15:paraId="11743720" w15:done="0"/>
  <w15:commentEx w15:paraId="327377A1" w15:done="0"/>
  <w15:commentEx w15:paraId="12C12D63" w15:done="0"/>
  <w15:commentEx w15:paraId="17F6F6E6" w15:done="0"/>
  <w15:commentEx w15:paraId="786A976A" w15:done="0"/>
  <w15:commentEx w15:paraId="2C3FB0C0" w15:done="0"/>
  <w15:commentEx w15:paraId="5A385D06" w15:done="0"/>
  <w15:commentEx w15:paraId="07EFAF88" w15:done="0"/>
  <w15:commentEx w15:paraId="51F73E31" w15:done="0"/>
  <w15:commentEx w15:paraId="77EEB2A2" w15:done="0"/>
  <w15:commentEx w15:paraId="4F8C8C18" w15:done="0"/>
  <w15:commentEx w15:paraId="23107F7E" w15:done="0"/>
  <w15:commentEx w15:paraId="72C86D9F" w15:done="0"/>
  <w15:commentEx w15:paraId="0E226806" w15:done="0"/>
  <w15:commentEx w15:paraId="58FD5A03" w15:done="0"/>
  <w15:commentEx w15:paraId="147B6F34" w15:done="0"/>
  <w15:commentEx w15:paraId="2A7A55AE" w15:done="0"/>
  <w15:commentEx w15:paraId="755F864B" w15:done="0"/>
  <w15:commentEx w15:paraId="34F84EFD" w15:done="0"/>
  <w15:commentEx w15:paraId="34FB128F" w15:done="0"/>
  <w15:commentEx w15:paraId="3AFA4DE0" w15:done="0"/>
  <w15:commentEx w15:paraId="587F84A0" w15:done="0"/>
  <w15:commentEx w15:paraId="278878CD" w15:done="0"/>
  <w15:commentEx w15:paraId="398F079F" w15:done="0"/>
  <w15:commentEx w15:paraId="6D42CA9B" w15:done="0"/>
  <w15:commentEx w15:paraId="5E4825AA" w15:done="0"/>
  <w15:commentEx w15:paraId="10D9DED3" w15:done="0"/>
  <w15:commentEx w15:paraId="114605FE" w15:done="0"/>
  <w15:commentEx w15:paraId="40A0CE40" w15:done="0"/>
  <w15:commentEx w15:paraId="04764190" w15:done="0"/>
  <w15:commentEx w15:paraId="2F980F71" w15:done="0"/>
  <w15:commentEx w15:paraId="611D53A2" w15:done="0"/>
  <w15:commentEx w15:paraId="60B4C044" w15:done="0"/>
  <w15:commentEx w15:paraId="1140C91F" w15:done="0"/>
  <w15:commentEx w15:paraId="7D706A9F" w15:done="0"/>
  <w15:commentEx w15:paraId="5CB75716" w15:done="0"/>
  <w15:commentEx w15:paraId="299608D5" w15:done="0"/>
  <w15:commentEx w15:paraId="33930F8F" w15:done="0"/>
  <w15:commentEx w15:paraId="10753070" w15:done="0"/>
  <w15:commentEx w15:paraId="6AB3D3D8" w15:done="0"/>
  <w15:commentEx w15:paraId="0FD2E575" w15:done="0"/>
  <w15:commentEx w15:paraId="03C1BA9A" w15:done="0"/>
  <w15:commentEx w15:paraId="5DBEF9BA" w15:done="0"/>
  <w15:commentEx w15:paraId="027F45CB" w15:done="0"/>
  <w15:commentEx w15:paraId="67A51B77" w15:done="0"/>
  <w15:commentEx w15:paraId="7D15EF32" w15:done="0"/>
  <w15:commentEx w15:paraId="0035D56C" w15:done="0"/>
  <w15:commentEx w15:paraId="59D279EE" w15:done="0"/>
  <w15:commentEx w15:paraId="72A968ED" w15:done="0"/>
  <w15:commentEx w15:paraId="6FE19DD9" w15:done="0"/>
  <w15:commentEx w15:paraId="6BD68AA1" w15:done="0"/>
  <w15:commentEx w15:paraId="3A9CC822" w15:done="0"/>
  <w15:commentEx w15:paraId="29335F84" w15:done="0"/>
  <w15:commentEx w15:paraId="4D6B2CB8" w15:done="0"/>
  <w15:commentEx w15:paraId="212EAFD9" w15:done="0"/>
  <w15:commentEx w15:paraId="0382AAF2" w15:done="0"/>
  <w15:commentEx w15:paraId="46D202AA" w15:done="0"/>
  <w15:commentEx w15:paraId="4AD67DD8" w15:done="0"/>
  <w15:commentEx w15:paraId="3A200341" w15:done="0"/>
  <w15:commentEx w15:paraId="07438D95" w15:done="0"/>
  <w15:commentEx w15:paraId="7764A9D1" w15:done="0"/>
  <w15:commentEx w15:paraId="2572C806" w15:done="0"/>
  <w15:commentEx w15:paraId="1BC7981A" w15:done="0"/>
  <w15:commentEx w15:paraId="1D4F398E" w15:done="0"/>
  <w15:commentEx w15:paraId="7669444F" w15:done="0"/>
  <w15:commentEx w15:paraId="3276C6D6" w15:done="0"/>
  <w15:commentEx w15:paraId="78625F69" w15:done="0"/>
  <w15:commentEx w15:paraId="2E183A3B" w15:done="0"/>
  <w15:commentEx w15:paraId="67414A54" w15:done="0"/>
  <w15:commentEx w15:paraId="2A2F04C1" w15:done="0"/>
  <w15:commentEx w15:paraId="3D816887" w15:done="0"/>
  <w15:commentEx w15:paraId="0B252D11" w15:done="0"/>
  <w15:commentEx w15:paraId="18CA5F15" w15:done="0"/>
  <w15:commentEx w15:paraId="0A9A3989" w15:done="0"/>
  <w15:commentEx w15:paraId="6E382F27" w15:done="0"/>
  <w15:commentEx w15:paraId="58BB9111" w15:done="0"/>
  <w15:commentEx w15:paraId="4ABEC381" w15:done="0"/>
  <w15:commentEx w15:paraId="30A6C3AC" w15:done="0"/>
  <w15:commentEx w15:paraId="323FA7BD" w15:done="0"/>
  <w15:commentEx w15:paraId="135602F6" w15:done="0"/>
  <w15:commentEx w15:paraId="28EB714B" w15:done="0"/>
  <w15:commentEx w15:paraId="06A70CA4" w15:done="0"/>
  <w15:commentEx w15:paraId="66E5C52A" w15:done="0"/>
  <w15:commentEx w15:paraId="131B673B" w15:done="0"/>
  <w15:commentEx w15:paraId="670670AD" w15:done="0"/>
  <w15:commentEx w15:paraId="124EF362" w15:done="0"/>
  <w15:commentEx w15:paraId="014A51C4" w15:done="0"/>
  <w15:commentEx w15:paraId="5A7195E4" w15:done="0"/>
  <w15:commentEx w15:paraId="348DE4C4" w15:done="0"/>
  <w15:commentEx w15:paraId="746A128A" w15:done="0"/>
  <w15:commentEx w15:paraId="6A5679BA" w15:done="0"/>
  <w15:commentEx w15:paraId="585592E6" w15:done="0"/>
  <w15:commentEx w15:paraId="273EAE64" w15:done="0"/>
  <w15:commentEx w15:paraId="0AF8E346" w15:done="0"/>
  <w15:commentEx w15:paraId="67C56D75" w15:done="0"/>
  <w15:commentEx w15:paraId="3603D460" w15:done="0"/>
  <w15:commentEx w15:paraId="41C0C7D7" w15:done="0"/>
  <w15:commentEx w15:paraId="17ED3B1F" w15:done="0"/>
  <w15:commentEx w15:paraId="276CCB99" w15:done="0"/>
  <w15:commentEx w15:paraId="43A51C88" w15:done="0"/>
  <w15:commentEx w15:paraId="594ED49B" w15:done="0"/>
  <w15:commentEx w15:paraId="5CFFFAEE" w15:done="0"/>
  <w15:commentEx w15:paraId="5A04A491" w15:done="0"/>
  <w15:commentEx w15:paraId="3C802195" w15:done="0"/>
  <w15:commentEx w15:paraId="432FF8E6" w15:done="0"/>
  <w15:commentEx w15:paraId="4A7C9A2F" w15:done="0"/>
  <w15:commentEx w15:paraId="35C3C2D3" w15:done="0"/>
  <w15:commentEx w15:paraId="4BC8A6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F5F8D3A" w16cex:dateUtc="2024-02-13T11:28:00Z"/>
  <w16cex:commentExtensible w16cex:durableId="6B3FC126" w16cex:dateUtc="2024-02-13T11:37:00Z"/>
  <w16cex:commentExtensible w16cex:durableId="69D7A41E" w16cex:dateUtc="2024-02-13T11:43:00Z"/>
  <w16cex:commentExtensible w16cex:durableId="681AA57A" w16cex:dateUtc="2024-02-13T11:50:00Z"/>
  <w16cex:commentExtensible w16cex:durableId="4B6A5E1B" w16cex:dateUtc="2024-02-13T13:25:00Z"/>
  <w16cex:commentExtensible w16cex:durableId="06B91F8D" w16cex:dateUtc="2024-02-13T13:25:00Z"/>
  <w16cex:commentExtensible w16cex:durableId="38E8A7B9" w16cex:dateUtc="2024-02-13T11:57:00Z"/>
  <w16cex:commentExtensible w16cex:durableId="7698DB47" w16cex:dateUtc="2024-02-13T13:26:00Z"/>
  <w16cex:commentExtensible w16cex:durableId="1B51EF7E" w16cex:dateUtc="2024-02-13T11:59:00Z"/>
  <w16cex:commentExtensible w16cex:durableId="0A13DA80" w16cex:dateUtc="2024-02-13T12:02:00Z"/>
  <w16cex:commentExtensible w16cex:durableId="6D7344B5" w16cex:dateUtc="2024-05-13T16:45:00Z"/>
  <w16cex:commentExtensible w16cex:durableId="257708A8" w16cex:dateUtc="2024-02-13T14:16:00Z"/>
  <w16cex:commentExtensible w16cex:durableId="50F57446" w16cex:dateUtc="2024-02-13T14:14:00Z"/>
  <w16cex:commentExtensible w16cex:durableId="4C70D158" w16cex:dateUtc="2024-02-13T14:18:00Z"/>
  <w16cex:commentExtensible w16cex:durableId="291C3321" w16cex:dateUtc="2023-12-07T11:03:00Z"/>
  <w16cex:commentExtensible w16cex:durableId="5DD2F788" w16cex:dateUtc="2024-02-13T14:23:00Z"/>
  <w16cex:commentExtensible w16cex:durableId="04DC91BF" w16cex:dateUtc="2024-02-13T14:28:00Z"/>
  <w16cex:commentExtensible w16cex:durableId="263C9AF3" w16cex:dateUtc="2024-02-13T15:39:00Z"/>
  <w16cex:commentExtensible w16cex:durableId="34063D96" w16cex:dateUtc="2024-02-13T15:44:00Z"/>
  <w16cex:commentExtensible w16cex:durableId="7F7F8CFD" w16cex:dateUtc="2024-02-13T15:51:00Z"/>
  <w16cex:commentExtensible w16cex:durableId="674F730D" w16cex:dateUtc="2024-02-13T16:06:00Z"/>
  <w16cex:commentExtensible w16cex:durableId="5993A91D" w16cex:dateUtc="2024-02-13T16:13:00Z"/>
  <w16cex:commentExtensible w16cex:durableId="291C4889" w16cex:dateUtc="2023-12-07T12:35:00Z"/>
  <w16cex:commentExtensible w16cex:durableId="291C4BD0" w16cex:dateUtc="2023-12-07T12:49:00Z"/>
  <w16cex:commentExtensible w16cex:durableId="291C4C98" w16cex:dateUtc="2023-12-07T12:52:00Z"/>
  <w16cex:commentExtensible w16cex:durableId="303BD074" w16cex:dateUtc="2024-02-13T16:15:00Z"/>
  <w16cex:commentExtensible w16cex:durableId="291C7A4C" w16cex:dateUtc="2023-12-07T16:07:00Z"/>
  <w16cex:commentExtensible w16cex:durableId="5C5A8F70" w16cex:dateUtc="2024-02-13T16:34:00Z"/>
  <w16cex:commentExtensible w16cex:durableId="2922CC85" w16cex:dateUtc="2023-12-12T11:11:00Z"/>
  <w16cex:commentExtensible w16cex:durableId="2922CBEE" w16cex:dateUtc="2023-12-12T10:20:00Z"/>
  <w16cex:commentExtensible w16cex:durableId="2922C94E" w16cex:dateUtc="2023-12-12T10:58:00Z"/>
  <w16cex:commentExtensible w16cex:durableId="2922CD07" w16cex:dateUtc="2023-12-12T11:13:00Z"/>
  <w16cex:commentExtensible w16cex:durableId="61DB744E" w16cex:dateUtc="2024-02-13T16:45:00Z"/>
  <w16cex:commentExtensible w16cex:durableId="626906E2" w16cex:dateUtc="2024-02-13T16:48:00Z"/>
  <w16cex:commentExtensible w16cex:durableId="2922D131" w16cex:dateUtc="2023-12-12T11:31:00Z"/>
  <w16cex:commentExtensible w16cex:durableId="2922D152" w16cex:dateUtc="2023-12-12T11:32:00Z"/>
  <w16cex:commentExtensible w16cex:durableId="2922D191" w16cex:dateUtc="2023-12-12T11:33:00Z"/>
  <w16cex:commentExtensible w16cex:durableId="2922D6F8" w16cex:dateUtc="2023-12-12T11:56:00Z"/>
  <w16cex:commentExtensible w16cex:durableId="2922D9B1" w16cex:dateUtc="2023-12-12T12:08:00Z"/>
  <w16cex:commentExtensible w16cex:durableId="2922D9DA" w16cex:dateUtc="2023-12-12T12:08:00Z"/>
  <w16cex:commentExtensible w16cex:durableId="2922DA04" w16cex:dateUtc="2023-12-12T12:09:00Z"/>
  <w16cex:commentExtensible w16cex:durableId="2922DA61" w16cex:dateUtc="2023-12-12T12:10:00Z"/>
  <w16cex:commentExtensible w16cex:durableId="2922C84E" w16cex:dateUtc="2023-12-12T10:53:00Z"/>
  <w16cex:commentExtensible w16cex:durableId="2922C960" w16cex:dateUtc="2023-12-12T10:58:00Z"/>
  <w16cex:commentExtensible w16cex:durableId="2922E431" w16cex:dateUtc="2023-12-12T12:52:00Z"/>
  <w16cex:commentExtensible w16cex:durableId="2922C6D6" w16cex:dateUtc="2023-12-12T10:47:00Z"/>
  <w16cex:commentExtensible w16cex:durableId="2922C71B" w16cex:dateUtc="2023-12-12T10:48:00Z"/>
  <w16cex:commentExtensible w16cex:durableId="2922E982" w16cex:dateUtc="2023-12-12T13:15:00Z"/>
  <w16cex:commentExtensible w16cex:durableId="2922E932" w16cex:dateUtc="2023-12-12T12:52:00Z"/>
  <w16cex:commentExtensible w16cex:durableId="2922C066" w16cex:dateUtc="2023-12-12T10:20:00Z"/>
  <w16cex:commentExtensible w16cex:durableId="727384F9" w16cex:dateUtc="2024-02-13T17:18:00Z"/>
  <w16cex:commentExtensible w16cex:durableId="75BEABBE" w16cex:dateUtc="2024-02-13T17:20:00Z"/>
  <w16cex:commentExtensible w16cex:durableId="29E0FD68" w16cex:dateUtc="2024-02-13T17: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187A4B8" w16cid:durableId="291373FA"/>
  <w16cid:commentId w16cid:paraId="44396B9A" w16cid:durableId="290FAE2F"/>
  <w16cid:commentId w16cid:paraId="0DDC7351" w16cid:durableId="291368D6"/>
  <w16cid:commentId w16cid:paraId="6DD3FDDF" w16cid:durableId="2929550D"/>
  <w16cid:commentId w16cid:paraId="25A9F551" w16cid:durableId="29240F29"/>
  <w16cid:commentId w16cid:paraId="35D91E57" w16cid:durableId="29240F28"/>
  <w16cid:commentId w16cid:paraId="7B23D35C" w16cid:durableId="1F5F8D3A"/>
  <w16cid:commentId w16cid:paraId="24BAA616" w16cid:durableId="2916C875"/>
  <w16cid:commentId w16cid:paraId="38115252" w16cid:durableId="290F156A"/>
  <w16cid:commentId w16cid:paraId="4EDAB7F7" w16cid:durableId="290F130B"/>
  <w16cid:commentId w16cid:paraId="4963DFFE" w16cid:durableId="29137ABC"/>
  <w16cid:commentId w16cid:paraId="5E62DA84" w16cid:durableId="6B3FC126"/>
  <w16cid:commentId w16cid:paraId="7DF527AB" w16cid:durableId="29199203"/>
  <w16cid:commentId w16cid:paraId="257B05AF" w16cid:durableId="291AFBFB"/>
  <w16cid:commentId w16cid:paraId="3EA3B38B" w16cid:durableId="291AFD6B"/>
  <w16cid:commentId w16cid:paraId="29CA7FF5" w16cid:durableId="69D7A41E"/>
  <w16cid:commentId w16cid:paraId="6E779E52" w16cid:durableId="29198CD9"/>
  <w16cid:commentId w16cid:paraId="21B644C1" w16cid:durableId="29214978"/>
  <w16cid:commentId w16cid:paraId="5BE191FF" w16cid:durableId="2916E50B"/>
  <w16cid:commentId w16cid:paraId="6BF242C8" w16cid:durableId="29214B21"/>
  <w16cid:commentId w16cid:paraId="0D7D19C8" w16cid:durableId="681AA57A"/>
  <w16cid:commentId w16cid:paraId="6277636A" w16cid:durableId="2916C91C"/>
  <w16cid:commentId w16cid:paraId="7EB2725A" w16cid:durableId="291B0CEC"/>
  <w16cid:commentId w16cid:paraId="1B902C37" w16cid:durableId="2921503F"/>
  <w16cid:commentId w16cid:paraId="04FCF999" w16cid:durableId="29214E30"/>
  <w16cid:commentId w16cid:paraId="5BDA83FD" w16cid:durableId="4B6A5E1B"/>
  <w16cid:commentId w16cid:paraId="41F90A33" w16cid:durableId="06B91F8D"/>
  <w16cid:commentId w16cid:paraId="3C8806AA" w16cid:durableId="2919998E"/>
  <w16cid:commentId w16cid:paraId="1722C989" w16cid:durableId="38E8A7B9"/>
  <w16cid:commentId w16cid:paraId="6469147D" w16cid:durableId="7698DB47"/>
  <w16cid:commentId w16cid:paraId="23DD5CFA" w16cid:durableId="291B0C8E"/>
  <w16cid:commentId w16cid:paraId="5CD29F43" w16cid:durableId="291B0C6C"/>
  <w16cid:commentId w16cid:paraId="1832678B" w16cid:durableId="1B51EF7E"/>
  <w16cid:commentId w16cid:paraId="627C61AD" w16cid:durableId="0A13DA80"/>
  <w16cid:commentId w16cid:paraId="737C9449" w16cid:durableId="29214B59"/>
  <w16cid:commentId w16cid:paraId="3ACEA0EF" w16cid:durableId="2920B830"/>
  <w16cid:commentId w16cid:paraId="6C3B04F1" w16cid:durableId="291B5314"/>
  <w16cid:commentId w16cid:paraId="140390C2" w16cid:durableId="291B6899"/>
  <w16cid:commentId w16cid:paraId="150A8E92" w16cid:durableId="2920B5A3"/>
  <w16cid:commentId w16cid:paraId="0857B55E" w16cid:durableId="291B5073"/>
  <w16cid:commentId w16cid:paraId="36074270" w16cid:durableId="291B51CC"/>
  <w16cid:commentId w16cid:paraId="4F8C945C" w16cid:durableId="291B5263"/>
  <w16cid:commentId w16cid:paraId="305C2543" w16cid:durableId="6D7344B5"/>
  <w16cid:commentId w16cid:paraId="32617CEB" w16cid:durableId="291B5D5E"/>
  <w16cid:commentId w16cid:paraId="495D9BB7" w16cid:durableId="291B5C1C"/>
  <w16cid:commentId w16cid:paraId="6E514862" w16cid:durableId="291A094E"/>
  <w16cid:commentId w16cid:paraId="4761A60B" w16cid:durableId="2920B5C2"/>
  <w16cid:commentId w16cid:paraId="5A86F4EC" w16cid:durableId="291B5BF3"/>
  <w16cid:commentId w16cid:paraId="253552CF" w16cid:durableId="257708A8"/>
  <w16cid:commentId w16cid:paraId="3A817A2C" w16cid:durableId="291A0B63"/>
  <w16cid:commentId w16cid:paraId="400F62B8" w16cid:durableId="50F57446"/>
  <w16cid:commentId w16cid:paraId="55893940" w16cid:durableId="2920B602"/>
  <w16cid:commentId w16cid:paraId="1610DE2A" w16cid:durableId="291A0EC9"/>
  <w16cid:commentId w16cid:paraId="2027B495" w16cid:durableId="291A0F7F"/>
  <w16cid:commentId w16cid:paraId="63EAA1DA" w16cid:durableId="4C70D158"/>
  <w16cid:commentId w16cid:paraId="5516005E" w16cid:durableId="291C3321"/>
  <w16cid:commentId w16cid:paraId="58EBDBCE" w16cid:durableId="5DD2F788"/>
  <w16cid:commentId w16cid:paraId="43BB6899" w16cid:durableId="04DC91BF"/>
  <w16cid:commentId w16cid:paraId="24B8B596" w16cid:durableId="291B66AC"/>
  <w16cid:commentId w16cid:paraId="1D40455E" w16cid:durableId="290F165E"/>
  <w16cid:commentId w16cid:paraId="792E0A17" w16cid:durableId="290F17AB"/>
  <w16cid:commentId w16cid:paraId="0B9986E6" w16cid:durableId="2916C6E0"/>
  <w16cid:commentId w16cid:paraId="75FA424C" w16cid:durableId="29137CEE"/>
  <w16cid:commentId w16cid:paraId="4F33E6DA" w16cid:durableId="29137D11"/>
  <w16cid:commentId w16cid:paraId="6DEFB956" w16cid:durableId="29199254"/>
  <w16cid:commentId w16cid:paraId="751FAD66" w16cid:durableId="2929A8DA"/>
  <w16cid:commentId w16cid:paraId="618B9802" w16cid:durableId="29137D9B"/>
  <w16cid:commentId w16cid:paraId="4BF2C481" w16cid:durableId="263C9AF3"/>
  <w16cid:commentId w16cid:paraId="472C1D92" w16cid:durableId="29199267"/>
  <w16cid:commentId w16cid:paraId="1B825427" w16cid:durableId="34063D96"/>
  <w16cid:commentId w16cid:paraId="31C93690" w16cid:durableId="29198A39"/>
  <w16cid:commentId w16cid:paraId="55722574" w16cid:durableId="291B78CE"/>
  <w16cid:commentId w16cid:paraId="6FEBE990" w16cid:durableId="291B8F9E"/>
  <w16cid:commentId w16cid:paraId="1701439A" w16cid:durableId="291B8FA2"/>
  <w16cid:commentId w16cid:paraId="2B01F1FC" w16cid:durableId="291B91B0"/>
  <w16cid:commentId w16cid:paraId="439B2814" w16cid:durableId="2919A59B"/>
  <w16cid:commentId w16cid:paraId="1FBF4442" w16cid:durableId="292148F0"/>
  <w16cid:commentId w16cid:paraId="050B87DE" w16cid:durableId="291C2134"/>
  <w16cid:commentId w16cid:paraId="1482223C" w16cid:durableId="2919B06B"/>
  <w16cid:commentId w16cid:paraId="4E820C74" w16cid:durableId="291999FE"/>
  <w16cid:commentId w16cid:paraId="4DDED109" w16cid:durableId="2920BA6C"/>
  <w16cid:commentId w16cid:paraId="2569BDBB" w16cid:durableId="7F7F8CFD"/>
  <w16cid:commentId w16cid:paraId="4EAD8618" w16cid:durableId="2920BA7D"/>
  <w16cid:commentId w16cid:paraId="59076F6A" w16cid:durableId="2919927A"/>
  <w16cid:commentId w16cid:paraId="03A3716F" w16cid:durableId="29198B0F"/>
  <w16cid:commentId w16cid:paraId="7C968831" w16cid:durableId="291C2376"/>
  <w16cid:commentId w16cid:paraId="022C7942" w16cid:durableId="291C2EB8"/>
  <w16cid:commentId w16cid:paraId="47BA0A83" w16cid:durableId="291C2463"/>
  <w16cid:commentId w16cid:paraId="650679D7" w16cid:durableId="291C2F25"/>
  <w16cid:commentId w16cid:paraId="4E6C96B8" w16cid:durableId="291C2374"/>
  <w16cid:commentId w16cid:paraId="1261CC0B" w16cid:durableId="2919ADFD"/>
  <w16cid:commentId w16cid:paraId="12199402" w16cid:durableId="2920B975"/>
  <w16cid:commentId w16cid:paraId="5B127C75" w16cid:durableId="292983EA"/>
  <w16cid:commentId w16cid:paraId="10AD68E4" w16cid:durableId="29298412"/>
  <w16cid:commentId w16cid:paraId="599A96E9" w16cid:durableId="2929841E"/>
  <w16cid:commentId w16cid:paraId="431208B6" w16cid:durableId="2919A28F"/>
  <w16cid:commentId w16cid:paraId="5CF06DD2" w16cid:durableId="674F730D"/>
  <w16cid:commentId w16cid:paraId="4D401014" w16cid:durableId="291B9EF1"/>
  <w16cid:commentId w16cid:paraId="5E0369DF" w16cid:durableId="5993A91D"/>
  <w16cid:commentId w16cid:paraId="5611897F" w16cid:durableId="291C4889"/>
  <w16cid:commentId w16cid:paraId="683648AB" w16cid:durableId="291C4BD0"/>
  <w16cid:commentId w16cid:paraId="7C5F756A" w16cid:durableId="291C4C98"/>
  <w16cid:commentId w16cid:paraId="3F69FADA" w16cid:durableId="303BD074"/>
  <w16cid:commentId w16cid:paraId="39C82FF2" w16cid:durableId="291C4DEA"/>
  <w16cid:commentId w16cid:paraId="75C721B3" w16cid:durableId="2920B90D"/>
  <w16cid:commentId w16cid:paraId="0EB46555" w16cid:durableId="290F19E1"/>
  <w16cid:commentId w16cid:paraId="6685BD0C" w16cid:durableId="29137F54"/>
  <w16cid:commentId w16cid:paraId="5E72C55D" w16cid:durableId="2920B721"/>
  <w16cid:commentId w16cid:paraId="7BD9A134" w16cid:durableId="2920B73C"/>
  <w16cid:commentId w16cid:paraId="299976B8" w16cid:durableId="292170D8"/>
  <w16cid:commentId w16cid:paraId="79E7D5BD" w16cid:durableId="2920B01F"/>
  <w16cid:commentId w16cid:paraId="48E6DCE8" w16cid:durableId="29199105"/>
  <w16cid:commentId w16cid:paraId="4CD2A28B" w16cid:durableId="29216EEA"/>
  <w16cid:commentId w16cid:paraId="39C280E7" w16cid:durableId="2919910F"/>
  <w16cid:commentId w16cid:paraId="342F10B7" w16cid:durableId="291C7A4C"/>
  <w16cid:commentId w16cid:paraId="33C53235" w16cid:durableId="291991E1"/>
  <w16cid:commentId w16cid:paraId="2F23DBD8" w16cid:durableId="291A207A"/>
  <w16cid:commentId w16cid:paraId="0BBE7299" w16cid:durableId="2920B7A0"/>
  <w16cid:commentId w16cid:paraId="64DDF85C" w16cid:durableId="29218E52"/>
  <w16cid:commentId w16cid:paraId="328DDF01" w16cid:durableId="2921AA05"/>
  <w16cid:commentId w16cid:paraId="07B0ED54" w16cid:durableId="2921AA10"/>
  <w16cid:commentId w16cid:paraId="298D5954" w16cid:durableId="2921ABDF"/>
  <w16cid:commentId w16cid:paraId="1444BB95" w16cid:durableId="291991E6"/>
  <w16cid:commentId w16cid:paraId="218083D2" w16cid:durableId="29215140"/>
  <w16cid:commentId w16cid:paraId="4F51327E" w16cid:durableId="2920ABBB"/>
  <w16cid:commentId w16cid:paraId="5661C103" w16cid:durableId="29217DC5"/>
  <w16cid:commentId w16cid:paraId="71B32671" w16cid:durableId="29217C5D"/>
  <w16cid:commentId w16cid:paraId="69FDCBDD" w16cid:durableId="2921ACD1"/>
  <w16cid:commentId w16cid:paraId="47F94BC0" w16cid:durableId="5C5A8F70"/>
  <w16cid:commentId w16cid:paraId="2A71B0E9" w16cid:durableId="292187BC"/>
  <w16cid:commentId w16cid:paraId="6453C976" w16cid:durableId="292187D5"/>
  <w16cid:commentId w16cid:paraId="1DBE252E" w16cid:durableId="292187D4"/>
  <w16cid:commentId w16cid:paraId="339E8E61" w16cid:durableId="2921B742"/>
  <w16cid:commentId w16cid:paraId="2040CE4A" w16cid:durableId="2921B6CE"/>
  <w16cid:commentId w16cid:paraId="6ADC1E76" w16cid:durableId="2921B3AF"/>
  <w16cid:commentId w16cid:paraId="59946A15" w16cid:durableId="2921830B"/>
  <w16cid:commentId w16cid:paraId="7A3007FF" w16cid:durableId="29024B47"/>
  <w16cid:commentId w16cid:paraId="7492AD09" w16cid:durableId="29240A98"/>
  <w16cid:commentId w16cid:paraId="05B27070" w16cid:durableId="292A1257"/>
  <w16cid:commentId w16cid:paraId="32C7BE77" w16cid:durableId="2922CC85"/>
  <w16cid:commentId w16cid:paraId="728272B7" w16cid:durableId="2922CBEE"/>
  <w16cid:commentId w16cid:paraId="4B877FCA" w16cid:durableId="2922C94E"/>
  <w16cid:commentId w16cid:paraId="7087BED5" w16cid:durableId="2922CD07"/>
  <w16cid:commentId w16cid:paraId="11743720" w16cid:durableId="29237A79"/>
  <w16cid:commentId w16cid:paraId="327377A1" w16cid:durableId="2923719C"/>
  <w16cid:commentId w16cid:paraId="12C12D63" w16cid:durableId="2923722F"/>
  <w16cid:commentId w16cid:paraId="17F6F6E6" w16cid:durableId="29237A7F"/>
  <w16cid:commentId w16cid:paraId="786A976A" w16cid:durableId="29237ACD"/>
  <w16cid:commentId w16cid:paraId="2C3FB0C0" w16cid:durableId="29237AF1"/>
  <w16cid:commentId w16cid:paraId="5A385D06" w16cid:durableId="61DB744E"/>
  <w16cid:commentId w16cid:paraId="07EFAF88" w16cid:durableId="626906E2"/>
  <w16cid:commentId w16cid:paraId="51F73E31" w16cid:durableId="292A1A73"/>
  <w16cid:commentId w16cid:paraId="77EEB2A2" w16cid:durableId="2922D131"/>
  <w16cid:commentId w16cid:paraId="4F8C8C18" w16cid:durableId="2922D152"/>
  <w16cid:commentId w16cid:paraId="23107F7E" w16cid:durableId="2922D191"/>
  <w16cid:commentId w16cid:paraId="72C86D9F" w16cid:durableId="2922D6F8"/>
  <w16cid:commentId w16cid:paraId="0E226806" w16cid:durableId="2922D9B1"/>
  <w16cid:commentId w16cid:paraId="58FD5A03" w16cid:durableId="2922D9DA"/>
  <w16cid:commentId w16cid:paraId="147B6F34" w16cid:durableId="2922DA04"/>
  <w16cid:commentId w16cid:paraId="2A7A55AE" w16cid:durableId="2922DA61"/>
  <w16cid:commentId w16cid:paraId="755F864B" w16cid:durableId="292AA078"/>
  <w16cid:commentId w16cid:paraId="34F84EFD" w16cid:durableId="29238A6F"/>
  <w16cid:commentId w16cid:paraId="34FB128F" w16cid:durableId="29238A38"/>
  <w16cid:commentId w16cid:paraId="3AFA4DE0" w16cid:durableId="292AA22F"/>
  <w16cid:commentId w16cid:paraId="587F84A0" w16cid:durableId="292AA4EB"/>
  <w16cid:commentId w16cid:paraId="278878CD" w16cid:durableId="2922C84E"/>
  <w16cid:commentId w16cid:paraId="398F079F" w16cid:durableId="2922C960"/>
  <w16cid:commentId w16cid:paraId="6D42CA9B" w16cid:durableId="2922E431"/>
  <w16cid:commentId w16cid:paraId="5E4825AA" w16cid:durableId="2922C6D6"/>
  <w16cid:commentId w16cid:paraId="10D9DED3" w16cid:durableId="2922C71B"/>
  <w16cid:commentId w16cid:paraId="114605FE" w16cid:durableId="2922E982"/>
  <w16cid:commentId w16cid:paraId="40A0CE40" w16cid:durableId="2922E932"/>
  <w16cid:commentId w16cid:paraId="04764190" w16cid:durableId="292AAD8E"/>
  <w16cid:commentId w16cid:paraId="2F980F71" w16cid:durableId="292AAE8D"/>
  <w16cid:commentId w16cid:paraId="611D53A2" w16cid:durableId="292AAEC6"/>
  <w16cid:commentId w16cid:paraId="60B4C044" w16cid:durableId="29237EBA"/>
  <w16cid:commentId w16cid:paraId="1140C91F" w16cid:durableId="29237EED"/>
  <w16cid:commentId w16cid:paraId="7D706A9F" w16cid:durableId="29237F05"/>
  <w16cid:commentId w16cid:paraId="5CB75716" w16cid:durableId="29237F27"/>
  <w16cid:commentId w16cid:paraId="299608D5" w16cid:durableId="29237F68"/>
  <w16cid:commentId w16cid:paraId="33930F8F" w16cid:durableId="29217A71"/>
  <w16cid:commentId w16cid:paraId="10753070" w16cid:durableId="292383DE"/>
  <w16cid:commentId w16cid:paraId="6AB3D3D8" w16cid:durableId="2922C066"/>
  <w16cid:commentId w16cid:paraId="0FD2E575" w16cid:durableId="292389C5"/>
  <w16cid:commentId w16cid:paraId="03C1BA9A" w16cid:durableId="29067C17"/>
  <w16cid:commentId w16cid:paraId="5DBEF9BA" w16cid:durableId="292386FE"/>
  <w16cid:commentId w16cid:paraId="027F45CB" w16cid:durableId="29238714"/>
  <w16cid:commentId w16cid:paraId="67A51B77" w16cid:durableId="2923872A"/>
  <w16cid:commentId w16cid:paraId="7D15EF32" w16cid:durableId="292AB161"/>
  <w16cid:commentId w16cid:paraId="0035D56C" w16cid:durableId="292AB28C"/>
  <w16cid:commentId w16cid:paraId="59D279EE" w16cid:durableId="292AE5FF"/>
  <w16cid:commentId w16cid:paraId="72A968ED" w16cid:durableId="292AE618"/>
  <w16cid:commentId w16cid:paraId="6FE19DD9" w16cid:durableId="2906747E"/>
  <w16cid:commentId w16cid:paraId="6BD68AA1" w16cid:durableId="2925E604"/>
  <w16cid:commentId w16cid:paraId="3A9CC822" w16cid:durableId="2925DD17"/>
  <w16cid:commentId w16cid:paraId="29335F84" w16cid:durableId="2925DD16"/>
  <w16cid:commentId w16cid:paraId="4D6B2CB8" w16cid:durableId="2925EB5C"/>
  <w16cid:commentId w16cid:paraId="212EAFD9" w16cid:durableId="29258221"/>
  <w16cid:commentId w16cid:paraId="0382AAF2" w16cid:durableId="2924AD0F"/>
  <w16cid:commentId w16cid:paraId="46D202AA" w16cid:durableId="292594AD"/>
  <w16cid:commentId w16cid:paraId="4AD67DD8" w16cid:durableId="727384F9"/>
  <w16cid:commentId w16cid:paraId="3A200341" w16cid:durableId="29259622"/>
  <w16cid:commentId w16cid:paraId="07438D95" w16cid:durableId="2925E734"/>
  <w16cid:commentId w16cid:paraId="7764A9D1" w16cid:durableId="75BEABBE"/>
  <w16cid:commentId w16cid:paraId="2572C806" w16cid:durableId="2924B35B"/>
  <w16cid:commentId w16cid:paraId="1BC7981A" w16cid:durableId="29254677"/>
  <w16cid:commentId w16cid:paraId="1D4F398E" w16cid:durableId="2924CEFA"/>
  <w16cid:commentId w16cid:paraId="7669444F" w16cid:durableId="28FC7F8D"/>
  <w16cid:commentId w16cid:paraId="3276C6D6" w16cid:durableId="2924ABF4"/>
  <w16cid:commentId w16cid:paraId="78625F69" w16cid:durableId="28FC8140"/>
  <w16cid:commentId w16cid:paraId="2E183A3B" w16cid:durableId="2925873B"/>
  <w16cid:commentId w16cid:paraId="67414A54" w16cid:durableId="29258784"/>
  <w16cid:commentId w16cid:paraId="2A2F04C1" w16cid:durableId="29258A09"/>
  <w16cid:commentId w16cid:paraId="3D816887" w16cid:durableId="29258D8B"/>
  <w16cid:commentId w16cid:paraId="0B252D11" w16cid:durableId="29258E9D"/>
  <w16cid:commentId w16cid:paraId="18CA5F15" w16cid:durableId="2925F298"/>
  <w16cid:commentId w16cid:paraId="0A9A3989" w16cid:durableId="2925F8EE"/>
  <w16cid:commentId w16cid:paraId="6E382F27" w16cid:durableId="2925F7B9"/>
  <w16cid:commentId w16cid:paraId="58BB9111" w16cid:durableId="2925F90F"/>
  <w16cid:commentId w16cid:paraId="4ABEC381" w16cid:durableId="292619A8"/>
  <w16cid:commentId w16cid:paraId="30A6C3AC" w16cid:durableId="2925FD58"/>
  <w16cid:commentId w16cid:paraId="323FA7BD" w16cid:durableId="2925FDE9"/>
  <w16cid:commentId w16cid:paraId="135602F6" w16cid:durableId="29260FE7"/>
  <w16cid:commentId w16cid:paraId="28EB714B" w16cid:durableId="29261BDB"/>
  <w16cid:commentId w16cid:paraId="06A70CA4" w16cid:durableId="291A14C5"/>
  <w16cid:commentId w16cid:paraId="66E5C52A" w16cid:durableId="28F95A7E"/>
  <w16cid:commentId w16cid:paraId="131B673B" w16cid:durableId="29273B2C"/>
  <w16cid:commentId w16cid:paraId="670670AD" w16cid:durableId="29273E93"/>
  <w16cid:commentId w16cid:paraId="124EF362" w16cid:durableId="29273DE7"/>
  <w16cid:commentId w16cid:paraId="014A51C4" w16cid:durableId="292740B3"/>
  <w16cid:commentId w16cid:paraId="5A7195E4" w16cid:durableId="28F95CF1"/>
  <w16cid:commentId w16cid:paraId="348DE4C4" w16cid:durableId="29272D66"/>
  <w16cid:commentId w16cid:paraId="746A128A" w16cid:durableId="292751FB"/>
  <w16cid:commentId w16cid:paraId="6A5679BA" w16cid:durableId="292727A6"/>
  <w16cid:commentId w16cid:paraId="585592E6" w16cid:durableId="29272835"/>
  <w16cid:commentId w16cid:paraId="273EAE64" w16cid:durableId="292739E6"/>
  <w16cid:commentId w16cid:paraId="0AF8E346" w16cid:durableId="2926D981"/>
  <w16cid:commentId w16cid:paraId="67C56D75" w16cid:durableId="2926C5F1"/>
  <w16cid:commentId w16cid:paraId="3603D460" w16cid:durableId="2926CAF8"/>
  <w16cid:commentId w16cid:paraId="41C0C7D7" w16cid:durableId="2926CF81"/>
  <w16cid:commentId w16cid:paraId="17ED3B1F" w16cid:durableId="2926CF76"/>
  <w16cid:commentId w16cid:paraId="276CCB99" w16cid:durableId="29062990"/>
  <w16cid:commentId w16cid:paraId="43A51C88" w16cid:durableId="292750DC"/>
  <w16cid:commentId w16cid:paraId="594ED49B" w16cid:durableId="292750E4"/>
  <w16cid:commentId w16cid:paraId="5CFFFAEE" w16cid:durableId="29274ED7"/>
  <w16cid:commentId w16cid:paraId="5A04A491" w16cid:durableId="2926D489"/>
  <w16cid:commentId w16cid:paraId="3C802195" w16cid:durableId="2926FC3A"/>
  <w16cid:commentId w16cid:paraId="432FF8E6" w16cid:durableId="2926FDB2"/>
  <w16cid:commentId w16cid:paraId="4A7C9A2F" w16cid:durableId="29273144"/>
  <w16cid:commentId w16cid:paraId="35C3C2D3" w16cid:durableId="29E0FD68"/>
  <w16cid:commentId w16cid:paraId="4BC8A659" w16cid:durableId="292701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07FBF" w:rsidP="00740B0A" w:rsidRDefault="00E07FBF" w14:paraId="03094DD0" w14:textId="77777777">
      <w:r>
        <w:separator/>
      </w:r>
    </w:p>
  </w:endnote>
  <w:endnote w:type="continuationSeparator" w:id="0">
    <w:p w:rsidR="00E07FBF" w:rsidP="00740B0A" w:rsidRDefault="00E07FBF" w14:paraId="2F6A12E1" w14:textId="77777777">
      <w:r>
        <w:continuationSeparator/>
      </w:r>
    </w:p>
  </w:endnote>
  <w:endnote w:type="continuationNotice" w:id="1">
    <w:p w:rsidR="00E07FBF" w:rsidRDefault="00E07FBF" w14:paraId="597C8D16"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ProximaNova-Extrabld">
    <w:altName w:val="Calibri"/>
    <w:panose1 w:val="00000000000000000000"/>
    <w:charset w:val="00"/>
    <w:family w:val="swiss"/>
    <w:notTrueType/>
    <w:pitch w:val="default"/>
    <w:sig w:usb0="00000003" w:usb1="00000000" w:usb2="00000000" w:usb3="00000000" w:csb0="00000001" w:csb1="00000000"/>
  </w:font>
  <w:font w:name="ProximaNova-Bold">
    <w:altName w:val="Calibri"/>
    <w:panose1 w:val="00000000000000000000"/>
    <w:charset w:val="00"/>
    <w:family w:val="swiss"/>
    <w:notTrueType/>
    <w:pitch w:val="default"/>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Proxima Nova">
    <w:altName w:val="Tahoma"/>
    <w:charset w:val="00"/>
    <w:family w:val="auto"/>
    <w:pitch w:val="variable"/>
    <w:sig w:usb0="20000287" w:usb1="00000001" w:usb2="00000000" w:usb3="00000000" w:csb0="0000019F" w:csb1="00000000"/>
  </w:font>
  <w:font w:name="Proxima Nova Rg">
    <w:altName w:val="Tahoma"/>
    <w:panose1 w:val="00000000000000000000"/>
    <w:charset w:val="4D"/>
    <w:family w:val="auto"/>
    <w:notTrueType/>
    <w:pitch w:val="variable"/>
    <w:sig w:usb0="800000AF" w:usb1="5000E0FB" w:usb2="00000000" w:usb3="00000000" w:csb0="000001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8A2E3E" w:rsidRDefault="008A2E3E" w14:paraId="426643C2" w14:textId="7DDC100C">
    <w:pPr>
      <w:pStyle w:val="Footer"/>
    </w:pPr>
    <w:r w:rsidRPr="00304124">
      <w:rPr>
        <w:rFonts w:ascii="Proxima Nova Rg" w:hAnsi="Proxima Nova Rg"/>
        <w:noProof/>
        <w:color w:val="0070C0"/>
      </w:rPr>
      <w:drawing>
        <wp:anchor distT="0" distB="0" distL="114300" distR="114300" simplePos="0" relativeHeight="251658242" behindDoc="0" locked="0" layoutInCell="1" allowOverlap="1" wp14:anchorId="384FAC1C" wp14:editId="0A3D2E9E">
          <wp:simplePos x="0" y="0"/>
          <wp:positionH relativeFrom="column">
            <wp:posOffset>4953000</wp:posOffset>
          </wp:positionH>
          <wp:positionV relativeFrom="paragraph">
            <wp:posOffset>-491490</wp:posOffset>
          </wp:positionV>
          <wp:extent cx="1762668" cy="868680"/>
          <wp:effectExtent l="0" t="0" r="0" b="0"/>
          <wp:wrapSquare wrapText="bothSides"/>
          <wp:docPr id="1695542428" name="Picture 16955424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rot="21294950" flipV="1">
                    <a:off x="0" y="0"/>
                    <a:ext cx="1762668" cy="86868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07FBF" w:rsidP="00740B0A" w:rsidRDefault="00E07FBF" w14:paraId="0C2CCD3E" w14:textId="77777777">
      <w:r>
        <w:separator/>
      </w:r>
    </w:p>
  </w:footnote>
  <w:footnote w:type="continuationSeparator" w:id="0">
    <w:p w:rsidR="00E07FBF" w:rsidP="00740B0A" w:rsidRDefault="00E07FBF" w14:paraId="4E68E876" w14:textId="77777777">
      <w:r>
        <w:continuationSeparator/>
      </w:r>
    </w:p>
  </w:footnote>
  <w:footnote w:type="continuationNotice" w:id="1">
    <w:p w:rsidR="00E07FBF" w:rsidRDefault="00E07FBF" w14:paraId="18914761"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8A2E3E" w:rsidRDefault="008A2E3E" w14:paraId="5908CC45" w14:textId="09C953CD">
    <w:pPr>
      <w:pStyle w:val="Header"/>
    </w:pPr>
    <w:r>
      <w:rPr>
        <w:noProof/>
      </w:rPr>
      <w:drawing>
        <wp:anchor distT="0" distB="0" distL="114300" distR="114300" simplePos="0" relativeHeight="251658241" behindDoc="0" locked="0" layoutInCell="1" allowOverlap="1" wp14:anchorId="2AE02FF7" wp14:editId="161588EE">
          <wp:simplePos x="0" y="0"/>
          <wp:positionH relativeFrom="margin">
            <wp:posOffset>-838200</wp:posOffset>
          </wp:positionH>
          <wp:positionV relativeFrom="margin">
            <wp:posOffset>-1307888</wp:posOffset>
          </wp:positionV>
          <wp:extent cx="1245660" cy="841367"/>
          <wp:effectExtent l="0" t="0" r="0" b="0"/>
          <wp:wrapSquare wrapText="bothSides"/>
          <wp:docPr id="543758875" name="Picture 5437588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245660" cy="841367"/>
                  </a:xfrm>
                  <a:prstGeom prst="rect">
                    <a:avLst/>
                  </a:prstGeom>
                </pic:spPr>
              </pic:pic>
            </a:graphicData>
          </a:graphic>
          <wp14:sizeRelH relativeFrom="margin">
            <wp14:pctWidth>0</wp14:pctWidth>
          </wp14:sizeRelH>
          <wp14:sizeRelV relativeFrom="margin">
            <wp14:pctHeight>0</wp14:pctHeight>
          </wp14:sizeRelV>
        </wp:anchor>
      </w:drawing>
    </w:r>
    <w:r>
      <w:rPr>
        <w:rFonts w:ascii="Proxima Nova" w:hAnsi="Proxima Nova"/>
        <w:b/>
        <w:bCs/>
        <w:noProof/>
        <w:color w:val="2B579A"/>
        <w:sz w:val="36"/>
        <w:szCs w:val="36"/>
        <w:shd w:val="clear" w:color="auto" w:fill="E6E6E6"/>
        <w:lang w:val="en-GB"/>
      </w:rPr>
      <w:drawing>
        <wp:anchor distT="0" distB="0" distL="114300" distR="114300" simplePos="0" relativeHeight="251658240" behindDoc="0" locked="0" layoutInCell="1" allowOverlap="1" wp14:anchorId="4620F1CE" wp14:editId="56A8243B">
          <wp:simplePos x="0" y="0"/>
          <wp:positionH relativeFrom="column">
            <wp:posOffset>-914400</wp:posOffset>
          </wp:positionH>
          <wp:positionV relativeFrom="paragraph">
            <wp:posOffset>-499534</wp:posOffset>
          </wp:positionV>
          <wp:extent cx="7806267" cy="1460341"/>
          <wp:effectExtent l="0" t="0" r="0" b="635"/>
          <wp:wrapSquare wrapText="bothSides"/>
          <wp:docPr id="656227883" name="Picture 656227883" descr="A picture containing nature, smoke, spring, s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nature, smoke, spring, steam&#10;&#10;Description automatically generated"/>
                  <pic:cNvPicPr/>
                </pic:nvPicPr>
                <pic:blipFill rotWithShape="1">
                  <a:blip r:embed="rId2">
                    <a:extLst>
                      <a:ext uri="{28A0092B-C50C-407E-A947-70E740481C1C}">
                        <a14:useLocalDpi xmlns:a14="http://schemas.microsoft.com/office/drawing/2010/main" val="0"/>
                      </a:ext>
                    </a:extLst>
                  </a:blip>
                  <a:srcRect t="29967" b="19483"/>
                  <a:stretch/>
                </pic:blipFill>
                <pic:spPr bwMode="auto">
                  <a:xfrm>
                    <a:off x="0" y="0"/>
                    <a:ext cx="7806267" cy="14603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OrtZNwJC/JiGrS" int2:id="GLs7bVjR">
      <int2:state int2:value="Rejected" int2:type="AugLoop_Text_Critique"/>
    </int2:textHash>
    <int2:textHash int2:hashCode="lrFlbkxW0jJf/3" int2:id="Z544AAvi">
      <int2:state int2:value="Rejected" int2:type="AugLoop_Text_Critique"/>
    </int2:textHash>
    <int2:textHash int2:hashCode="PLQ92FMhGojthG" int2:id="oQ8MLclC">
      <int2:state int2:value="Rejected" int2:type="AugLoop_Text_Critique"/>
    </int2:textHash>
    <int2:textHash int2:hashCode="xANLfWXOWORlIL" int2:id="veTSGbIx">
      <int2:state int2:value="Rejected" int2:type="AugLoop_Text_Critique"/>
    </int2:textHash>
    <int2:textHash int2:hashCode="oEwiQlgG0ZeCq3" int2:id="wI7Ta1kP">
      <int2:state int2:value="Rejected" int2:type="AugLoop_Text_Critique"/>
    </int2:textHash>
    <int2:textHash int2:hashCode="ni8UUdXdlt6RIo" int2:id="x0Tbxrc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E3621"/>
    <w:multiLevelType w:val="multilevel"/>
    <w:tmpl w:val="5F5A7D24"/>
    <w:lvl w:ilvl="0">
      <w:start w:val="1"/>
      <w:numFmt w:val="bullet"/>
      <w:lvlText w:val=""/>
      <w:lvlJc w:val="left"/>
      <w:pPr>
        <w:ind w:left="0" w:hanging="360"/>
      </w:pPr>
      <w:rPr>
        <w:rFonts w:hint="default" w:ascii="Symbol" w:hAnsi="Symbol"/>
      </w:rPr>
    </w:lvl>
    <w:lvl w:ilvl="1">
      <w:start w:val="1"/>
      <w:numFmt w:val="decimal"/>
      <w:isLgl/>
      <w:lvlText w:val="%1.%2."/>
      <w:lvlJc w:val="left"/>
      <w:pPr>
        <w:ind w:left="-300" w:hanging="420"/>
      </w:pPr>
      <w:rPr>
        <w:rFonts w:hint="default"/>
        <w:b w:val="0"/>
      </w:rPr>
    </w:lvl>
    <w:lvl w:ilvl="2">
      <w:start w:val="1"/>
      <w:numFmt w:val="decimal"/>
      <w:isLgl/>
      <w:lvlText w:val="%1.%2.%3."/>
      <w:lvlJc w:val="left"/>
      <w:pPr>
        <w:ind w:left="360" w:hanging="720"/>
      </w:pPr>
      <w:rPr>
        <w:rFonts w:hint="default"/>
      </w:rPr>
    </w:lvl>
    <w:lvl w:ilvl="3">
      <w:start w:val="1"/>
      <w:numFmt w:val="decimal"/>
      <w:isLgl/>
      <w:lvlText w:val="%1.%2.%3.%4."/>
      <w:lvlJc w:val="left"/>
      <w:pPr>
        <w:ind w:left="360" w:hanging="720"/>
      </w:pPr>
      <w:rPr>
        <w:rFonts w:hint="default"/>
      </w:rPr>
    </w:lvl>
    <w:lvl w:ilvl="4">
      <w:start w:val="1"/>
      <w:numFmt w:val="decimal"/>
      <w:isLgl/>
      <w:lvlText w:val="%1.%2.%3.%4.%5."/>
      <w:lvlJc w:val="left"/>
      <w:pPr>
        <w:ind w:left="720" w:hanging="1080"/>
      </w:pPr>
      <w:rPr>
        <w:rFonts w:hint="default"/>
      </w:rPr>
    </w:lvl>
    <w:lvl w:ilvl="5">
      <w:start w:val="1"/>
      <w:numFmt w:val="decimal"/>
      <w:isLgl/>
      <w:lvlText w:val="%1.%2.%3.%4.%5.%6."/>
      <w:lvlJc w:val="left"/>
      <w:pPr>
        <w:ind w:left="720" w:hanging="1080"/>
      </w:pPr>
      <w:rPr>
        <w:rFonts w:hint="default"/>
      </w:rPr>
    </w:lvl>
    <w:lvl w:ilvl="6">
      <w:start w:val="1"/>
      <w:numFmt w:val="decimal"/>
      <w:isLgl/>
      <w:lvlText w:val="%1.%2.%3.%4.%5.%6.%7."/>
      <w:lvlJc w:val="left"/>
      <w:pPr>
        <w:ind w:left="1080" w:hanging="1440"/>
      </w:pPr>
      <w:rPr>
        <w:rFonts w:hint="default"/>
      </w:rPr>
    </w:lvl>
    <w:lvl w:ilvl="7">
      <w:start w:val="1"/>
      <w:numFmt w:val="decimal"/>
      <w:isLgl/>
      <w:lvlText w:val="%1.%2.%3.%4.%5.%6.%7.%8."/>
      <w:lvlJc w:val="left"/>
      <w:pPr>
        <w:ind w:left="1080" w:hanging="1440"/>
      </w:pPr>
      <w:rPr>
        <w:rFonts w:hint="default"/>
      </w:rPr>
    </w:lvl>
    <w:lvl w:ilvl="8">
      <w:start w:val="1"/>
      <w:numFmt w:val="decimal"/>
      <w:isLgl/>
      <w:lvlText w:val="%1.%2.%3.%4.%5.%6.%7.%8.%9."/>
      <w:lvlJc w:val="left"/>
      <w:pPr>
        <w:ind w:left="1440" w:hanging="1800"/>
      </w:pPr>
      <w:rPr>
        <w:rFonts w:hint="default"/>
      </w:rPr>
    </w:lvl>
  </w:abstractNum>
  <w:abstractNum w:abstractNumId="1" w15:restartNumberingAfterBreak="0">
    <w:nsid w:val="06951FA9"/>
    <w:multiLevelType w:val="hybridMultilevel"/>
    <w:tmpl w:val="CD4209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9E1359"/>
    <w:multiLevelType w:val="multilevel"/>
    <w:tmpl w:val="A790EB98"/>
    <w:lvl w:ilvl="0">
      <w:start w:val="1"/>
      <w:numFmt w:val="decimal"/>
      <w:lvlText w:val="%1."/>
      <w:lvlJc w:val="left"/>
      <w:pPr>
        <w:ind w:left="720" w:hanging="360"/>
      </w:pPr>
      <w:rPr>
        <w:rFonts w:hint="default"/>
        <w:sz w:val="28"/>
      </w:rPr>
    </w:lvl>
    <w:lvl w:ilvl="1">
      <w:start w:val="1"/>
      <w:numFmt w:val="decimal"/>
      <w:isLgl/>
      <w:lvlText w:val="%1.%2."/>
      <w:lvlJc w:val="left"/>
      <w:pPr>
        <w:ind w:left="420" w:hanging="4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E5E6FA7"/>
    <w:multiLevelType w:val="hybridMultilevel"/>
    <w:tmpl w:val="45FC60D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12DD4AE5"/>
    <w:multiLevelType w:val="hybridMultilevel"/>
    <w:tmpl w:val="93F49682"/>
    <w:lvl w:ilvl="0" w:tplc="5F908032">
      <w:numFmt w:val="bullet"/>
      <w:lvlText w:val="•"/>
      <w:lvlJc w:val="left"/>
      <w:pPr>
        <w:ind w:left="720" w:hanging="360"/>
      </w:pPr>
      <w:rPr>
        <w:rFonts w:hint="default" w:ascii="Calibri" w:hAnsi="Calibri" w:cs="Calibri" w:eastAsiaTheme="minorHAns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185A5BAE"/>
    <w:multiLevelType w:val="hybridMultilevel"/>
    <w:tmpl w:val="D1B48E7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18A240E1"/>
    <w:multiLevelType w:val="hybridMultilevel"/>
    <w:tmpl w:val="A02886CC"/>
    <w:lvl w:ilvl="0" w:tplc="BC42AE70">
      <w:numFmt w:val="bullet"/>
      <w:lvlText w:val="-"/>
      <w:lvlJc w:val="left"/>
      <w:pPr>
        <w:ind w:left="720" w:hanging="360"/>
      </w:pPr>
      <w:rPr>
        <w:rFonts w:hint="default" w:ascii="Calibri" w:hAnsi="Calibri" w:cs="Calibri" w:eastAsiaTheme="minorHAns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 w15:restartNumberingAfterBreak="0">
    <w:nsid w:val="1DCA7E8E"/>
    <w:multiLevelType w:val="multilevel"/>
    <w:tmpl w:val="A790EB98"/>
    <w:lvl w:ilvl="0">
      <w:start w:val="1"/>
      <w:numFmt w:val="decimal"/>
      <w:lvlText w:val="%1."/>
      <w:lvlJc w:val="left"/>
      <w:pPr>
        <w:ind w:left="720" w:hanging="360"/>
      </w:pPr>
      <w:rPr>
        <w:rFonts w:hint="default"/>
        <w:sz w:val="28"/>
      </w:rPr>
    </w:lvl>
    <w:lvl w:ilvl="1">
      <w:start w:val="1"/>
      <w:numFmt w:val="decimal"/>
      <w:isLgl/>
      <w:lvlText w:val="%1.%2."/>
      <w:lvlJc w:val="left"/>
      <w:pPr>
        <w:ind w:left="420" w:hanging="4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ED7B3A2"/>
    <w:multiLevelType w:val="hybridMultilevel"/>
    <w:tmpl w:val="D8FA840A"/>
    <w:lvl w:ilvl="0" w:tplc="D74275FC">
      <w:start w:val="1"/>
      <w:numFmt w:val="decimal"/>
      <w:lvlText w:val="%1."/>
      <w:lvlJc w:val="left"/>
      <w:pPr>
        <w:ind w:left="720" w:hanging="360"/>
      </w:pPr>
    </w:lvl>
    <w:lvl w:ilvl="1" w:tplc="A3269290">
      <w:start w:val="1"/>
      <w:numFmt w:val="lowerLetter"/>
      <w:lvlText w:val="%2."/>
      <w:lvlJc w:val="left"/>
      <w:pPr>
        <w:ind w:left="1440" w:hanging="360"/>
      </w:pPr>
    </w:lvl>
    <w:lvl w:ilvl="2" w:tplc="1D662B8C">
      <w:start w:val="1"/>
      <w:numFmt w:val="lowerRoman"/>
      <w:lvlText w:val="%3."/>
      <w:lvlJc w:val="right"/>
      <w:pPr>
        <w:ind w:left="2160" w:hanging="180"/>
      </w:pPr>
    </w:lvl>
    <w:lvl w:ilvl="3" w:tplc="0EC02A24">
      <w:start w:val="1"/>
      <w:numFmt w:val="decimal"/>
      <w:lvlText w:val="%4."/>
      <w:lvlJc w:val="left"/>
      <w:pPr>
        <w:ind w:left="2880" w:hanging="360"/>
      </w:pPr>
    </w:lvl>
    <w:lvl w:ilvl="4" w:tplc="EFBE049A">
      <w:start w:val="1"/>
      <w:numFmt w:val="lowerLetter"/>
      <w:lvlText w:val="%5."/>
      <w:lvlJc w:val="left"/>
      <w:pPr>
        <w:ind w:left="3600" w:hanging="360"/>
      </w:pPr>
    </w:lvl>
    <w:lvl w:ilvl="5" w:tplc="E18C54DE">
      <w:start w:val="1"/>
      <w:numFmt w:val="lowerRoman"/>
      <w:lvlText w:val="%6."/>
      <w:lvlJc w:val="right"/>
      <w:pPr>
        <w:ind w:left="4320" w:hanging="180"/>
      </w:pPr>
    </w:lvl>
    <w:lvl w:ilvl="6" w:tplc="41E424DA">
      <w:start w:val="1"/>
      <w:numFmt w:val="decimal"/>
      <w:lvlText w:val="%7."/>
      <w:lvlJc w:val="left"/>
      <w:pPr>
        <w:ind w:left="5040" w:hanging="360"/>
      </w:pPr>
    </w:lvl>
    <w:lvl w:ilvl="7" w:tplc="0B0C2EB6">
      <w:start w:val="1"/>
      <w:numFmt w:val="lowerLetter"/>
      <w:lvlText w:val="%8."/>
      <w:lvlJc w:val="left"/>
      <w:pPr>
        <w:ind w:left="5760" w:hanging="360"/>
      </w:pPr>
    </w:lvl>
    <w:lvl w:ilvl="8" w:tplc="79181E3C">
      <w:start w:val="1"/>
      <w:numFmt w:val="lowerRoman"/>
      <w:lvlText w:val="%9."/>
      <w:lvlJc w:val="right"/>
      <w:pPr>
        <w:ind w:left="6480" w:hanging="180"/>
      </w:pPr>
    </w:lvl>
  </w:abstractNum>
  <w:abstractNum w:abstractNumId="9" w15:restartNumberingAfterBreak="0">
    <w:nsid w:val="2055185E"/>
    <w:multiLevelType w:val="multilevel"/>
    <w:tmpl w:val="5F5A7D24"/>
    <w:lvl w:ilvl="0">
      <w:start w:val="1"/>
      <w:numFmt w:val="bullet"/>
      <w:lvlText w:val=""/>
      <w:lvlJc w:val="left"/>
      <w:pPr>
        <w:ind w:left="720" w:hanging="360"/>
      </w:pPr>
      <w:rPr>
        <w:rFonts w:hint="default" w:ascii="Symbol" w:hAnsi="Symbol"/>
      </w:rPr>
    </w:lvl>
    <w:lvl w:ilvl="1">
      <w:start w:val="1"/>
      <w:numFmt w:val="decimal"/>
      <w:isLgl/>
      <w:lvlText w:val="%1.%2."/>
      <w:lvlJc w:val="left"/>
      <w:pPr>
        <w:ind w:left="420" w:hanging="4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233BD23"/>
    <w:multiLevelType w:val="hybridMultilevel"/>
    <w:tmpl w:val="3DBE371A"/>
    <w:lvl w:ilvl="0" w:tplc="3F8E8836">
      <w:start w:val="1"/>
      <w:numFmt w:val="decimal"/>
      <w:lvlText w:val="%1)"/>
      <w:lvlJc w:val="left"/>
      <w:pPr>
        <w:ind w:left="720" w:hanging="360"/>
      </w:pPr>
    </w:lvl>
    <w:lvl w:ilvl="1" w:tplc="1D3ABAE4">
      <w:start w:val="1"/>
      <w:numFmt w:val="lowerLetter"/>
      <w:lvlText w:val="%2."/>
      <w:lvlJc w:val="left"/>
      <w:pPr>
        <w:ind w:left="1440" w:hanging="360"/>
      </w:pPr>
    </w:lvl>
    <w:lvl w:ilvl="2" w:tplc="5A1C7062">
      <w:start w:val="1"/>
      <w:numFmt w:val="lowerRoman"/>
      <w:lvlText w:val="%3."/>
      <w:lvlJc w:val="right"/>
      <w:pPr>
        <w:ind w:left="2160" w:hanging="180"/>
      </w:pPr>
    </w:lvl>
    <w:lvl w:ilvl="3" w:tplc="FBC67C26">
      <w:start w:val="1"/>
      <w:numFmt w:val="decimal"/>
      <w:lvlText w:val="%4."/>
      <w:lvlJc w:val="left"/>
      <w:pPr>
        <w:ind w:left="2880" w:hanging="360"/>
      </w:pPr>
    </w:lvl>
    <w:lvl w:ilvl="4" w:tplc="298EB20A">
      <w:start w:val="1"/>
      <w:numFmt w:val="lowerLetter"/>
      <w:lvlText w:val="%5."/>
      <w:lvlJc w:val="left"/>
      <w:pPr>
        <w:ind w:left="3600" w:hanging="360"/>
      </w:pPr>
    </w:lvl>
    <w:lvl w:ilvl="5" w:tplc="DFAECCD2">
      <w:start w:val="1"/>
      <w:numFmt w:val="lowerRoman"/>
      <w:lvlText w:val="%6."/>
      <w:lvlJc w:val="right"/>
      <w:pPr>
        <w:ind w:left="4320" w:hanging="180"/>
      </w:pPr>
    </w:lvl>
    <w:lvl w:ilvl="6" w:tplc="1E865336">
      <w:start w:val="1"/>
      <w:numFmt w:val="decimal"/>
      <w:lvlText w:val="%7."/>
      <w:lvlJc w:val="left"/>
      <w:pPr>
        <w:ind w:left="5040" w:hanging="360"/>
      </w:pPr>
    </w:lvl>
    <w:lvl w:ilvl="7" w:tplc="C8B2F530">
      <w:start w:val="1"/>
      <w:numFmt w:val="lowerLetter"/>
      <w:lvlText w:val="%8."/>
      <w:lvlJc w:val="left"/>
      <w:pPr>
        <w:ind w:left="5760" w:hanging="360"/>
      </w:pPr>
    </w:lvl>
    <w:lvl w:ilvl="8" w:tplc="EE6AD8DE">
      <w:start w:val="1"/>
      <w:numFmt w:val="lowerRoman"/>
      <w:lvlText w:val="%9."/>
      <w:lvlJc w:val="right"/>
      <w:pPr>
        <w:ind w:left="6480" w:hanging="180"/>
      </w:pPr>
    </w:lvl>
  </w:abstractNum>
  <w:abstractNum w:abstractNumId="11" w15:restartNumberingAfterBreak="0">
    <w:nsid w:val="23F35EF1"/>
    <w:multiLevelType w:val="multilevel"/>
    <w:tmpl w:val="5F5A7D24"/>
    <w:lvl w:ilvl="0">
      <w:start w:val="1"/>
      <w:numFmt w:val="bullet"/>
      <w:lvlText w:val=""/>
      <w:lvlJc w:val="left"/>
      <w:pPr>
        <w:ind w:left="720" w:hanging="360"/>
      </w:pPr>
      <w:rPr>
        <w:rFonts w:hint="default" w:ascii="Symbol" w:hAnsi="Symbol"/>
      </w:rPr>
    </w:lvl>
    <w:lvl w:ilvl="1">
      <w:start w:val="1"/>
      <w:numFmt w:val="decimal"/>
      <w:isLgl/>
      <w:lvlText w:val="%1.%2."/>
      <w:lvlJc w:val="left"/>
      <w:pPr>
        <w:ind w:left="420" w:hanging="4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5113613"/>
    <w:multiLevelType w:val="hybridMultilevel"/>
    <w:tmpl w:val="9E882E74"/>
    <w:lvl w:ilvl="0" w:tplc="E6DE6936">
      <w:numFmt w:val="bullet"/>
      <w:lvlText w:val="•"/>
      <w:lvlJc w:val="left"/>
      <w:pPr>
        <w:ind w:left="720" w:hanging="360"/>
      </w:pPr>
      <w:rPr>
        <w:rFonts w:hint="default" w:ascii="Calibri" w:hAnsi="Calibri" w:cs="Calibri" w:eastAsiaTheme="minorHAns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3" w15:restartNumberingAfterBreak="0">
    <w:nsid w:val="2FDC36A0"/>
    <w:multiLevelType w:val="multilevel"/>
    <w:tmpl w:val="5F5A7D24"/>
    <w:lvl w:ilvl="0">
      <w:start w:val="1"/>
      <w:numFmt w:val="bullet"/>
      <w:lvlText w:val=""/>
      <w:lvlJc w:val="left"/>
      <w:pPr>
        <w:ind w:left="720" w:hanging="360"/>
      </w:pPr>
      <w:rPr>
        <w:rFonts w:hint="default" w:ascii="Symbol" w:hAnsi="Symbol"/>
      </w:rPr>
    </w:lvl>
    <w:lvl w:ilvl="1">
      <w:start w:val="1"/>
      <w:numFmt w:val="decimal"/>
      <w:isLgl/>
      <w:lvlText w:val="%1.%2."/>
      <w:lvlJc w:val="left"/>
      <w:pPr>
        <w:ind w:left="420" w:hanging="4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FAF530C"/>
    <w:multiLevelType w:val="multilevel"/>
    <w:tmpl w:val="5F5A7D24"/>
    <w:lvl w:ilvl="0">
      <w:start w:val="1"/>
      <w:numFmt w:val="bullet"/>
      <w:lvlText w:val=""/>
      <w:lvlJc w:val="left"/>
      <w:pPr>
        <w:ind w:left="720" w:hanging="360"/>
      </w:pPr>
      <w:rPr>
        <w:rFonts w:hint="default" w:ascii="Symbol" w:hAnsi="Symbol"/>
      </w:rPr>
    </w:lvl>
    <w:lvl w:ilvl="1">
      <w:start w:val="1"/>
      <w:numFmt w:val="decimal"/>
      <w:isLgl/>
      <w:lvlText w:val="%1.%2."/>
      <w:lvlJc w:val="left"/>
      <w:pPr>
        <w:ind w:left="420" w:hanging="4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0E67FE0"/>
    <w:multiLevelType w:val="multilevel"/>
    <w:tmpl w:val="5F5A7D24"/>
    <w:lvl w:ilvl="0">
      <w:start w:val="1"/>
      <w:numFmt w:val="bullet"/>
      <w:lvlText w:val=""/>
      <w:lvlJc w:val="left"/>
      <w:pPr>
        <w:ind w:left="720" w:hanging="360"/>
      </w:pPr>
      <w:rPr>
        <w:rFonts w:hint="default" w:ascii="Symbol" w:hAnsi="Symbol"/>
      </w:rPr>
    </w:lvl>
    <w:lvl w:ilvl="1">
      <w:start w:val="1"/>
      <w:numFmt w:val="decimal"/>
      <w:isLgl/>
      <w:lvlText w:val="%1.%2."/>
      <w:lvlJc w:val="left"/>
      <w:pPr>
        <w:ind w:left="420" w:hanging="4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2FB57A3"/>
    <w:multiLevelType w:val="hybridMultilevel"/>
    <w:tmpl w:val="AEAA3370"/>
    <w:lvl w:ilvl="0" w:tplc="59AA4FA4">
      <w:numFmt w:val="bullet"/>
      <w:lvlText w:val="-"/>
      <w:lvlJc w:val="left"/>
      <w:pPr>
        <w:ind w:left="720" w:hanging="360"/>
      </w:pPr>
      <w:rPr>
        <w:rFonts w:hint="default" w:ascii="Calibri" w:hAnsi="Calibri" w:cs="Calibri" w:eastAsiaTheme="minorHAns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7" w15:restartNumberingAfterBreak="0">
    <w:nsid w:val="47D507E0"/>
    <w:multiLevelType w:val="multilevel"/>
    <w:tmpl w:val="5F5A7D24"/>
    <w:lvl w:ilvl="0">
      <w:start w:val="1"/>
      <w:numFmt w:val="bullet"/>
      <w:lvlText w:val=""/>
      <w:lvlJc w:val="left"/>
      <w:pPr>
        <w:ind w:left="720" w:hanging="360"/>
      </w:pPr>
      <w:rPr>
        <w:rFonts w:hint="default" w:ascii="Symbol" w:hAnsi="Symbol"/>
      </w:rPr>
    </w:lvl>
    <w:lvl w:ilvl="1">
      <w:start w:val="1"/>
      <w:numFmt w:val="decimal"/>
      <w:isLgl/>
      <w:lvlText w:val="%1.%2."/>
      <w:lvlJc w:val="left"/>
      <w:pPr>
        <w:ind w:left="420" w:hanging="4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9DFE87A"/>
    <w:multiLevelType w:val="hybridMultilevel"/>
    <w:tmpl w:val="A17CB77C"/>
    <w:lvl w:ilvl="0" w:tplc="8DBCF8D8">
      <w:start w:val="1"/>
      <w:numFmt w:val="decimal"/>
      <w:lvlText w:val="%1)"/>
      <w:lvlJc w:val="left"/>
      <w:pPr>
        <w:ind w:left="720" w:hanging="360"/>
      </w:pPr>
    </w:lvl>
    <w:lvl w:ilvl="1" w:tplc="302EE2D0">
      <w:start w:val="1"/>
      <w:numFmt w:val="lowerLetter"/>
      <w:lvlText w:val="%2."/>
      <w:lvlJc w:val="left"/>
      <w:pPr>
        <w:ind w:left="1440" w:hanging="360"/>
      </w:pPr>
    </w:lvl>
    <w:lvl w:ilvl="2" w:tplc="032C1B0A">
      <w:start w:val="1"/>
      <w:numFmt w:val="lowerRoman"/>
      <w:lvlText w:val="%3."/>
      <w:lvlJc w:val="right"/>
      <w:pPr>
        <w:ind w:left="2160" w:hanging="180"/>
      </w:pPr>
    </w:lvl>
    <w:lvl w:ilvl="3" w:tplc="A24CAB42">
      <w:start w:val="1"/>
      <w:numFmt w:val="decimal"/>
      <w:lvlText w:val="%4."/>
      <w:lvlJc w:val="left"/>
      <w:pPr>
        <w:ind w:left="2880" w:hanging="360"/>
      </w:pPr>
    </w:lvl>
    <w:lvl w:ilvl="4" w:tplc="A1F0F63A">
      <w:start w:val="1"/>
      <w:numFmt w:val="lowerLetter"/>
      <w:lvlText w:val="%5."/>
      <w:lvlJc w:val="left"/>
      <w:pPr>
        <w:ind w:left="3600" w:hanging="360"/>
      </w:pPr>
    </w:lvl>
    <w:lvl w:ilvl="5" w:tplc="8F9E1116">
      <w:start w:val="1"/>
      <w:numFmt w:val="lowerRoman"/>
      <w:lvlText w:val="%6."/>
      <w:lvlJc w:val="right"/>
      <w:pPr>
        <w:ind w:left="4320" w:hanging="180"/>
      </w:pPr>
    </w:lvl>
    <w:lvl w:ilvl="6" w:tplc="CEA085EC">
      <w:start w:val="1"/>
      <w:numFmt w:val="decimal"/>
      <w:lvlText w:val="%7."/>
      <w:lvlJc w:val="left"/>
      <w:pPr>
        <w:ind w:left="5040" w:hanging="360"/>
      </w:pPr>
    </w:lvl>
    <w:lvl w:ilvl="7" w:tplc="4496A326">
      <w:start w:val="1"/>
      <w:numFmt w:val="lowerLetter"/>
      <w:lvlText w:val="%8."/>
      <w:lvlJc w:val="left"/>
      <w:pPr>
        <w:ind w:left="5760" w:hanging="360"/>
      </w:pPr>
    </w:lvl>
    <w:lvl w:ilvl="8" w:tplc="5AE696CA">
      <w:start w:val="1"/>
      <w:numFmt w:val="lowerRoman"/>
      <w:lvlText w:val="%9."/>
      <w:lvlJc w:val="right"/>
      <w:pPr>
        <w:ind w:left="6480" w:hanging="180"/>
      </w:pPr>
    </w:lvl>
  </w:abstractNum>
  <w:abstractNum w:abstractNumId="19" w15:restartNumberingAfterBreak="0">
    <w:nsid w:val="527A4C5B"/>
    <w:multiLevelType w:val="hybridMultilevel"/>
    <w:tmpl w:val="F1200D2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0" w15:restartNumberingAfterBreak="0">
    <w:nsid w:val="53E13055"/>
    <w:multiLevelType w:val="multilevel"/>
    <w:tmpl w:val="5F5A7D24"/>
    <w:lvl w:ilvl="0">
      <w:start w:val="1"/>
      <w:numFmt w:val="bullet"/>
      <w:lvlText w:val=""/>
      <w:lvlJc w:val="left"/>
      <w:pPr>
        <w:ind w:left="720" w:hanging="360"/>
      </w:pPr>
      <w:rPr>
        <w:rFonts w:hint="default" w:ascii="Symbol" w:hAnsi="Symbol"/>
      </w:rPr>
    </w:lvl>
    <w:lvl w:ilvl="1">
      <w:start w:val="1"/>
      <w:numFmt w:val="decimal"/>
      <w:isLgl/>
      <w:lvlText w:val="%1.%2."/>
      <w:lvlJc w:val="left"/>
      <w:pPr>
        <w:ind w:left="420" w:hanging="4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4946A2F"/>
    <w:multiLevelType w:val="hybridMultilevel"/>
    <w:tmpl w:val="3C481CE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2" w15:restartNumberingAfterBreak="0">
    <w:nsid w:val="56275A8D"/>
    <w:multiLevelType w:val="multilevel"/>
    <w:tmpl w:val="43965E42"/>
    <w:styleLink w:val="CurrentList1"/>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7757E5A"/>
    <w:multiLevelType w:val="multilevel"/>
    <w:tmpl w:val="5F5A7D24"/>
    <w:lvl w:ilvl="0">
      <w:start w:val="1"/>
      <w:numFmt w:val="bullet"/>
      <w:lvlText w:val=""/>
      <w:lvlJc w:val="left"/>
      <w:pPr>
        <w:ind w:left="720" w:hanging="360"/>
      </w:pPr>
      <w:rPr>
        <w:rFonts w:hint="default" w:ascii="Symbol" w:hAnsi="Symbol"/>
      </w:rPr>
    </w:lvl>
    <w:lvl w:ilvl="1">
      <w:start w:val="1"/>
      <w:numFmt w:val="decimal"/>
      <w:isLgl/>
      <w:lvlText w:val="%1.%2."/>
      <w:lvlJc w:val="left"/>
      <w:pPr>
        <w:ind w:left="420" w:hanging="4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B470C89"/>
    <w:multiLevelType w:val="multilevel"/>
    <w:tmpl w:val="5F5A7D24"/>
    <w:lvl w:ilvl="0">
      <w:start w:val="1"/>
      <w:numFmt w:val="bullet"/>
      <w:lvlText w:val=""/>
      <w:lvlJc w:val="left"/>
      <w:pPr>
        <w:ind w:left="720" w:hanging="360"/>
      </w:pPr>
      <w:rPr>
        <w:rFonts w:hint="default" w:ascii="Symbol" w:hAnsi="Symbol"/>
      </w:rPr>
    </w:lvl>
    <w:lvl w:ilvl="1">
      <w:start w:val="1"/>
      <w:numFmt w:val="decimal"/>
      <w:isLgl/>
      <w:lvlText w:val="%1.%2."/>
      <w:lvlJc w:val="left"/>
      <w:pPr>
        <w:ind w:left="420" w:hanging="4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BCB9B95"/>
    <w:multiLevelType w:val="hybridMultilevel"/>
    <w:tmpl w:val="EFFAEF44"/>
    <w:lvl w:ilvl="0" w:tplc="8C84403E">
      <w:numFmt w:val="none"/>
      <w:lvlText w:val=""/>
      <w:lvlJc w:val="left"/>
      <w:pPr>
        <w:tabs>
          <w:tab w:val="num" w:pos="360"/>
        </w:tabs>
      </w:pPr>
    </w:lvl>
    <w:lvl w:ilvl="1" w:tplc="1CD4755C">
      <w:start w:val="1"/>
      <w:numFmt w:val="lowerLetter"/>
      <w:lvlText w:val="%2."/>
      <w:lvlJc w:val="left"/>
      <w:pPr>
        <w:ind w:left="1440" w:hanging="360"/>
      </w:pPr>
    </w:lvl>
    <w:lvl w:ilvl="2" w:tplc="BC6E7E56">
      <w:start w:val="1"/>
      <w:numFmt w:val="lowerRoman"/>
      <w:lvlText w:val="%3."/>
      <w:lvlJc w:val="right"/>
      <w:pPr>
        <w:ind w:left="2160" w:hanging="180"/>
      </w:pPr>
    </w:lvl>
    <w:lvl w:ilvl="3" w:tplc="12C2EC96">
      <w:start w:val="1"/>
      <w:numFmt w:val="decimal"/>
      <w:lvlText w:val="%4."/>
      <w:lvlJc w:val="left"/>
      <w:pPr>
        <w:ind w:left="2880" w:hanging="360"/>
      </w:pPr>
    </w:lvl>
    <w:lvl w:ilvl="4" w:tplc="FCA01EC2">
      <w:start w:val="1"/>
      <w:numFmt w:val="lowerLetter"/>
      <w:lvlText w:val="%5."/>
      <w:lvlJc w:val="left"/>
      <w:pPr>
        <w:ind w:left="3600" w:hanging="360"/>
      </w:pPr>
    </w:lvl>
    <w:lvl w:ilvl="5" w:tplc="4742FC78">
      <w:start w:val="1"/>
      <w:numFmt w:val="lowerRoman"/>
      <w:lvlText w:val="%6."/>
      <w:lvlJc w:val="right"/>
      <w:pPr>
        <w:ind w:left="4320" w:hanging="180"/>
      </w:pPr>
    </w:lvl>
    <w:lvl w:ilvl="6" w:tplc="3D9CF7CC">
      <w:start w:val="1"/>
      <w:numFmt w:val="decimal"/>
      <w:lvlText w:val="%7."/>
      <w:lvlJc w:val="left"/>
      <w:pPr>
        <w:ind w:left="5040" w:hanging="360"/>
      </w:pPr>
    </w:lvl>
    <w:lvl w:ilvl="7" w:tplc="ED30E95C">
      <w:start w:val="1"/>
      <w:numFmt w:val="lowerLetter"/>
      <w:lvlText w:val="%8."/>
      <w:lvlJc w:val="left"/>
      <w:pPr>
        <w:ind w:left="5760" w:hanging="360"/>
      </w:pPr>
    </w:lvl>
    <w:lvl w:ilvl="8" w:tplc="F17E0120">
      <w:start w:val="1"/>
      <w:numFmt w:val="lowerRoman"/>
      <w:lvlText w:val="%9."/>
      <w:lvlJc w:val="right"/>
      <w:pPr>
        <w:ind w:left="6480" w:hanging="180"/>
      </w:pPr>
    </w:lvl>
  </w:abstractNum>
  <w:abstractNum w:abstractNumId="26" w15:restartNumberingAfterBreak="0">
    <w:nsid w:val="5D682261"/>
    <w:multiLevelType w:val="hybridMultilevel"/>
    <w:tmpl w:val="5164F59E"/>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7" w15:restartNumberingAfterBreak="0">
    <w:nsid w:val="60967DEC"/>
    <w:multiLevelType w:val="hybridMultilevel"/>
    <w:tmpl w:val="32CC0394"/>
    <w:lvl w:ilvl="0" w:tplc="8A602E26">
      <w:start w:val="1"/>
      <w:numFmt w:val="decimal"/>
      <w:lvlText w:val="%1)"/>
      <w:lvlJc w:val="left"/>
      <w:pPr>
        <w:ind w:left="720" w:hanging="360"/>
      </w:pPr>
    </w:lvl>
    <w:lvl w:ilvl="1" w:tplc="F7C04B30">
      <w:start w:val="1"/>
      <w:numFmt w:val="lowerLetter"/>
      <w:lvlText w:val="%2."/>
      <w:lvlJc w:val="left"/>
      <w:pPr>
        <w:ind w:left="1440" w:hanging="360"/>
      </w:pPr>
    </w:lvl>
    <w:lvl w:ilvl="2" w:tplc="EFC86112">
      <w:start w:val="1"/>
      <w:numFmt w:val="lowerRoman"/>
      <w:lvlText w:val="%3."/>
      <w:lvlJc w:val="right"/>
      <w:pPr>
        <w:ind w:left="2160" w:hanging="180"/>
      </w:pPr>
    </w:lvl>
    <w:lvl w:ilvl="3" w:tplc="4CF81F82">
      <w:start w:val="1"/>
      <w:numFmt w:val="decimal"/>
      <w:lvlText w:val="%4."/>
      <w:lvlJc w:val="left"/>
      <w:pPr>
        <w:ind w:left="2880" w:hanging="360"/>
      </w:pPr>
    </w:lvl>
    <w:lvl w:ilvl="4" w:tplc="0074BC02">
      <w:start w:val="1"/>
      <w:numFmt w:val="lowerLetter"/>
      <w:lvlText w:val="%5."/>
      <w:lvlJc w:val="left"/>
      <w:pPr>
        <w:ind w:left="3600" w:hanging="360"/>
      </w:pPr>
    </w:lvl>
    <w:lvl w:ilvl="5" w:tplc="0D3C37E2">
      <w:start w:val="1"/>
      <w:numFmt w:val="lowerRoman"/>
      <w:lvlText w:val="%6."/>
      <w:lvlJc w:val="right"/>
      <w:pPr>
        <w:ind w:left="4320" w:hanging="180"/>
      </w:pPr>
    </w:lvl>
    <w:lvl w:ilvl="6" w:tplc="20FA5EF2">
      <w:start w:val="1"/>
      <w:numFmt w:val="decimal"/>
      <w:lvlText w:val="%7."/>
      <w:lvlJc w:val="left"/>
      <w:pPr>
        <w:ind w:left="5040" w:hanging="360"/>
      </w:pPr>
    </w:lvl>
    <w:lvl w:ilvl="7" w:tplc="DEC497BE">
      <w:start w:val="1"/>
      <w:numFmt w:val="lowerLetter"/>
      <w:lvlText w:val="%8."/>
      <w:lvlJc w:val="left"/>
      <w:pPr>
        <w:ind w:left="5760" w:hanging="360"/>
      </w:pPr>
    </w:lvl>
    <w:lvl w:ilvl="8" w:tplc="F0D80D8A">
      <w:start w:val="1"/>
      <w:numFmt w:val="lowerRoman"/>
      <w:lvlText w:val="%9."/>
      <w:lvlJc w:val="right"/>
      <w:pPr>
        <w:ind w:left="6480" w:hanging="180"/>
      </w:pPr>
    </w:lvl>
  </w:abstractNum>
  <w:abstractNum w:abstractNumId="28" w15:restartNumberingAfterBreak="0">
    <w:nsid w:val="626C19D7"/>
    <w:multiLevelType w:val="hybridMultilevel"/>
    <w:tmpl w:val="7DEC2792"/>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6D71892"/>
    <w:multiLevelType w:val="hybridMultilevel"/>
    <w:tmpl w:val="BA40DF9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0" w15:restartNumberingAfterBreak="0">
    <w:nsid w:val="6C843D4D"/>
    <w:multiLevelType w:val="hybridMultilevel"/>
    <w:tmpl w:val="CB60DC02"/>
    <w:lvl w:ilvl="0" w:tplc="B4409952">
      <w:start w:val="1"/>
      <w:numFmt w:val="bullet"/>
      <w:lvlText w:val=""/>
      <w:lvlJc w:val="left"/>
      <w:pPr>
        <w:ind w:left="720" w:hanging="360"/>
      </w:pPr>
      <w:rPr>
        <w:rFonts w:hint="default" w:ascii="Symbol" w:hAnsi="Symbol"/>
      </w:rPr>
    </w:lvl>
    <w:lvl w:ilvl="1" w:tplc="548E4594">
      <w:start w:val="1"/>
      <w:numFmt w:val="bullet"/>
      <w:lvlText w:val="o"/>
      <w:lvlJc w:val="left"/>
      <w:pPr>
        <w:ind w:left="1440" w:hanging="360"/>
      </w:pPr>
      <w:rPr>
        <w:rFonts w:hint="default" w:ascii="Courier New" w:hAnsi="Courier New"/>
      </w:rPr>
    </w:lvl>
    <w:lvl w:ilvl="2" w:tplc="B4221570">
      <w:start w:val="1"/>
      <w:numFmt w:val="bullet"/>
      <w:lvlText w:val=""/>
      <w:lvlJc w:val="left"/>
      <w:pPr>
        <w:ind w:left="2160" w:hanging="360"/>
      </w:pPr>
      <w:rPr>
        <w:rFonts w:hint="default" w:ascii="Wingdings" w:hAnsi="Wingdings"/>
      </w:rPr>
    </w:lvl>
    <w:lvl w:ilvl="3" w:tplc="E4E83D6A">
      <w:start w:val="1"/>
      <w:numFmt w:val="bullet"/>
      <w:lvlText w:val=""/>
      <w:lvlJc w:val="left"/>
      <w:pPr>
        <w:ind w:left="2880" w:hanging="360"/>
      </w:pPr>
      <w:rPr>
        <w:rFonts w:hint="default" w:ascii="Symbol" w:hAnsi="Symbol"/>
      </w:rPr>
    </w:lvl>
    <w:lvl w:ilvl="4" w:tplc="705E5986">
      <w:start w:val="1"/>
      <w:numFmt w:val="bullet"/>
      <w:lvlText w:val="o"/>
      <w:lvlJc w:val="left"/>
      <w:pPr>
        <w:ind w:left="3600" w:hanging="360"/>
      </w:pPr>
      <w:rPr>
        <w:rFonts w:hint="default" w:ascii="Courier New" w:hAnsi="Courier New"/>
      </w:rPr>
    </w:lvl>
    <w:lvl w:ilvl="5" w:tplc="C0F8601C">
      <w:start w:val="1"/>
      <w:numFmt w:val="bullet"/>
      <w:lvlText w:val=""/>
      <w:lvlJc w:val="left"/>
      <w:pPr>
        <w:ind w:left="4320" w:hanging="360"/>
      </w:pPr>
      <w:rPr>
        <w:rFonts w:hint="default" w:ascii="Wingdings" w:hAnsi="Wingdings"/>
      </w:rPr>
    </w:lvl>
    <w:lvl w:ilvl="6" w:tplc="8D14C0A0">
      <w:start w:val="1"/>
      <w:numFmt w:val="bullet"/>
      <w:lvlText w:val=""/>
      <w:lvlJc w:val="left"/>
      <w:pPr>
        <w:ind w:left="5040" w:hanging="360"/>
      </w:pPr>
      <w:rPr>
        <w:rFonts w:hint="default" w:ascii="Symbol" w:hAnsi="Symbol"/>
      </w:rPr>
    </w:lvl>
    <w:lvl w:ilvl="7" w:tplc="5D482B72">
      <w:start w:val="1"/>
      <w:numFmt w:val="bullet"/>
      <w:lvlText w:val="o"/>
      <w:lvlJc w:val="left"/>
      <w:pPr>
        <w:ind w:left="5760" w:hanging="360"/>
      </w:pPr>
      <w:rPr>
        <w:rFonts w:hint="default" w:ascii="Courier New" w:hAnsi="Courier New"/>
      </w:rPr>
    </w:lvl>
    <w:lvl w:ilvl="8" w:tplc="0FC2D5BA">
      <w:start w:val="1"/>
      <w:numFmt w:val="bullet"/>
      <w:lvlText w:val=""/>
      <w:lvlJc w:val="left"/>
      <w:pPr>
        <w:ind w:left="6480" w:hanging="360"/>
      </w:pPr>
      <w:rPr>
        <w:rFonts w:hint="default" w:ascii="Wingdings" w:hAnsi="Wingdings"/>
      </w:rPr>
    </w:lvl>
  </w:abstractNum>
  <w:abstractNum w:abstractNumId="31" w15:restartNumberingAfterBreak="0">
    <w:nsid w:val="6E1152BD"/>
    <w:multiLevelType w:val="multilevel"/>
    <w:tmpl w:val="CF30F242"/>
    <w:lvl w:ilvl="0">
      <w:start w:val="1"/>
      <w:numFmt w:val="bullet"/>
      <w:lvlText w:val=""/>
      <w:lvlJc w:val="left"/>
      <w:pPr>
        <w:tabs>
          <w:tab w:val="num" w:pos="720"/>
        </w:tabs>
        <w:ind w:left="720" w:hanging="360"/>
      </w:pPr>
      <w:rPr>
        <w:rFonts w:hint="default" w:ascii="Symbol" w:hAnsi="Symbo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F5001D"/>
    <w:multiLevelType w:val="multilevel"/>
    <w:tmpl w:val="5F5A7D24"/>
    <w:lvl w:ilvl="0">
      <w:start w:val="1"/>
      <w:numFmt w:val="bullet"/>
      <w:lvlText w:val=""/>
      <w:lvlJc w:val="left"/>
      <w:pPr>
        <w:ind w:left="720" w:hanging="360"/>
      </w:pPr>
      <w:rPr>
        <w:rFonts w:hint="default" w:ascii="Symbol" w:hAnsi="Symbol"/>
      </w:rPr>
    </w:lvl>
    <w:lvl w:ilvl="1">
      <w:start w:val="1"/>
      <w:numFmt w:val="decimal"/>
      <w:isLgl/>
      <w:lvlText w:val="%1.%2."/>
      <w:lvlJc w:val="left"/>
      <w:pPr>
        <w:ind w:left="420" w:hanging="4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7083D1F"/>
    <w:multiLevelType w:val="hybridMultilevel"/>
    <w:tmpl w:val="3458819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4" w15:restartNumberingAfterBreak="0">
    <w:nsid w:val="781C21F1"/>
    <w:multiLevelType w:val="multilevel"/>
    <w:tmpl w:val="5F5A7D24"/>
    <w:lvl w:ilvl="0">
      <w:start w:val="1"/>
      <w:numFmt w:val="bullet"/>
      <w:lvlText w:val=""/>
      <w:lvlJc w:val="left"/>
      <w:pPr>
        <w:ind w:left="720" w:hanging="360"/>
      </w:pPr>
      <w:rPr>
        <w:rFonts w:hint="default" w:ascii="Symbol" w:hAnsi="Symbol"/>
      </w:rPr>
    </w:lvl>
    <w:lvl w:ilvl="1">
      <w:start w:val="1"/>
      <w:numFmt w:val="decimal"/>
      <w:isLgl/>
      <w:lvlText w:val="%1.%2."/>
      <w:lvlJc w:val="left"/>
      <w:pPr>
        <w:ind w:left="420" w:hanging="4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D85326A"/>
    <w:multiLevelType w:val="hybridMultilevel"/>
    <w:tmpl w:val="7A94E3F4"/>
    <w:lvl w:ilvl="0" w:tplc="BD8AE02C">
      <w:numFmt w:val="bullet"/>
      <w:lvlText w:val=""/>
      <w:lvlJc w:val="left"/>
      <w:pPr>
        <w:ind w:left="720" w:hanging="360"/>
      </w:pPr>
      <w:rPr>
        <w:rFonts w:hint="default" w:ascii="Wingdings" w:hAnsi="Wingdings" w:eastAsia="Times New Roman" w:cs="Times New Roman"/>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16cid:durableId="1182931560">
    <w:abstractNumId w:val="27"/>
  </w:num>
  <w:num w:numId="2" w16cid:durableId="1050110321">
    <w:abstractNumId w:val="18"/>
  </w:num>
  <w:num w:numId="3" w16cid:durableId="1374575638">
    <w:abstractNumId w:val="10"/>
  </w:num>
  <w:num w:numId="4" w16cid:durableId="680819713">
    <w:abstractNumId w:val="8"/>
  </w:num>
  <w:num w:numId="5" w16cid:durableId="1473905753">
    <w:abstractNumId w:val="25"/>
  </w:num>
  <w:num w:numId="6" w16cid:durableId="768890496">
    <w:abstractNumId w:val="30"/>
  </w:num>
  <w:num w:numId="7" w16cid:durableId="1882016571">
    <w:abstractNumId w:val="22"/>
  </w:num>
  <w:num w:numId="8" w16cid:durableId="1798646967">
    <w:abstractNumId w:val="7"/>
  </w:num>
  <w:num w:numId="9" w16cid:durableId="439107000">
    <w:abstractNumId w:val="3"/>
  </w:num>
  <w:num w:numId="10" w16cid:durableId="905191999">
    <w:abstractNumId w:val="16"/>
  </w:num>
  <w:num w:numId="11" w16cid:durableId="1387796472">
    <w:abstractNumId w:val="6"/>
  </w:num>
  <w:num w:numId="12" w16cid:durableId="79761263">
    <w:abstractNumId w:val="35"/>
  </w:num>
  <w:num w:numId="13" w16cid:durableId="27533391">
    <w:abstractNumId w:val="1"/>
  </w:num>
  <w:num w:numId="14" w16cid:durableId="2110613205">
    <w:abstractNumId w:val="26"/>
  </w:num>
  <w:num w:numId="15" w16cid:durableId="739908387">
    <w:abstractNumId w:val="5"/>
  </w:num>
  <w:num w:numId="16" w16cid:durableId="690033503">
    <w:abstractNumId w:val="33"/>
  </w:num>
  <w:num w:numId="17" w16cid:durableId="1328703349">
    <w:abstractNumId w:val="20"/>
  </w:num>
  <w:num w:numId="18" w16cid:durableId="993995312">
    <w:abstractNumId w:val="0"/>
  </w:num>
  <w:num w:numId="19" w16cid:durableId="852064871">
    <w:abstractNumId w:val="23"/>
  </w:num>
  <w:num w:numId="20" w16cid:durableId="247738077">
    <w:abstractNumId w:val="24"/>
  </w:num>
  <w:num w:numId="21" w16cid:durableId="546332503">
    <w:abstractNumId w:val="13"/>
  </w:num>
  <w:num w:numId="22" w16cid:durableId="271479342">
    <w:abstractNumId w:val="14"/>
  </w:num>
  <w:num w:numId="23" w16cid:durableId="33966109">
    <w:abstractNumId w:val="34"/>
  </w:num>
  <w:num w:numId="24" w16cid:durableId="870915904">
    <w:abstractNumId w:val="9"/>
  </w:num>
  <w:num w:numId="25" w16cid:durableId="2114977797">
    <w:abstractNumId w:val="32"/>
  </w:num>
  <w:num w:numId="26" w16cid:durableId="121970360">
    <w:abstractNumId w:val="11"/>
  </w:num>
  <w:num w:numId="27" w16cid:durableId="1107774853">
    <w:abstractNumId w:val="15"/>
  </w:num>
  <w:num w:numId="28" w16cid:durableId="290206415">
    <w:abstractNumId w:val="17"/>
  </w:num>
  <w:num w:numId="29" w16cid:durableId="1775203944">
    <w:abstractNumId w:val="12"/>
  </w:num>
  <w:num w:numId="30" w16cid:durableId="1697731633">
    <w:abstractNumId w:val="28"/>
  </w:num>
  <w:num w:numId="31" w16cid:durableId="1223250084">
    <w:abstractNumId w:val="21"/>
  </w:num>
  <w:num w:numId="32" w16cid:durableId="1525633355">
    <w:abstractNumId w:val="31"/>
  </w:num>
  <w:num w:numId="33" w16cid:durableId="1312368034">
    <w:abstractNumId w:val="19"/>
  </w:num>
  <w:num w:numId="34" w16cid:durableId="303775917">
    <w:abstractNumId w:val="4"/>
  </w:num>
  <w:num w:numId="35" w16cid:durableId="1185556521">
    <w:abstractNumId w:val="2"/>
  </w:num>
  <w:num w:numId="36" w16cid:durableId="1660620217">
    <w:abstractNumId w:val="29"/>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LM">
    <w15:presenceInfo w15:providerId="None" w15:userId="ALM"/>
  </w15:person>
  <w15:person w15:author="Ana Rojas">
    <w15:presenceInfo w15:providerId="AD" w15:userId="S::ana.rojas@undp.org::6a4e4932-98b9-4ca4-94ed-6bca530947b1"/>
  </w15:person>
  <w15:person w15:author="Danae franco Lopera">
    <w15:presenceInfo w15:providerId="AD" w15:userId="S::danae.franco.lopera@undp.org::084b7aa0-5ead-4b0c-9257-1e692093aa7a"/>
  </w15:person>
  <w15:person w15:author="Administrador">
    <w15:presenceInfo w15:providerId="None" w15:userId="Administrad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dirty"/>
  <w:trackRevisions w:val="false"/>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FC7"/>
    <w:rsid w:val="00000000"/>
    <w:rsid w:val="00000901"/>
    <w:rsid w:val="0000701C"/>
    <w:rsid w:val="0000EC40"/>
    <w:rsid w:val="00012919"/>
    <w:rsid w:val="000129A6"/>
    <w:rsid w:val="00012C9E"/>
    <w:rsid w:val="00014150"/>
    <w:rsid w:val="00015B40"/>
    <w:rsid w:val="0001652F"/>
    <w:rsid w:val="00016C60"/>
    <w:rsid w:val="00021BB7"/>
    <w:rsid w:val="00024AAE"/>
    <w:rsid w:val="00024EE4"/>
    <w:rsid w:val="00024FD7"/>
    <w:rsid w:val="00025354"/>
    <w:rsid w:val="00026592"/>
    <w:rsid w:val="00031298"/>
    <w:rsid w:val="0003185D"/>
    <w:rsid w:val="000329CA"/>
    <w:rsid w:val="000332B5"/>
    <w:rsid w:val="00035B09"/>
    <w:rsid w:val="000367A4"/>
    <w:rsid w:val="00036970"/>
    <w:rsid w:val="00043F04"/>
    <w:rsid w:val="00044BCD"/>
    <w:rsid w:val="000465CF"/>
    <w:rsid w:val="000507C0"/>
    <w:rsid w:val="00052B6D"/>
    <w:rsid w:val="00056664"/>
    <w:rsid w:val="00056A74"/>
    <w:rsid w:val="00056BBB"/>
    <w:rsid w:val="000629DC"/>
    <w:rsid w:val="0006301E"/>
    <w:rsid w:val="000645D3"/>
    <w:rsid w:val="00066C0B"/>
    <w:rsid w:val="0006769B"/>
    <w:rsid w:val="00067A08"/>
    <w:rsid w:val="000727D4"/>
    <w:rsid w:val="00073DC9"/>
    <w:rsid w:val="0007423A"/>
    <w:rsid w:val="00074FF9"/>
    <w:rsid w:val="0007541C"/>
    <w:rsid w:val="00075BC9"/>
    <w:rsid w:val="0007725E"/>
    <w:rsid w:val="0007F4F0"/>
    <w:rsid w:val="000827AF"/>
    <w:rsid w:val="000829F5"/>
    <w:rsid w:val="00083E76"/>
    <w:rsid w:val="00086044"/>
    <w:rsid w:val="00087FD6"/>
    <w:rsid w:val="0009026F"/>
    <w:rsid w:val="000907DF"/>
    <w:rsid w:val="00090AD4"/>
    <w:rsid w:val="000910FA"/>
    <w:rsid w:val="00096E54"/>
    <w:rsid w:val="00097D67"/>
    <w:rsid w:val="0009A09D"/>
    <w:rsid w:val="000A231A"/>
    <w:rsid w:val="000A3078"/>
    <w:rsid w:val="000A3D50"/>
    <w:rsid w:val="000A7C75"/>
    <w:rsid w:val="000B04A4"/>
    <w:rsid w:val="000B0AE6"/>
    <w:rsid w:val="000B3F40"/>
    <w:rsid w:val="000B4CAD"/>
    <w:rsid w:val="000B5133"/>
    <w:rsid w:val="000B6D2A"/>
    <w:rsid w:val="000B74C7"/>
    <w:rsid w:val="000C0C9A"/>
    <w:rsid w:val="000D1074"/>
    <w:rsid w:val="000D197C"/>
    <w:rsid w:val="000D2AA3"/>
    <w:rsid w:val="000D4076"/>
    <w:rsid w:val="000D42BA"/>
    <w:rsid w:val="000D4655"/>
    <w:rsid w:val="000D5391"/>
    <w:rsid w:val="000D6BE3"/>
    <w:rsid w:val="000DB251"/>
    <w:rsid w:val="000E04DE"/>
    <w:rsid w:val="000E3BC0"/>
    <w:rsid w:val="000E5506"/>
    <w:rsid w:val="000E6373"/>
    <w:rsid w:val="000F3AF7"/>
    <w:rsid w:val="000F433B"/>
    <w:rsid w:val="000F651D"/>
    <w:rsid w:val="000F709C"/>
    <w:rsid w:val="000F7F27"/>
    <w:rsid w:val="000FC25A"/>
    <w:rsid w:val="00103C03"/>
    <w:rsid w:val="0010555E"/>
    <w:rsid w:val="00105830"/>
    <w:rsid w:val="001065C3"/>
    <w:rsid w:val="001070EF"/>
    <w:rsid w:val="001109C5"/>
    <w:rsid w:val="0011150B"/>
    <w:rsid w:val="0011231D"/>
    <w:rsid w:val="0011239D"/>
    <w:rsid w:val="001158C9"/>
    <w:rsid w:val="00116413"/>
    <w:rsid w:val="001203A3"/>
    <w:rsid w:val="00120727"/>
    <w:rsid w:val="00121346"/>
    <w:rsid w:val="00125171"/>
    <w:rsid w:val="001266B0"/>
    <w:rsid w:val="001269F6"/>
    <w:rsid w:val="00131479"/>
    <w:rsid w:val="00135FE4"/>
    <w:rsid w:val="001373B1"/>
    <w:rsid w:val="00140249"/>
    <w:rsid w:val="00145861"/>
    <w:rsid w:val="001467E9"/>
    <w:rsid w:val="001551AE"/>
    <w:rsid w:val="00155515"/>
    <w:rsid w:val="00155569"/>
    <w:rsid w:val="0015A28C"/>
    <w:rsid w:val="00160A85"/>
    <w:rsid w:val="00162077"/>
    <w:rsid w:val="00162845"/>
    <w:rsid w:val="00162EEF"/>
    <w:rsid w:val="00164648"/>
    <w:rsid w:val="00164D42"/>
    <w:rsid w:val="001653FE"/>
    <w:rsid w:val="00166CB9"/>
    <w:rsid w:val="001700DE"/>
    <w:rsid w:val="0017057F"/>
    <w:rsid w:val="001708D0"/>
    <w:rsid w:val="001721E7"/>
    <w:rsid w:val="001736CD"/>
    <w:rsid w:val="001759C4"/>
    <w:rsid w:val="001772B8"/>
    <w:rsid w:val="00180CA0"/>
    <w:rsid w:val="00181A21"/>
    <w:rsid w:val="00181D91"/>
    <w:rsid w:val="001831D6"/>
    <w:rsid w:val="00192F5D"/>
    <w:rsid w:val="00193113"/>
    <w:rsid w:val="001941F4"/>
    <w:rsid w:val="00194F6A"/>
    <w:rsid w:val="00195865"/>
    <w:rsid w:val="001A2557"/>
    <w:rsid w:val="001A2E7F"/>
    <w:rsid w:val="001A3D74"/>
    <w:rsid w:val="001A53C7"/>
    <w:rsid w:val="001A6CD7"/>
    <w:rsid w:val="001A6F2A"/>
    <w:rsid w:val="001A7E6E"/>
    <w:rsid w:val="001B1A6B"/>
    <w:rsid w:val="001BED7E"/>
    <w:rsid w:val="001C0764"/>
    <w:rsid w:val="001C09B4"/>
    <w:rsid w:val="001C0ACB"/>
    <w:rsid w:val="001C1086"/>
    <w:rsid w:val="001C204E"/>
    <w:rsid w:val="001C33B6"/>
    <w:rsid w:val="001C3635"/>
    <w:rsid w:val="001C449A"/>
    <w:rsid w:val="001C4EE8"/>
    <w:rsid w:val="001C71C7"/>
    <w:rsid w:val="001C7B04"/>
    <w:rsid w:val="001CBA65"/>
    <w:rsid w:val="001D0776"/>
    <w:rsid w:val="001D1E13"/>
    <w:rsid w:val="001D2F67"/>
    <w:rsid w:val="001D3DA8"/>
    <w:rsid w:val="001D3E14"/>
    <w:rsid w:val="001D6AF8"/>
    <w:rsid w:val="001D70E7"/>
    <w:rsid w:val="001D7A31"/>
    <w:rsid w:val="001E0762"/>
    <w:rsid w:val="001E230D"/>
    <w:rsid w:val="001E278D"/>
    <w:rsid w:val="001E2897"/>
    <w:rsid w:val="001E34A5"/>
    <w:rsid w:val="001E3CB3"/>
    <w:rsid w:val="001E6EB6"/>
    <w:rsid w:val="001F29B1"/>
    <w:rsid w:val="001F4236"/>
    <w:rsid w:val="001F46E2"/>
    <w:rsid w:val="001F50FB"/>
    <w:rsid w:val="001F5327"/>
    <w:rsid w:val="001F5C32"/>
    <w:rsid w:val="001F666E"/>
    <w:rsid w:val="00200DCD"/>
    <w:rsid w:val="00201719"/>
    <w:rsid w:val="002017C5"/>
    <w:rsid w:val="00201B7C"/>
    <w:rsid w:val="002021B6"/>
    <w:rsid w:val="00202E6D"/>
    <w:rsid w:val="00205ED8"/>
    <w:rsid w:val="0020616B"/>
    <w:rsid w:val="00206FFF"/>
    <w:rsid w:val="0021003D"/>
    <w:rsid w:val="00211B8A"/>
    <w:rsid w:val="00212899"/>
    <w:rsid w:val="002128C0"/>
    <w:rsid w:val="00212DF7"/>
    <w:rsid w:val="00214F8B"/>
    <w:rsid w:val="00217615"/>
    <w:rsid w:val="00217762"/>
    <w:rsid w:val="00217982"/>
    <w:rsid w:val="002206BA"/>
    <w:rsid w:val="00220FBE"/>
    <w:rsid w:val="002317C7"/>
    <w:rsid w:val="00237AD1"/>
    <w:rsid w:val="002425E3"/>
    <w:rsid w:val="002436A6"/>
    <w:rsid w:val="00245DC3"/>
    <w:rsid w:val="00246F65"/>
    <w:rsid w:val="0024745F"/>
    <w:rsid w:val="0025040F"/>
    <w:rsid w:val="00252332"/>
    <w:rsid w:val="00254D40"/>
    <w:rsid w:val="0025529F"/>
    <w:rsid w:val="00256248"/>
    <w:rsid w:val="0025741A"/>
    <w:rsid w:val="00260263"/>
    <w:rsid w:val="002637EA"/>
    <w:rsid w:val="002642A8"/>
    <w:rsid w:val="00266782"/>
    <w:rsid w:val="00266852"/>
    <w:rsid w:val="0027489D"/>
    <w:rsid w:val="00274A1C"/>
    <w:rsid w:val="00274C33"/>
    <w:rsid w:val="0028038F"/>
    <w:rsid w:val="002821B6"/>
    <w:rsid w:val="002824E4"/>
    <w:rsid w:val="0028291B"/>
    <w:rsid w:val="00283CE9"/>
    <w:rsid w:val="002909D9"/>
    <w:rsid w:val="00293711"/>
    <w:rsid w:val="002961B1"/>
    <w:rsid w:val="002A3EDC"/>
    <w:rsid w:val="002A5676"/>
    <w:rsid w:val="002A6E74"/>
    <w:rsid w:val="002B0290"/>
    <w:rsid w:val="002B3437"/>
    <w:rsid w:val="002B34AD"/>
    <w:rsid w:val="002B64DB"/>
    <w:rsid w:val="002B725D"/>
    <w:rsid w:val="002B97FE"/>
    <w:rsid w:val="002C739B"/>
    <w:rsid w:val="002C74B5"/>
    <w:rsid w:val="002C78CA"/>
    <w:rsid w:val="002C7D12"/>
    <w:rsid w:val="002D13C7"/>
    <w:rsid w:val="002D192D"/>
    <w:rsid w:val="002D236E"/>
    <w:rsid w:val="002D2768"/>
    <w:rsid w:val="002D4365"/>
    <w:rsid w:val="002D4666"/>
    <w:rsid w:val="002D5C90"/>
    <w:rsid w:val="002D6177"/>
    <w:rsid w:val="002E3357"/>
    <w:rsid w:val="002E3ED3"/>
    <w:rsid w:val="002E44FE"/>
    <w:rsid w:val="002E455A"/>
    <w:rsid w:val="002F43FA"/>
    <w:rsid w:val="002F5B49"/>
    <w:rsid w:val="003014D4"/>
    <w:rsid w:val="00302202"/>
    <w:rsid w:val="003026B2"/>
    <w:rsid w:val="00303526"/>
    <w:rsid w:val="00303764"/>
    <w:rsid w:val="00305E50"/>
    <w:rsid w:val="00306A66"/>
    <w:rsid w:val="003124F0"/>
    <w:rsid w:val="00312860"/>
    <w:rsid w:val="003142D9"/>
    <w:rsid w:val="00317619"/>
    <w:rsid w:val="00320722"/>
    <w:rsid w:val="003236F9"/>
    <w:rsid w:val="00323F5F"/>
    <w:rsid w:val="00324FF6"/>
    <w:rsid w:val="00325FA4"/>
    <w:rsid w:val="003308B9"/>
    <w:rsid w:val="00332074"/>
    <w:rsid w:val="00332799"/>
    <w:rsid w:val="00333414"/>
    <w:rsid w:val="0033507B"/>
    <w:rsid w:val="00336B57"/>
    <w:rsid w:val="00337E94"/>
    <w:rsid w:val="00341FD2"/>
    <w:rsid w:val="003433DA"/>
    <w:rsid w:val="003478C3"/>
    <w:rsid w:val="00350CB0"/>
    <w:rsid w:val="00351B6E"/>
    <w:rsid w:val="00354105"/>
    <w:rsid w:val="0035500A"/>
    <w:rsid w:val="003565F1"/>
    <w:rsid w:val="003603B1"/>
    <w:rsid w:val="0036133D"/>
    <w:rsid w:val="00361CF4"/>
    <w:rsid w:val="00364C5C"/>
    <w:rsid w:val="00370393"/>
    <w:rsid w:val="00371D93"/>
    <w:rsid w:val="00375F98"/>
    <w:rsid w:val="003760E2"/>
    <w:rsid w:val="00380CFB"/>
    <w:rsid w:val="00381E9E"/>
    <w:rsid w:val="003847D0"/>
    <w:rsid w:val="00385D87"/>
    <w:rsid w:val="00387000"/>
    <w:rsid w:val="003902DF"/>
    <w:rsid w:val="003912CD"/>
    <w:rsid w:val="003A01BA"/>
    <w:rsid w:val="003A0C6C"/>
    <w:rsid w:val="003A2E6A"/>
    <w:rsid w:val="003A3478"/>
    <w:rsid w:val="003A3501"/>
    <w:rsid w:val="003A409D"/>
    <w:rsid w:val="003A632D"/>
    <w:rsid w:val="003A6601"/>
    <w:rsid w:val="003A7061"/>
    <w:rsid w:val="003B016C"/>
    <w:rsid w:val="003B1558"/>
    <w:rsid w:val="003B1807"/>
    <w:rsid w:val="003B1E4B"/>
    <w:rsid w:val="003B245E"/>
    <w:rsid w:val="003B328B"/>
    <w:rsid w:val="003B36B2"/>
    <w:rsid w:val="003B4A63"/>
    <w:rsid w:val="003B5BF2"/>
    <w:rsid w:val="003B6EBF"/>
    <w:rsid w:val="003B7028"/>
    <w:rsid w:val="003C0DF8"/>
    <w:rsid w:val="003C2511"/>
    <w:rsid w:val="003CD8B1"/>
    <w:rsid w:val="003D0C76"/>
    <w:rsid w:val="003D24A2"/>
    <w:rsid w:val="003D30A6"/>
    <w:rsid w:val="003D4F9C"/>
    <w:rsid w:val="003D5F80"/>
    <w:rsid w:val="003D711F"/>
    <w:rsid w:val="003D7D47"/>
    <w:rsid w:val="003E30C5"/>
    <w:rsid w:val="003E3293"/>
    <w:rsid w:val="003E3D43"/>
    <w:rsid w:val="003E5E60"/>
    <w:rsid w:val="003F35F3"/>
    <w:rsid w:val="003F626D"/>
    <w:rsid w:val="003F6371"/>
    <w:rsid w:val="00400C43"/>
    <w:rsid w:val="004011E7"/>
    <w:rsid w:val="00401C76"/>
    <w:rsid w:val="0040397F"/>
    <w:rsid w:val="00403D7D"/>
    <w:rsid w:val="0040469B"/>
    <w:rsid w:val="00404F55"/>
    <w:rsid w:val="004078CD"/>
    <w:rsid w:val="00407A66"/>
    <w:rsid w:val="0040A652"/>
    <w:rsid w:val="00412CF1"/>
    <w:rsid w:val="004136F7"/>
    <w:rsid w:val="00414722"/>
    <w:rsid w:val="004169E4"/>
    <w:rsid w:val="00420424"/>
    <w:rsid w:val="00420779"/>
    <w:rsid w:val="00420DCC"/>
    <w:rsid w:val="00423FED"/>
    <w:rsid w:val="00430B5D"/>
    <w:rsid w:val="00432D2C"/>
    <w:rsid w:val="0043432F"/>
    <w:rsid w:val="004346F3"/>
    <w:rsid w:val="00434CF9"/>
    <w:rsid w:val="00440168"/>
    <w:rsid w:val="00440A23"/>
    <w:rsid w:val="00441A02"/>
    <w:rsid w:val="0044633A"/>
    <w:rsid w:val="00446C2F"/>
    <w:rsid w:val="004474CC"/>
    <w:rsid w:val="00447AF3"/>
    <w:rsid w:val="00451094"/>
    <w:rsid w:val="00453D7E"/>
    <w:rsid w:val="004573C1"/>
    <w:rsid w:val="00463384"/>
    <w:rsid w:val="004636B4"/>
    <w:rsid w:val="00472ACB"/>
    <w:rsid w:val="00472B71"/>
    <w:rsid w:val="00472B7C"/>
    <w:rsid w:val="0047435D"/>
    <w:rsid w:val="00475DC5"/>
    <w:rsid w:val="00477651"/>
    <w:rsid w:val="00477841"/>
    <w:rsid w:val="00477D3B"/>
    <w:rsid w:val="004813BF"/>
    <w:rsid w:val="00482206"/>
    <w:rsid w:val="0048259C"/>
    <w:rsid w:val="0048413C"/>
    <w:rsid w:val="0048488C"/>
    <w:rsid w:val="00485550"/>
    <w:rsid w:val="00492D50"/>
    <w:rsid w:val="00493EB1"/>
    <w:rsid w:val="00494271"/>
    <w:rsid w:val="00496F28"/>
    <w:rsid w:val="00497071"/>
    <w:rsid w:val="004A0954"/>
    <w:rsid w:val="004A3CA0"/>
    <w:rsid w:val="004A3D9C"/>
    <w:rsid w:val="004B0A03"/>
    <w:rsid w:val="004B0FCC"/>
    <w:rsid w:val="004B4B61"/>
    <w:rsid w:val="004B76A4"/>
    <w:rsid w:val="004B7E6A"/>
    <w:rsid w:val="004C0D51"/>
    <w:rsid w:val="004C38A0"/>
    <w:rsid w:val="004C408D"/>
    <w:rsid w:val="004C478F"/>
    <w:rsid w:val="004C4D3E"/>
    <w:rsid w:val="004C5BBF"/>
    <w:rsid w:val="004C6085"/>
    <w:rsid w:val="004C6087"/>
    <w:rsid w:val="004C67CD"/>
    <w:rsid w:val="004D04DD"/>
    <w:rsid w:val="004D25ED"/>
    <w:rsid w:val="004D2B88"/>
    <w:rsid w:val="004D3BCC"/>
    <w:rsid w:val="004E09EB"/>
    <w:rsid w:val="004E16DC"/>
    <w:rsid w:val="004E1735"/>
    <w:rsid w:val="004E4106"/>
    <w:rsid w:val="004E4BCE"/>
    <w:rsid w:val="004F1494"/>
    <w:rsid w:val="004F2054"/>
    <w:rsid w:val="004F371F"/>
    <w:rsid w:val="004F6B28"/>
    <w:rsid w:val="00505B25"/>
    <w:rsid w:val="00505DB6"/>
    <w:rsid w:val="0050639F"/>
    <w:rsid w:val="00507D5D"/>
    <w:rsid w:val="005112E9"/>
    <w:rsid w:val="00512B74"/>
    <w:rsid w:val="00513EEE"/>
    <w:rsid w:val="0051744D"/>
    <w:rsid w:val="005176A9"/>
    <w:rsid w:val="00522E6E"/>
    <w:rsid w:val="00523316"/>
    <w:rsid w:val="00523812"/>
    <w:rsid w:val="00525071"/>
    <w:rsid w:val="0052F59F"/>
    <w:rsid w:val="00530BB0"/>
    <w:rsid w:val="005317FF"/>
    <w:rsid w:val="005334C2"/>
    <w:rsid w:val="00534988"/>
    <w:rsid w:val="005357C1"/>
    <w:rsid w:val="0053689A"/>
    <w:rsid w:val="00543BEA"/>
    <w:rsid w:val="005445DE"/>
    <w:rsid w:val="00544618"/>
    <w:rsid w:val="0055350B"/>
    <w:rsid w:val="005552D8"/>
    <w:rsid w:val="005560EA"/>
    <w:rsid w:val="0055667D"/>
    <w:rsid w:val="00557963"/>
    <w:rsid w:val="0055AC91"/>
    <w:rsid w:val="00560E4D"/>
    <w:rsid w:val="005618EC"/>
    <w:rsid w:val="00562917"/>
    <w:rsid w:val="0056373C"/>
    <w:rsid w:val="00565393"/>
    <w:rsid w:val="00566B2D"/>
    <w:rsid w:val="00566C4C"/>
    <w:rsid w:val="00571451"/>
    <w:rsid w:val="00572497"/>
    <w:rsid w:val="00573C35"/>
    <w:rsid w:val="00575CD9"/>
    <w:rsid w:val="0057673F"/>
    <w:rsid w:val="00576B7E"/>
    <w:rsid w:val="00576BCD"/>
    <w:rsid w:val="0058007E"/>
    <w:rsid w:val="00581622"/>
    <w:rsid w:val="00582746"/>
    <w:rsid w:val="00582BB5"/>
    <w:rsid w:val="005866C6"/>
    <w:rsid w:val="00587B26"/>
    <w:rsid w:val="005883F2"/>
    <w:rsid w:val="005A0A27"/>
    <w:rsid w:val="005A1817"/>
    <w:rsid w:val="005A1844"/>
    <w:rsid w:val="005A1BB9"/>
    <w:rsid w:val="005A2AC5"/>
    <w:rsid w:val="005A30FB"/>
    <w:rsid w:val="005A31B9"/>
    <w:rsid w:val="005A3590"/>
    <w:rsid w:val="005A3647"/>
    <w:rsid w:val="005A40D9"/>
    <w:rsid w:val="005A4501"/>
    <w:rsid w:val="005A487A"/>
    <w:rsid w:val="005A67DC"/>
    <w:rsid w:val="005A76DB"/>
    <w:rsid w:val="005B1D9A"/>
    <w:rsid w:val="005B4A44"/>
    <w:rsid w:val="005B7AF6"/>
    <w:rsid w:val="005C0C02"/>
    <w:rsid w:val="005C1823"/>
    <w:rsid w:val="005C192C"/>
    <w:rsid w:val="005C241D"/>
    <w:rsid w:val="005C3656"/>
    <w:rsid w:val="005C57BF"/>
    <w:rsid w:val="005C6A0A"/>
    <w:rsid w:val="005C7A43"/>
    <w:rsid w:val="005C7E1D"/>
    <w:rsid w:val="005C7E52"/>
    <w:rsid w:val="005CF259"/>
    <w:rsid w:val="005D13CE"/>
    <w:rsid w:val="005D1842"/>
    <w:rsid w:val="005D4091"/>
    <w:rsid w:val="005D5800"/>
    <w:rsid w:val="005D74FE"/>
    <w:rsid w:val="005E3E56"/>
    <w:rsid w:val="005E5C26"/>
    <w:rsid w:val="005E604E"/>
    <w:rsid w:val="005E6686"/>
    <w:rsid w:val="005F0741"/>
    <w:rsid w:val="005F4E00"/>
    <w:rsid w:val="005F57E8"/>
    <w:rsid w:val="00603B29"/>
    <w:rsid w:val="0061221A"/>
    <w:rsid w:val="006162A8"/>
    <w:rsid w:val="00620F6B"/>
    <w:rsid w:val="0062143F"/>
    <w:rsid w:val="00622607"/>
    <w:rsid w:val="00625D8B"/>
    <w:rsid w:val="006268B6"/>
    <w:rsid w:val="00626C44"/>
    <w:rsid w:val="00626E47"/>
    <w:rsid w:val="006270F9"/>
    <w:rsid w:val="00630964"/>
    <w:rsid w:val="00632149"/>
    <w:rsid w:val="0063715B"/>
    <w:rsid w:val="00637CB5"/>
    <w:rsid w:val="00646B2D"/>
    <w:rsid w:val="00647462"/>
    <w:rsid w:val="0064778B"/>
    <w:rsid w:val="00647A7C"/>
    <w:rsid w:val="00647E92"/>
    <w:rsid w:val="0064EFCD"/>
    <w:rsid w:val="00657DBE"/>
    <w:rsid w:val="00657F11"/>
    <w:rsid w:val="00660094"/>
    <w:rsid w:val="00660441"/>
    <w:rsid w:val="00661076"/>
    <w:rsid w:val="006611D4"/>
    <w:rsid w:val="00661BF3"/>
    <w:rsid w:val="00663699"/>
    <w:rsid w:val="006639DE"/>
    <w:rsid w:val="00666F97"/>
    <w:rsid w:val="006670D2"/>
    <w:rsid w:val="00671AB7"/>
    <w:rsid w:val="00672328"/>
    <w:rsid w:val="00672567"/>
    <w:rsid w:val="00672C90"/>
    <w:rsid w:val="006803B1"/>
    <w:rsid w:val="006809CF"/>
    <w:rsid w:val="00682863"/>
    <w:rsid w:val="006849F6"/>
    <w:rsid w:val="00684FE3"/>
    <w:rsid w:val="006856C5"/>
    <w:rsid w:val="006856E3"/>
    <w:rsid w:val="006865CB"/>
    <w:rsid w:val="00691573"/>
    <w:rsid w:val="006920EC"/>
    <w:rsid w:val="00694F05"/>
    <w:rsid w:val="006A0879"/>
    <w:rsid w:val="006A4B56"/>
    <w:rsid w:val="006A63A5"/>
    <w:rsid w:val="006A6966"/>
    <w:rsid w:val="006A76B4"/>
    <w:rsid w:val="006A7B71"/>
    <w:rsid w:val="006AA854"/>
    <w:rsid w:val="006B336F"/>
    <w:rsid w:val="006B4482"/>
    <w:rsid w:val="006B6309"/>
    <w:rsid w:val="006C3B77"/>
    <w:rsid w:val="006C92CF"/>
    <w:rsid w:val="006CDE76"/>
    <w:rsid w:val="006D1262"/>
    <w:rsid w:val="006D1A8C"/>
    <w:rsid w:val="006D1FC0"/>
    <w:rsid w:val="006D22F9"/>
    <w:rsid w:val="006D4547"/>
    <w:rsid w:val="006D5933"/>
    <w:rsid w:val="006D6B57"/>
    <w:rsid w:val="006E2B1B"/>
    <w:rsid w:val="006E49F1"/>
    <w:rsid w:val="006E5291"/>
    <w:rsid w:val="006E7A87"/>
    <w:rsid w:val="006F54E9"/>
    <w:rsid w:val="006F58DA"/>
    <w:rsid w:val="006F6266"/>
    <w:rsid w:val="006F662E"/>
    <w:rsid w:val="0070428E"/>
    <w:rsid w:val="00704487"/>
    <w:rsid w:val="007049DA"/>
    <w:rsid w:val="00704F88"/>
    <w:rsid w:val="00706139"/>
    <w:rsid w:val="00709E48"/>
    <w:rsid w:val="00713739"/>
    <w:rsid w:val="00714B61"/>
    <w:rsid w:val="00717440"/>
    <w:rsid w:val="0071A5C1"/>
    <w:rsid w:val="007223E4"/>
    <w:rsid w:val="0072495A"/>
    <w:rsid w:val="00725637"/>
    <w:rsid w:val="00732DBB"/>
    <w:rsid w:val="007355F8"/>
    <w:rsid w:val="00737F11"/>
    <w:rsid w:val="00740B0A"/>
    <w:rsid w:val="007416D2"/>
    <w:rsid w:val="00750871"/>
    <w:rsid w:val="00752358"/>
    <w:rsid w:val="007523EE"/>
    <w:rsid w:val="007573E8"/>
    <w:rsid w:val="00762352"/>
    <w:rsid w:val="007634E8"/>
    <w:rsid w:val="00764A2C"/>
    <w:rsid w:val="00765960"/>
    <w:rsid w:val="007662D5"/>
    <w:rsid w:val="007669E7"/>
    <w:rsid w:val="007710EB"/>
    <w:rsid w:val="00775604"/>
    <w:rsid w:val="00780A0F"/>
    <w:rsid w:val="007826EF"/>
    <w:rsid w:val="00782D6C"/>
    <w:rsid w:val="007835C7"/>
    <w:rsid w:val="00785958"/>
    <w:rsid w:val="00792C8C"/>
    <w:rsid w:val="007939FC"/>
    <w:rsid w:val="007957CC"/>
    <w:rsid w:val="0079B123"/>
    <w:rsid w:val="007A26BD"/>
    <w:rsid w:val="007A4D09"/>
    <w:rsid w:val="007A50FE"/>
    <w:rsid w:val="007A5495"/>
    <w:rsid w:val="007B1E4D"/>
    <w:rsid w:val="007B48F7"/>
    <w:rsid w:val="007B7516"/>
    <w:rsid w:val="007C17A2"/>
    <w:rsid w:val="007C5480"/>
    <w:rsid w:val="007C5629"/>
    <w:rsid w:val="007C6C49"/>
    <w:rsid w:val="007D0A85"/>
    <w:rsid w:val="007D1829"/>
    <w:rsid w:val="007D4B4C"/>
    <w:rsid w:val="007D5B1C"/>
    <w:rsid w:val="007D67A2"/>
    <w:rsid w:val="007D6D84"/>
    <w:rsid w:val="007E1E84"/>
    <w:rsid w:val="007E1E98"/>
    <w:rsid w:val="007E411E"/>
    <w:rsid w:val="007E7CE4"/>
    <w:rsid w:val="007F027F"/>
    <w:rsid w:val="007F1226"/>
    <w:rsid w:val="007F46E7"/>
    <w:rsid w:val="007F52A3"/>
    <w:rsid w:val="007F616B"/>
    <w:rsid w:val="007F72C8"/>
    <w:rsid w:val="007F774C"/>
    <w:rsid w:val="00800573"/>
    <w:rsid w:val="00801618"/>
    <w:rsid w:val="0080325D"/>
    <w:rsid w:val="0081377F"/>
    <w:rsid w:val="0081396A"/>
    <w:rsid w:val="00815760"/>
    <w:rsid w:val="00816D39"/>
    <w:rsid w:val="00822893"/>
    <w:rsid w:val="00823ECA"/>
    <w:rsid w:val="008240A8"/>
    <w:rsid w:val="00825A3D"/>
    <w:rsid w:val="0082763C"/>
    <w:rsid w:val="00827CB4"/>
    <w:rsid w:val="00827F56"/>
    <w:rsid w:val="00831C64"/>
    <w:rsid w:val="00833500"/>
    <w:rsid w:val="0083439F"/>
    <w:rsid w:val="00834549"/>
    <w:rsid w:val="008374EA"/>
    <w:rsid w:val="0083A7FA"/>
    <w:rsid w:val="00840640"/>
    <w:rsid w:val="008415AB"/>
    <w:rsid w:val="0084168C"/>
    <w:rsid w:val="00841DDA"/>
    <w:rsid w:val="00843646"/>
    <w:rsid w:val="008449AB"/>
    <w:rsid w:val="00844F35"/>
    <w:rsid w:val="00847550"/>
    <w:rsid w:val="00852B54"/>
    <w:rsid w:val="00854254"/>
    <w:rsid w:val="008553A8"/>
    <w:rsid w:val="00857642"/>
    <w:rsid w:val="00863050"/>
    <w:rsid w:val="00864773"/>
    <w:rsid w:val="008662C0"/>
    <w:rsid w:val="00866EC7"/>
    <w:rsid w:val="00870009"/>
    <w:rsid w:val="00870C36"/>
    <w:rsid w:val="00871878"/>
    <w:rsid w:val="00875203"/>
    <w:rsid w:val="008755BE"/>
    <w:rsid w:val="00877863"/>
    <w:rsid w:val="00880E06"/>
    <w:rsid w:val="00881911"/>
    <w:rsid w:val="008901DD"/>
    <w:rsid w:val="00890972"/>
    <w:rsid w:val="0089191E"/>
    <w:rsid w:val="008935D6"/>
    <w:rsid w:val="0089412E"/>
    <w:rsid w:val="008956B5"/>
    <w:rsid w:val="00895ABC"/>
    <w:rsid w:val="00897C17"/>
    <w:rsid w:val="008A2E3E"/>
    <w:rsid w:val="008A39B8"/>
    <w:rsid w:val="008A4014"/>
    <w:rsid w:val="008A5BFA"/>
    <w:rsid w:val="008B0A05"/>
    <w:rsid w:val="008B357E"/>
    <w:rsid w:val="008B7A04"/>
    <w:rsid w:val="008C00F6"/>
    <w:rsid w:val="008C1554"/>
    <w:rsid w:val="008C4075"/>
    <w:rsid w:val="008C52F0"/>
    <w:rsid w:val="008C579F"/>
    <w:rsid w:val="008C5CEC"/>
    <w:rsid w:val="008C6FC7"/>
    <w:rsid w:val="008C7D33"/>
    <w:rsid w:val="008D6A35"/>
    <w:rsid w:val="008D6EF6"/>
    <w:rsid w:val="008E0B26"/>
    <w:rsid w:val="008E586A"/>
    <w:rsid w:val="008F0435"/>
    <w:rsid w:val="008F494F"/>
    <w:rsid w:val="008F5114"/>
    <w:rsid w:val="009008EF"/>
    <w:rsid w:val="00902CBC"/>
    <w:rsid w:val="00902CC9"/>
    <w:rsid w:val="00902DA1"/>
    <w:rsid w:val="00906536"/>
    <w:rsid w:val="00911725"/>
    <w:rsid w:val="00912CEA"/>
    <w:rsid w:val="00913057"/>
    <w:rsid w:val="0091397D"/>
    <w:rsid w:val="00914A70"/>
    <w:rsid w:val="00916237"/>
    <w:rsid w:val="009179D7"/>
    <w:rsid w:val="00917E39"/>
    <w:rsid w:val="0092108E"/>
    <w:rsid w:val="00924FC6"/>
    <w:rsid w:val="00925F9C"/>
    <w:rsid w:val="0092649D"/>
    <w:rsid w:val="00927330"/>
    <w:rsid w:val="00927D5C"/>
    <w:rsid w:val="0092D804"/>
    <w:rsid w:val="0093093C"/>
    <w:rsid w:val="00930E66"/>
    <w:rsid w:val="009324EA"/>
    <w:rsid w:val="0093264C"/>
    <w:rsid w:val="00934ED5"/>
    <w:rsid w:val="00937758"/>
    <w:rsid w:val="009405A5"/>
    <w:rsid w:val="00941111"/>
    <w:rsid w:val="00941DAC"/>
    <w:rsid w:val="009456BC"/>
    <w:rsid w:val="00952953"/>
    <w:rsid w:val="009538FF"/>
    <w:rsid w:val="00956E62"/>
    <w:rsid w:val="0096248C"/>
    <w:rsid w:val="00966527"/>
    <w:rsid w:val="009669F8"/>
    <w:rsid w:val="00967C09"/>
    <w:rsid w:val="00970FB8"/>
    <w:rsid w:val="00973385"/>
    <w:rsid w:val="00977985"/>
    <w:rsid w:val="0098078C"/>
    <w:rsid w:val="00981202"/>
    <w:rsid w:val="00982260"/>
    <w:rsid w:val="009836F3"/>
    <w:rsid w:val="0098620F"/>
    <w:rsid w:val="00987491"/>
    <w:rsid w:val="00990B24"/>
    <w:rsid w:val="00990E02"/>
    <w:rsid w:val="00992DCC"/>
    <w:rsid w:val="0099427F"/>
    <w:rsid w:val="009A0550"/>
    <w:rsid w:val="009A1B3F"/>
    <w:rsid w:val="009A6167"/>
    <w:rsid w:val="009AAF5A"/>
    <w:rsid w:val="009B0269"/>
    <w:rsid w:val="009B12B4"/>
    <w:rsid w:val="009B18DA"/>
    <w:rsid w:val="009B333D"/>
    <w:rsid w:val="009B3955"/>
    <w:rsid w:val="009B5D84"/>
    <w:rsid w:val="009B63DB"/>
    <w:rsid w:val="009C3BF4"/>
    <w:rsid w:val="009C4399"/>
    <w:rsid w:val="009C4481"/>
    <w:rsid w:val="009C489C"/>
    <w:rsid w:val="009C6E76"/>
    <w:rsid w:val="009D0BF7"/>
    <w:rsid w:val="009D18E2"/>
    <w:rsid w:val="009E009E"/>
    <w:rsid w:val="009E1D99"/>
    <w:rsid w:val="009E2B84"/>
    <w:rsid w:val="009E331D"/>
    <w:rsid w:val="009E5134"/>
    <w:rsid w:val="009E513D"/>
    <w:rsid w:val="009F2455"/>
    <w:rsid w:val="009F4A15"/>
    <w:rsid w:val="009F7433"/>
    <w:rsid w:val="009F771C"/>
    <w:rsid w:val="009F7B15"/>
    <w:rsid w:val="009F7B1C"/>
    <w:rsid w:val="00A0460B"/>
    <w:rsid w:val="00A05C04"/>
    <w:rsid w:val="00A0685F"/>
    <w:rsid w:val="00A07D9C"/>
    <w:rsid w:val="00A10AAD"/>
    <w:rsid w:val="00A11A05"/>
    <w:rsid w:val="00A13FD2"/>
    <w:rsid w:val="00A160A2"/>
    <w:rsid w:val="00A172A7"/>
    <w:rsid w:val="00A21364"/>
    <w:rsid w:val="00A239FC"/>
    <w:rsid w:val="00A2472D"/>
    <w:rsid w:val="00A25B64"/>
    <w:rsid w:val="00A25F5A"/>
    <w:rsid w:val="00A27139"/>
    <w:rsid w:val="00A31A3B"/>
    <w:rsid w:val="00A33A73"/>
    <w:rsid w:val="00A34718"/>
    <w:rsid w:val="00A349A4"/>
    <w:rsid w:val="00A355AE"/>
    <w:rsid w:val="00A359C8"/>
    <w:rsid w:val="00A36BF4"/>
    <w:rsid w:val="00A42185"/>
    <w:rsid w:val="00A439E6"/>
    <w:rsid w:val="00A47670"/>
    <w:rsid w:val="00A477E9"/>
    <w:rsid w:val="00A5259C"/>
    <w:rsid w:val="00A52660"/>
    <w:rsid w:val="00A52DB8"/>
    <w:rsid w:val="00A53538"/>
    <w:rsid w:val="00A5477F"/>
    <w:rsid w:val="00A570D4"/>
    <w:rsid w:val="00A572F7"/>
    <w:rsid w:val="00A578E5"/>
    <w:rsid w:val="00A6344B"/>
    <w:rsid w:val="00A63926"/>
    <w:rsid w:val="00A64FE2"/>
    <w:rsid w:val="00A65026"/>
    <w:rsid w:val="00A66752"/>
    <w:rsid w:val="00A66D76"/>
    <w:rsid w:val="00A675B9"/>
    <w:rsid w:val="00A73642"/>
    <w:rsid w:val="00A778AB"/>
    <w:rsid w:val="00A7BDAF"/>
    <w:rsid w:val="00A826FE"/>
    <w:rsid w:val="00A82DCD"/>
    <w:rsid w:val="00A830F3"/>
    <w:rsid w:val="00A857A9"/>
    <w:rsid w:val="00A9154A"/>
    <w:rsid w:val="00A93BEC"/>
    <w:rsid w:val="00A947F2"/>
    <w:rsid w:val="00A94B56"/>
    <w:rsid w:val="00A94CBC"/>
    <w:rsid w:val="00A97BC2"/>
    <w:rsid w:val="00AA2F25"/>
    <w:rsid w:val="00AA3256"/>
    <w:rsid w:val="00AA6B2F"/>
    <w:rsid w:val="00AA6E15"/>
    <w:rsid w:val="00AA74DE"/>
    <w:rsid w:val="00AA7DAD"/>
    <w:rsid w:val="00AB0C13"/>
    <w:rsid w:val="00ABED06"/>
    <w:rsid w:val="00AC4522"/>
    <w:rsid w:val="00AC7720"/>
    <w:rsid w:val="00AD055E"/>
    <w:rsid w:val="00AD255D"/>
    <w:rsid w:val="00AD28FF"/>
    <w:rsid w:val="00AD46FE"/>
    <w:rsid w:val="00AD5F63"/>
    <w:rsid w:val="00AD6620"/>
    <w:rsid w:val="00AD7999"/>
    <w:rsid w:val="00AE089A"/>
    <w:rsid w:val="00AE3348"/>
    <w:rsid w:val="00AE43A5"/>
    <w:rsid w:val="00AE5FBB"/>
    <w:rsid w:val="00AE60B3"/>
    <w:rsid w:val="00AE6AD5"/>
    <w:rsid w:val="00AE7232"/>
    <w:rsid w:val="00AF182A"/>
    <w:rsid w:val="00AF2335"/>
    <w:rsid w:val="00AF38D2"/>
    <w:rsid w:val="00AF4489"/>
    <w:rsid w:val="00AF4A0C"/>
    <w:rsid w:val="00AF4F0F"/>
    <w:rsid w:val="00AF6F2E"/>
    <w:rsid w:val="00AF7602"/>
    <w:rsid w:val="00AF7780"/>
    <w:rsid w:val="00B055BE"/>
    <w:rsid w:val="00B10751"/>
    <w:rsid w:val="00B1121C"/>
    <w:rsid w:val="00B20F31"/>
    <w:rsid w:val="00B241DC"/>
    <w:rsid w:val="00B24EE3"/>
    <w:rsid w:val="00B261D6"/>
    <w:rsid w:val="00B26524"/>
    <w:rsid w:val="00B2787C"/>
    <w:rsid w:val="00B342E5"/>
    <w:rsid w:val="00B345FA"/>
    <w:rsid w:val="00B40FA0"/>
    <w:rsid w:val="00B43B79"/>
    <w:rsid w:val="00B45F74"/>
    <w:rsid w:val="00B46EEF"/>
    <w:rsid w:val="00B50AAE"/>
    <w:rsid w:val="00B52112"/>
    <w:rsid w:val="00B567C7"/>
    <w:rsid w:val="00B57B94"/>
    <w:rsid w:val="00B57BD0"/>
    <w:rsid w:val="00B61F89"/>
    <w:rsid w:val="00B6571B"/>
    <w:rsid w:val="00B658C4"/>
    <w:rsid w:val="00B662FE"/>
    <w:rsid w:val="00B667B1"/>
    <w:rsid w:val="00B70CD3"/>
    <w:rsid w:val="00B723A1"/>
    <w:rsid w:val="00B761EF"/>
    <w:rsid w:val="00B81107"/>
    <w:rsid w:val="00B82088"/>
    <w:rsid w:val="00B823C1"/>
    <w:rsid w:val="00B9109B"/>
    <w:rsid w:val="00B95955"/>
    <w:rsid w:val="00BA4844"/>
    <w:rsid w:val="00BA4ADD"/>
    <w:rsid w:val="00BA5FB4"/>
    <w:rsid w:val="00BB04A0"/>
    <w:rsid w:val="00BB1D64"/>
    <w:rsid w:val="00BB3A62"/>
    <w:rsid w:val="00BB4F37"/>
    <w:rsid w:val="00BB74DC"/>
    <w:rsid w:val="00BBB71D"/>
    <w:rsid w:val="00BC261B"/>
    <w:rsid w:val="00BC28E0"/>
    <w:rsid w:val="00BD120E"/>
    <w:rsid w:val="00BD1685"/>
    <w:rsid w:val="00BD4328"/>
    <w:rsid w:val="00BD79A8"/>
    <w:rsid w:val="00BF3F46"/>
    <w:rsid w:val="00BF4A2E"/>
    <w:rsid w:val="00BF668F"/>
    <w:rsid w:val="00BF681E"/>
    <w:rsid w:val="00C00ED5"/>
    <w:rsid w:val="00C027FD"/>
    <w:rsid w:val="00C038FD"/>
    <w:rsid w:val="00C03DD2"/>
    <w:rsid w:val="00C03DF6"/>
    <w:rsid w:val="00C05455"/>
    <w:rsid w:val="00C07BAF"/>
    <w:rsid w:val="00C109DE"/>
    <w:rsid w:val="00C11D80"/>
    <w:rsid w:val="00C1396C"/>
    <w:rsid w:val="00C1503E"/>
    <w:rsid w:val="00C20EBE"/>
    <w:rsid w:val="00C212DD"/>
    <w:rsid w:val="00C221F2"/>
    <w:rsid w:val="00C22924"/>
    <w:rsid w:val="00C245A5"/>
    <w:rsid w:val="00C26B07"/>
    <w:rsid w:val="00C26D26"/>
    <w:rsid w:val="00C300E1"/>
    <w:rsid w:val="00C30272"/>
    <w:rsid w:val="00C30AF9"/>
    <w:rsid w:val="00C30B72"/>
    <w:rsid w:val="00C31A2A"/>
    <w:rsid w:val="00C31B15"/>
    <w:rsid w:val="00C32954"/>
    <w:rsid w:val="00C3376D"/>
    <w:rsid w:val="00C35264"/>
    <w:rsid w:val="00C36AAB"/>
    <w:rsid w:val="00C36AF8"/>
    <w:rsid w:val="00C371F9"/>
    <w:rsid w:val="00C373CE"/>
    <w:rsid w:val="00C37C11"/>
    <w:rsid w:val="00C42109"/>
    <w:rsid w:val="00C444E5"/>
    <w:rsid w:val="00C44DA5"/>
    <w:rsid w:val="00C44F11"/>
    <w:rsid w:val="00C46EB2"/>
    <w:rsid w:val="00C52753"/>
    <w:rsid w:val="00C56DC4"/>
    <w:rsid w:val="00C57533"/>
    <w:rsid w:val="00C60BC5"/>
    <w:rsid w:val="00C60C77"/>
    <w:rsid w:val="00C641AC"/>
    <w:rsid w:val="00C65DE2"/>
    <w:rsid w:val="00C680F5"/>
    <w:rsid w:val="00C71155"/>
    <w:rsid w:val="00C71BB2"/>
    <w:rsid w:val="00C73C13"/>
    <w:rsid w:val="00C75699"/>
    <w:rsid w:val="00C78793"/>
    <w:rsid w:val="00C7F7A6"/>
    <w:rsid w:val="00C800E5"/>
    <w:rsid w:val="00C80605"/>
    <w:rsid w:val="00C80EEA"/>
    <w:rsid w:val="00C93346"/>
    <w:rsid w:val="00C979CC"/>
    <w:rsid w:val="00CA0458"/>
    <w:rsid w:val="00CA39CA"/>
    <w:rsid w:val="00CA3D63"/>
    <w:rsid w:val="00CA3DB2"/>
    <w:rsid w:val="00CA3FC5"/>
    <w:rsid w:val="00CA5406"/>
    <w:rsid w:val="00CA6B18"/>
    <w:rsid w:val="00CB3CBA"/>
    <w:rsid w:val="00CB3F32"/>
    <w:rsid w:val="00CC12D2"/>
    <w:rsid w:val="00CC16D1"/>
    <w:rsid w:val="00CC3060"/>
    <w:rsid w:val="00CC4B42"/>
    <w:rsid w:val="00CD180D"/>
    <w:rsid w:val="00CD1C7A"/>
    <w:rsid w:val="00CD40BD"/>
    <w:rsid w:val="00CD5899"/>
    <w:rsid w:val="00CD602C"/>
    <w:rsid w:val="00CE15C7"/>
    <w:rsid w:val="00CE3E87"/>
    <w:rsid w:val="00CE4D8D"/>
    <w:rsid w:val="00CE5571"/>
    <w:rsid w:val="00CE6887"/>
    <w:rsid w:val="00CE6B24"/>
    <w:rsid w:val="00CE7E47"/>
    <w:rsid w:val="00CEA5F7"/>
    <w:rsid w:val="00CF0803"/>
    <w:rsid w:val="00CF2CCD"/>
    <w:rsid w:val="00CF36DD"/>
    <w:rsid w:val="00CF4B59"/>
    <w:rsid w:val="00CF610D"/>
    <w:rsid w:val="00CF6328"/>
    <w:rsid w:val="00D000CC"/>
    <w:rsid w:val="00D038A5"/>
    <w:rsid w:val="00D07F1A"/>
    <w:rsid w:val="00D1499E"/>
    <w:rsid w:val="00D14B87"/>
    <w:rsid w:val="00D1516C"/>
    <w:rsid w:val="00D15C0D"/>
    <w:rsid w:val="00D163BF"/>
    <w:rsid w:val="00D16B98"/>
    <w:rsid w:val="00D20CC8"/>
    <w:rsid w:val="00D21BE9"/>
    <w:rsid w:val="00D25AB2"/>
    <w:rsid w:val="00D3074E"/>
    <w:rsid w:val="00D32F4B"/>
    <w:rsid w:val="00D353C9"/>
    <w:rsid w:val="00D35642"/>
    <w:rsid w:val="00D36D71"/>
    <w:rsid w:val="00D37441"/>
    <w:rsid w:val="00D377E6"/>
    <w:rsid w:val="00D413BA"/>
    <w:rsid w:val="00D424F5"/>
    <w:rsid w:val="00D4273B"/>
    <w:rsid w:val="00D43065"/>
    <w:rsid w:val="00D43DA0"/>
    <w:rsid w:val="00D504DE"/>
    <w:rsid w:val="00D50A41"/>
    <w:rsid w:val="00D5127D"/>
    <w:rsid w:val="00D57101"/>
    <w:rsid w:val="00D603A8"/>
    <w:rsid w:val="00D60730"/>
    <w:rsid w:val="00D67400"/>
    <w:rsid w:val="00D6AC17"/>
    <w:rsid w:val="00D72373"/>
    <w:rsid w:val="00D74152"/>
    <w:rsid w:val="00D75878"/>
    <w:rsid w:val="00D760E9"/>
    <w:rsid w:val="00D80BAB"/>
    <w:rsid w:val="00D81A99"/>
    <w:rsid w:val="00D8392C"/>
    <w:rsid w:val="00D86534"/>
    <w:rsid w:val="00D86A95"/>
    <w:rsid w:val="00D87B39"/>
    <w:rsid w:val="00D90410"/>
    <w:rsid w:val="00D9CCD9"/>
    <w:rsid w:val="00DA03D3"/>
    <w:rsid w:val="00DA0E7E"/>
    <w:rsid w:val="00DA1500"/>
    <w:rsid w:val="00DA29D4"/>
    <w:rsid w:val="00DA2EFC"/>
    <w:rsid w:val="00DA479C"/>
    <w:rsid w:val="00DA4949"/>
    <w:rsid w:val="00DA4FA9"/>
    <w:rsid w:val="00DA5BAF"/>
    <w:rsid w:val="00DA626B"/>
    <w:rsid w:val="00DA7784"/>
    <w:rsid w:val="00DA7E70"/>
    <w:rsid w:val="00DB0A07"/>
    <w:rsid w:val="00DB278B"/>
    <w:rsid w:val="00DB2B0E"/>
    <w:rsid w:val="00DB420D"/>
    <w:rsid w:val="00DB4416"/>
    <w:rsid w:val="00DB46DF"/>
    <w:rsid w:val="00DC0DB7"/>
    <w:rsid w:val="00DC4AA5"/>
    <w:rsid w:val="00DD0075"/>
    <w:rsid w:val="00DD2593"/>
    <w:rsid w:val="00DD2672"/>
    <w:rsid w:val="00DD2762"/>
    <w:rsid w:val="00DD3A4D"/>
    <w:rsid w:val="00DD3CB0"/>
    <w:rsid w:val="00DD5309"/>
    <w:rsid w:val="00DD6814"/>
    <w:rsid w:val="00DE22FC"/>
    <w:rsid w:val="00DE2744"/>
    <w:rsid w:val="00DE2B7D"/>
    <w:rsid w:val="00DE466F"/>
    <w:rsid w:val="00DE50AC"/>
    <w:rsid w:val="00DE5E74"/>
    <w:rsid w:val="00DE63A5"/>
    <w:rsid w:val="00DF07E4"/>
    <w:rsid w:val="00DF07F7"/>
    <w:rsid w:val="00DF3849"/>
    <w:rsid w:val="00DF4237"/>
    <w:rsid w:val="00DF42A3"/>
    <w:rsid w:val="00DF4366"/>
    <w:rsid w:val="00DF4871"/>
    <w:rsid w:val="00DF73AC"/>
    <w:rsid w:val="00DF7DB7"/>
    <w:rsid w:val="00E011D7"/>
    <w:rsid w:val="00E0160E"/>
    <w:rsid w:val="00E02129"/>
    <w:rsid w:val="00E03098"/>
    <w:rsid w:val="00E04118"/>
    <w:rsid w:val="00E04A3D"/>
    <w:rsid w:val="00E04B88"/>
    <w:rsid w:val="00E0671A"/>
    <w:rsid w:val="00E06818"/>
    <w:rsid w:val="00E07FBF"/>
    <w:rsid w:val="00E12BD8"/>
    <w:rsid w:val="00E12BF4"/>
    <w:rsid w:val="00E16ECE"/>
    <w:rsid w:val="00E1723D"/>
    <w:rsid w:val="00E2002E"/>
    <w:rsid w:val="00E20EB1"/>
    <w:rsid w:val="00E2347A"/>
    <w:rsid w:val="00E23A2F"/>
    <w:rsid w:val="00E25E4E"/>
    <w:rsid w:val="00E272D2"/>
    <w:rsid w:val="00E30A3B"/>
    <w:rsid w:val="00E32BEE"/>
    <w:rsid w:val="00E3396F"/>
    <w:rsid w:val="00E36692"/>
    <w:rsid w:val="00E370C3"/>
    <w:rsid w:val="00E3D761"/>
    <w:rsid w:val="00E40C6B"/>
    <w:rsid w:val="00E414C5"/>
    <w:rsid w:val="00E44A11"/>
    <w:rsid w:val="00E46683"/>
    <w:rsid w:val="00E46C85"/>
    <w:rsid w:val="00E4D7D0"/>
    <w:rsid w:val="00E5339B"/>
    <w:rsid w:val="00E55E3D"/>
    <w:rsid w:val="00E5663B"/>
    <w:rsid w:val="00E56CAC"/>
    <w:rsid w:val="00E608AA"/>
    <w:rsid w:val="00E6169C"/>
    <w:rsid w:val="00E62247"/>
    <w:rsid w:val="00E650AA"/>
    <w:rsid w:val="00E70D2A"/>
    <w:rsid w:val="00E7153E"/>
    <w:rsid w:val="00E72A18"/>
    <w:rsid w:val="00E72D97"/>
    <w:rsid w:val="00E73E2A"/>
    <w:rsid w:val="00E73FE1"/>
    <w:rsid w:val="00E74449"/>
    <w:rsid w:val="00E74524"/>
    <w:rsid w:val="00E76655"/>
    <w:rsid w:val="00E80489"/>
    <w:rsid w:val="00E804ED"/>
    <w:rsid w:val="00E83B76"/>
    <w:rsid w:val="00E85CF5"/>
    <w:rsid w:val="00E867AC"/>
    <w:rsid w:val="00E92028"/>
    <w:rsid w:val="00E96788"/>
    <w:rsid w:val="00E97F42"/>
    <w:rsid w:val="00EA0073"/>
    <w:rsid w:val="00EA096E"/>
    <w:rsid w:val="00EA12A7"/>
    <w:rsid w:val="00EA5252"/>
    <w:rsid w:val="00EA60A8"/>
    <w:rsid w:val="00EA6576"/>
    <w:rsid w:val="00EA9827"/>
    <w:rsid w:val="00EB067C"/>
    <w:rsid w:val="00EB0F51"/>
    <w:rsid w:val="00EB5A3C"/>
    <w:rsid w:val="00EB6D56"/>
    <w:rsid w:val="00EC0979"/>
    <w:rsid w:val="00EC163D"/>
    <w:rsid w:val="00EC4F0B"/>
    <w:rsid w:val="00EC5871"/>
    <w:rsid w:val="00EC7012"/>
    <w:rsid w:val="00EC7ACD"/>
    <w:rsid w:val="00ED0B05"/>
    <w:rsid w:val="00ED1C4C"/>
    <w:rsid w:val="00ED4786"/>
    <w:rsid w:val="00ED6801"/>
    <w:rsid w:val="00ED7C2A"/>
    <w:rsid w:val="00ED984D"/>
    <w:rsid w:val="00EE0317"/>
    <w:rsid w:val="00EE2135"/>
    <w:rsid w:val="00EF03E9"/>
    <w:rsid w:val="00EF26A0"/>
    <w:rsid w:val="00EF3202"/>
    <w:rsid w:val="00EF7811"/>
    <w:rsid w:val="00EF7932"/>
    <w:rsid w:val="00F00090"/>
    <w:rsid w:val="00F01801"/>
    <w:rsid w:val="00F03870"/>
    <w:rsid w:val="00F0544D"/>
    <w:rsid w:val="00F05CD2"/>
    <w:rsid w:val="00F06E9A"/>
    <w:rsid w:val="00F12640"/>
    <w:rsid w:val="00F1416E"/>
    <w:rsid w:val="00F14D61"/>
    <w:rsid w:val="00F15306"/>
    <w:rsid w:val="00F21A1B"/>
    <w:rsid w:val="00F22AAE"/>
    <w:rsid w:val="00F27ABC"/>
    <w:rsid w:val="00F27FAA"/>
    <w:rsid w:val="00F33A74"/>
    <w:rsid w:val="00F35B4B"/>
    <w:rsid w:val="00F35CC6"/>
    <w:rsid w:val="00F37600"/>
    <w:rsid w:val="00F41863"/>
    <w:rsid w:val="00F45075"/>
    <w:rsid w:val="00F4642D"/>
    <w:rsid w:val="00F50A69"/>
    <w:rsid w:val="00F543C7"/>
    <w:rsid w:val="00F54BAD"/>
    <w:rsid w:val="00F5560E"/>
    <w:rsid w:val="00F55D2C"/>
    <w:rsid w:val="00F60786"/>
    <w:rsid w:val="00F60904"/>
    <w:rsid w:val="00F70E4A"/>
    <w:rsid w:val="00F767AA"/>
    <w:rsid w:val="00F809E7"/>
    <w:rsid w:val="00F81476"/>
    <w:rsid w:val="00F825F2"/>
    <w:rsid w:val="00F83888"/>
    <w:rsid w:val="00F83C52"/>
    <w:rsid w:val="00F86E29"/>
    <w:rsid w:val="00F86E34"/>
    <w:rsid w:val="00F87100"/>
    <w:rsid w:val="00F8CCC6"/>
    <w:rsid w:val="00F90782"/>
    <w:rsid w:val="00F95549"/>
    <w:rsid w:val="00F97F0A"/>
    <w:rsid w:val="00FA0BCA"/>
    <w:rsid w:val="00FA15B8"/>
    <w:rsid w:val="00FA1A4D"/>
    <w:rsid w:val="00FA1CDE"/>
    <w:rsid w:val="00FA2AA6"/>
    <w:rsid w:val="00FA43CC"/>
    <w:rsid w:val="00FA46A4"/>
    <w:rsid w:val="00FA5825"/>
    <w:rsid w:val="00FA5E3D"/>
    <w:rsid w:val="00FA6379"/>
    <w:rsid w:val="00FAF859"/>
    <w:rsid w:val="00FB03B5"/>
    <w:rsid w:val="00FB1178"/>
    <w:rsid w:val="00FB24DC"/>
    <w:rsid w:val="00FB3035"/>
    <w:rsid w:val="00FB3DC1"/>
    <w:rsid w:val="00FB7D90"/>
    <w:rsid w:val="00FC1219"/>
    <w:rsid w:val="00FC19E3"/>
    <w:rsid w:val="00FC280F"/>
    <w:rsid w:val="00FC2833"/>
    <w:rsid w:val="00FC28EF"/>
    <w:rsid w:val="00FC3DD8"/>
    <w:rsid w:val="00FC4737"/>
    <w:rsid w:val="00FC58E8"/>
    <w:rsid w:val="00FC7C6C"/>
    <w:rsid w:val="00FD02C7"/>
    <w:rsid w:val="00FD3097"/>
    <w:rsid w:val="00FD3311"/>
    <w:rsid w:val="00FE0FEE"/>
    <w:rsid w:val="00FE1CC9"/>
    <w:rsid w:val="00FE302E"/>
    <w:rsid w:val="00FE50D9"/>
    <w:rsid w:val="00FE6CBC"/>
    <w:rsid w:val="00FE7EF7"/>
    <w:rsid w:val="00FF0638"/>
    <w:rsid w:val="00FF1F91"/>
    <w:rsid w:val="00FF3A78"/>
    <w:rsid w:val="00FF3F1B"/>
    <w:rsid w:val="00FF4A57"/>
    <w:rsid w:val="00FF4E6A"/>
    <w:rsid w:val="00FFFC32"/>
    <w:rsid w:val="010619DB"/>
    <w:rsid w:val="010AF242"/>
    <w:rsid w:val="010CB81D"/>
    <w:rsid w:val="010CC9E7"/>
    <w:rsid w:val="010E1C3B"/>
    <w:rsid w:val="0113E294"/>
    <w:rsid w:val="011622FA"/>
    <w:rsid w:val="01174B68"/>
    <w:rsid w:val="0119D34D"/>
    <w:rsid w:val="011E3D54"/>
    <w:rsid w:val="011EC13F"/>
    <w:rsid w:val="011F7BF4"/>
    <w:rsid w:val="0125C72C"/>
    <w:rsid w:val="0128286E"/>
    <w:rsid w:val="0129CECB"/>
    <w:rsid w:val="012AF688"/>
    <w:rsid w:val="012CD483"/>
    <w:rsid w:val="012DD821"/>
    <w:rsid w:val="01317058"/>
    <w:rsid w:val="013765B1"/>
    <w:rsid w:val="013CDCE1"/>
    <w:rsid w:val="0142A322"/>
    <w:rsid w:val="01512E4D"/>
    <w:rsid w:val="0152D8BB"/>
    <w:rsid w:val="0159A196"/>
    <w:rsid w:val="015B050D"/>
    <w:rsid w:val="015BF8AA"/>
    <w:rsid w:val="015CD05B"/>
    <w:rsid w:val="016370BC"/>
    <w:rsid w:val="016DF65C"/>
    <w:rsid w:val="017044D0"/>
    <w:rsid w:val="0174C189"/>
    <w:rsid w:val="01768B21"/>
    <w:rsid w:val="01783647"/>
    <w:rsid w:val="01791D72"/>
    <w:rsid w:val="01799576"/>
    <w:rsid w:val="017F1DC5"/>
    <w:rsid w:val="01824DA4"/>
    <w:rsid w:val="018917DB"/>
    <w:rsid w:val="018B85A4"/>
    <w:rsid w:val="018C9F1C"/>
    <w:rsid w:val="018E5E67"/>
    <w:rsid w:val="0191110A"/>
    <w:rsid w:val="0196E3D9"/>
    <w:rsid w:val="0196F737"/>
    <w:rsid w:val="019AAA05"/>
    <w:rsid w:val="01A3D5F9"/>
    <w:rsid w:val="01A558EA"/>
    <w:rsid w:val="01A8373C"/>
    <w:rsid w:val="01A9609A"/>
    <w:rsid w:val="01AAEEB2"/>
    <w:rsid w:val="01AC0016"/>
    <w:rsid w:val="01B18DDA"/>
    <w:rsid w:val="01B3C8CD"/>
    <w:rsid w:val="01BCD46B"/>
    <w:rsid w:val="01C07A1F"/>
    <w:rsid w:val="01C186E1"/>
    <w:rsid w:val="01C61A54"/>
    <w:rsid w:val="01D0CF68"/>
    <w:rsid w:val="01D1ADF2"/>
    <w:rsid w:val="01DC84AD"/>
    <w:rsid w:val="01DC9384"/>
    <w:rsid w:val="01DE1F66"/>
    <w:rsid w:val="01DF1E73"/>
    <w:rsid w:val="01DF93DB"/>
    <w:rsid w:val="01E0DB99"/>
    <w:rsid w:val="01EA14BE"/>
    <w:rsid w:val="01EDF1C4"/>
    <w:rsid w:val="01F200BA"/>
    <w:rsid w:val="01F2EC12"/>
    <w:rsid w:val="01F4243F"/>
    <w:rsid w:val="01F99A0B"/>
    <w:rsid w:val="01FDA398"/>
    <w:rsid w:val="01FE7E20"/>
    <w:rsid w:val="02028550"/>
    <w:rsid w:val="02041D68"/>
    <w:rsid w:val="020D82D5"/>
    <w:rsid w:val="020E100B"/>
    <w:rsid w:val="020F22A6"/>
    <w:rsid w:val="020FDF07"/>
    <w:rsid w:val="0210F2FF"/>
    <w:rsid w:val="022474A9"/>
    <w:rsid w:val="0226ADB8"/>
    <w:rsid w:val="02270122"/>
    <w:rsid w:val="0228C433"/>
    <w:rsid w:val="0232E25E"/>
    <w:rsid w:val="02340033"/>
    <w:rsid w:val="023F417A"/>
    <w:rsid w:val="024007AE"/>
    <w:rsid w:val="0240BCD4"/>
    <w:rsid w:val="024317CB"/>
    <w:rsid w:val="024956C2"/>
    <w:rsid w:val="024CFCDC"/>
    <w:rsid w:val="0252DE6B"/>
    <w:rsid w:val="02556498"/>
    <w:rsid w:val="025B6CF2"/>
    <w:rsid w:val="025C97D7"/>
    <w:rsid w:val="025D3BF3"/>
    <w:rsid w:val="02600B6D"/>
    <w:rsid w:val="026339DF"/>
    <w:rsid w:val="02667A30"/>
    <w:rsid w:val="0269BE47"/>
    <w:rsid w:val="0269FD77"/>
    <w:rsid w:val="026BC45D"/>
    <w:rsid w:val="026DC3F1"/>
    <w:rsid w:val="0272C442"/>
    <w:rsid w:val="027489B4"/>
    <w:rsid w:val="02767A3E"/>
    <w:rsid w:val="027988C1"/>
    <w:rsid w:val="027A83D4"/>
    <w:rsid w:val="028441F5"/>
    <w:rsid w:val="028C05B6"/>
    <w:rsid w:val="028CDD7B"/>
    <w:rsid w:val="0292B915"/>
    <w:rsid w:val="0292DF0B"/>
    <w:rsid w:val="02A13AE0"/>
    <w:rsid w:val="02A75CDD"/>
    <w:rsid w:val="02ACFF53"/>
    <w:rsid w:val="02B4E578"/>
    <w:rsid w:val="02B7B993"/>
    <w:rsid w:val="02B88138"/>
    <w:rsid w:val="02C09BE6"/>
    <w:rsid w:val="02C238DD"/>
    <w:rsid w:val="02C598D1"/>
    <w:rsid w:val="02CD40B9"/>
    <w:rsid w:val="02D38763"/>
    <w:rsid w:val="02D388C4"/>
    <w:rsid w:val="02D55069"/>
    <w:rsid w:val="02DD443D"/>
    <w:rsid w:val="02DFC4D3"/>
    <w:rsid w:val="02E3A894"/>
    <w:rsid w:val="02EAE648"/>
    <w:rsid w:val="02EE6039"/>
    <w:rsid w:val="02EFC7E5"/>
    <w:rsid w:val="02F47CD0"/>
    <w:rsid w:val="02F64956"/>
    <w:rsid w:val="02F7450C"/>
    <w:rsid w:val="02F904BA"/>
    <w:rsid w:val="02FB8192"/>
    <w:rsid w:val="02FB908F"/>
    <w:rsid w:val="02FBE4EA"/>
    <w:rsid w:val="03014A9F"/>
    <w:rsid w:val="0301E9C9"/>
    <w:rsid w:val="030626B8"/>
    <w:rsid w:val="030808A5"/>
    <w:rsid w:val="0309C6BD"/>
    <w:rsid w:val="0310DE0D"/>
    <w:rsid w:val="0312B1A1"/>
    <w:rsid w:val="03176BE8"/>
    <w:rsid w:val="031ADB0E"/>
    <w:rsid w:val="031B1137"/>
    <w:rsid w:val="0320D8E2"/>
    <w:rsid w:val="0326A932"/>
    <w:rsid w:val="0328F844"/>
    <w:rsid w:val="03360C5D"/>
    <w:rsid w:val="0336BBBF"/>
    <w:rsid w:val="033CD2F3"/>
    <w:rsid w:val="033D44E3"/>
    <w:rsid w:val="033D607E"/>
    <w:rsid w:val="0346BF13"/>
    <w:rsid w:val="03480F02"/>
    <w:rsid w:val="034D0CFC"/>
    <w:rsid w:val="03520B1F"/>
    <w:rsid w:val="0352108E"/>
    <w:rsid w:val="0355481C"/>
    <w:rsid w:val="0357C6A3"/>
    <w:rsid w:val="0359689E"/>
    <w:rsid w:val="035C260D"/>
    <w:rsid w:val="035E0FDF"/>
    <w:rsid w:val="035E474D"/>
    <w:rsid w:val="03680D47"/>
    <w:rsid w:val="036934C1"/>
    <w:rsid w:val="0371C5D0"/>
    <w:rsid w:val="037252B3"/>
    <w:rsid w:val="037381E3"/>
    <w:rsid w:val="0375ED34"/>
    <w:rsid w:val="0377D744"/>
    <w:rsid w:val="037EDE75"/>
    <w:rsid w:val="038137C0"/>
    <w:rsid w:val="0383174C"/>
    <w:rsid w:val="038BAD9D"/>
    <w:rsid w:val="0392E2DE"/>
    <w:rsid w:val="039661BD"/>
    <w:rsid w:val="039DCDC6"/>
    <w:rsid w:val="039FE831"/>
    <w:rsid w:val="03AA015B"/>
    <w:rsid w:val="03ABDFDE"/>
    <w:rsid w:val="03ADFAE7"/>
    <w:rsid w:val="03AFC3BD"/>
    <w:rsid w:val="03B3A70B"/>
    <w:rsid w:val="03B54E39"/>
    <w:rsid w:val="03B985F4"/>
    <w:rsid w:val="03BB48BC"/>
    <w:rsid w:val="03BBB529"/>
    <w:rsid w:val="03C112E7"/>
    <w:rsid w:val="03C82D77"/>
    <w:rsid w:val="03C8DB23"/>
    <w:rsid w:val="03C8ECE4"/>
    <w:rsid w:val="03C916F8"/>
    <w:rsid w:val="03C9A1A1"/>
    <w:rsid w:val="03DBD191"/>
    <w:rsid w:val="03DCC36D"/>
    <w:rsid w:val="03E4154B"/>
    <w:rsid w:val="03E693B6"/>
    <w:rsid w:val="03E6BDDE"/>
    <w:rsid w:val="03EC388D"/>
    <w:rsid w:val="03EEA79E"/>
    <w:rsid w:val="03F0E2D5"/>
    <w:rsid w:val="03F11C58"/>
    <w:rsid w:val="03F18298"/>
    <w:rsid w:val="03F29CD6"/>
    <w:rsid w:val="03F3C779"/>
    <w:rsid w:val="03FBB193"/>
    <w:rsid w:val="040149B7"/>
    <w:rsid w:val="04032630"/>
    <w:rsid w:val="040CDF46"/>
    <w:rsid w:val="04127AFE"/>
    <w:rsid w:val="04138C2F"/>
    <w:rsid w:val="041CD07A"/>
    <w:rsid w:val="041D000A"/>
    <w:rsid w:val="0420EE0A"/>
    <w:rsid w:val="0421B1B3"/>
    <w:rsid w:val="0424B07A"/>
    <w:rsid w:val="042F8AD7"/>
    <w:rsid w:val="04313E0C"/>
    <w:rsid w:val="0432E71B"/>
    <w:rsid w:val="0433B6E4"/>
    <w:rsid w:val="043AEEFA"/>
    <w:rsid w:val="043E7725"/>
    <w:rsid w:val="0440E56D"/>
    <w:rsid w:val="0440FBFD"/>
    <w:rsid w:val="044425E5"/>
    <w:rsid w:val="04468E1A"/>
    <w:rsid w:val="0448BF76"/>
    <w:rsid w:val="045A8BE5"/>
    <w:rsid w:val="0464A08B"/>
    <w:rsid w:val="046D13A4"/>
    <w:rsid w:val="0470D89B"/>
    <w:rsid w:val="047444DA"/>
    <w:rsid w:val="047621A8"/>
    <w:rsid w:val="0477FAF9"/>
    <w:rsid w:val="047D4D44"/>
    <w:rsid w:val="04826FF3"/>
    <w:rsid w:val="04831A53"/>
    <w:rsid w:val="0489D0CA"/>
    <w:rsid w:val="048B1263"/>
    <w:rsid w:val="048C7B13"/>
    <w:rsid w:val="048D36EC"/>
    <w:rsid w:val="0490417C"/>
    <w:rsid w:val="0495D44B"/>
    <w:rsid w:val="0498EF72"/>
    <w:rsid w:val="04992565"/>
    <w:rsid w:val="049EC775"/>
    <w:rsid w:val="049F725B"/>
    <w:rsid w:val="04A3429A"/>
    <w:rsid w:val="04A5971E"/>
    <w:rsid w:val="04A5FA06"/>
    <w:rsid w:val="04A7E959"/>
    <w:rsid w:val="04B1A053"/>
    <w:rsid w:val="04B24232"/>
    <w:rsid w:val="04B330F3"/>
    <w:rsid w:val="04B3F6CA"/>
    <w:rsid w:val="04B47BB6"/>
    <w:rsid w:val="04B8C5C4"/>
    <w:rsid w:val="04BA0339"/>
    <w:rsid w:val="04BA54C1"/>
    <w:rsid w:val="04BDA194"/>
    <w:rsid w:val="04CA79AF"/>
    <w:rsid w:val="04CD2F4E"/>
    <w:rsid w:val="04CD5171"/>
    <w:rsid w:val="04D4DD65"/>
    <w:rsid w:val="04DBBDDA"/>
    <w:rsid w:val="04DBFF9A"/>
    <w:rsid w:val="04DD00AD"/>
    <w:rsid w:val="04DD3D90"/>
    <w:rsid w:val="04DEE5EA"/>
    <w:rsid w:val="04E2AC1A"/>
    <w:rsid w:val="04E5194B"/>
    <w:rsid w:val="04E5C75B"/>
    <w:rsid w:val="04E913AF"/>
    <w:rsid w:val="04F72FDC"/>
    <w:rsid w:val="04F98B89"/>
    <w:rsid w:val="04FF1589"/>
    <w:rsid w:val="050B48A0"/>
    <w:rsid w:val="050EF2A7"/>
    <w:rsid w:val="05106389"/>
    <w:rsid w:val="0511CD8E"/>
    <w:rsid w:val="051A4FBC"/>
    <w:rsid w:val="051DE0A6"/>
    <w:rsid w:val="051EDF7F"/>
    <w:rsid w:val="05236200"/>
    <w:rsid w:val="052BF358"/>
    <w:rsid w:val="0533F9E9"/>
    <w:rsid w:val="05350D18"/>
    <w:rsid w:val="05373978"/>
    <w:rsid w:val="0538CC55"/>
    <w:rsid w:val="053E355B"/>
    <w:rsid w:val="053F1BAA"/>
    <w:rsid w:val="053FD2D7"/>
    <w:rsid w:val="0542AB1B"/>
    <w:rsid w:val="0544896A"/>
    <w:rsid w:val="054A8EEE"/>
    <w:rsid w:val="055201CD"/>
    <w:rsid w:val="05537A71"/>
    <w:rsid w:val="05563D65"/>
    <w:rsid w:val="0557191D"/>
    <w:rsid w:val="0558D544"/>
    <w:rsid w:val="055A025C"/>
    <w:rsid w:val="055B1420"/>
    <w:rsid w:val="055DF119"/>
    <w:rsid w:val="055E5CCC"/>
    <w:rsid w:val="055EA455"/>
    <w:rsid w:val="055FFE9F"/>
    <w:rsid w:val="0562C054"/>
    <w:rsid w:val="056ADFEA"/>
    <w:rsid w:val="056EEF69"/>
    <w:rsid w:val="057A5E22"/>
    <w:rsid w:val="057B2ED2"/>
    <w:rsid w:val="05828E3F"/>
    <w:rsid w:val="0582EE6D"/>
    <w:rsid w:val="058A77FF"/>
    <w:rsid w:val="0590E343"/>
    <w:rsid w:val="059154B9"/>
    <w:rsid w:val="05927344"/>
    <w:rsid w:val="0592C2B9"/>
    <w:rsid w:val="05938B27"/>
    <w:rsid w:val="0594CDA1"/>
    <w:rsid w:val="0594F1A9"/>
    <w:rsid w:val="05965846"/>
    <w:rsid w:val="0596C2D1"/>
    <w:rsid w:val="05A8298D"/>
    <w:rsid w:val="05B0DDF6"/>
    <w:rsid w:val="05BB4447"/>
    <w:rsid w:val="05BB4C9A"/>
    <w:rsid w:val="05BD1438"/>
    <w:rsid w:val="05BE3C94"/>
    <w:rsid w:val="05BEFFA6"/>
    <w:rsid w:val="05C155EA"/>
    <w:rsid w:val="05C20B11"/>
    <w:rsid w:val="05C53038"/>
    <w:rsid w:val="05C8CF19"/>
    <w:rsid w:val="05D0A00A"/>
    <w:rsid w:val="05D455D4"/>
    <w:rsid w:val="05D55362"/>
    <w:rsid w:val="05D6B04D"/>
    <w:rsid w:val="05D70C11"/>
    <w:rsid w:val="05E4DA0B"/>
    <w:rsid w:val="05E4DB81"/>
    <w:rsid w:val="05E74FCB"/>
    <w:rsid w:val="05E9890C"/>
    <w:rsid w:val="05E9D817"/>
    <w:rsid w:val="05F01DF8"/>
    <w:rsid w:val="05F02704"/>
    <w:rsid w:val="05FF1AD8"/>
    <w:rsid w:val="05FF6FAC"/>
    <w:rsid w:val="0603339C"/>
    <w:rsid w:val="0606127A"/>
    <w:rsid w:val="0606D46A"/>
    <w:rsid w:val="060E8F56"/>
    <w:rsid w:val="06108CEF"/>
    <w:rsid w:val="0611A41F"/>
    <w:rsid w:val="06157AF2"/>
    <w:rsid w:val="06166F73"/>
    <w:rsid w:val="061D7DEE"/>
    <w:rsid w:val="0620BCFC"/>
    <w:rsid w:val="0620E297"/>
    <w:rsid w:val="06247B7B"/>
    <w:rsid w:val="062E27DE"/>
    <w:rsid w:val="062F882B"/>
    <w:rsid w:val="0630F73A"/>
    <w:rsid w:val="06313DE3"/>
    <w:rsid w:val="063B42BC"/>
    <w:rsid w:val="063C1096"/>
    <w:rsid w:val="063D4214"/>
    <w:rsid w:val="06428FDC"/>
    <w:rsid w:val="06493713"/>
    <w:rsid w:val="064BE816"/>
    <w:rsid w:val="064F299D"/>
    <w:rsid w:val="0652B5BA"/>
    <w:rsid w:val="06565329"/>
    <w:rsid w:val="0657C9FC"/>
    <w:rsid w:val="065C0273"/>
    <w:rsid w:val="06652054"/>
    <w:rsid w:val="066F3B91"/>
    <w:rsid w:val="067E7C7B"/>
    <w:rsid w:val="067F74BD"/>
    <w:rsid w:val="068197BC"/>
    <w:rsid w:val="0682BECE"/>
    <w:rsid w:val="068E199E"/>
    <w:rsid w:val="0690E118"/>
    <w:rsid w:val="0697D774"/>
    <w:rsid w:val="069E7782"/>
    <w:rsid w:val="06A18783"/>
    <w:rsid w:val="06A73F1C"/>
    <w:rsid w:val="06A8291A"/>
    <w:rsid w:val="06AA22D6"/>
    <w:rsid w:val="06AB0642"/>
    <w:rsid w:val="06B5CF00"/>
    <w:rsid w:val="06C044DF"/>
    <w:rsid w:val="06C08904"/>
    <w:rsid w:val="06C217C1"/>
    <w:rsid w:val="06C3059E"/>
    <w:rsid w:val="06C4C1D7"/>
    <w:rsid w:val="06C71E72"/>
    <w:rsid w:val="06C8AD5E"/>
    <w:rsid w:val="06C8D9C8"/>
    <w:rsid w:val="06CCA997"/>
    <w:rsid w:val="06CE1309"/>
    <w:rsid w:val="06D11305"/>
    <w:rsid w:val="06D114BB"/>
    <w:rsid w:val="06D91E4B"/>
    <w:rsid w:val="06DE03A0"/>
    <w:rsid w:val="06DE16FB"/>
    <w:rsid w:val="06DF7112"/>
    <w:rsid w:val="06E059CB"/>
    <w:rsid w:val="06E3CEE0"/>
    <w:rsid w:val="06E3F9E7"/>
    <w:rsid w:val="06E70B56"/>
    <w:rsid w:val="06EB4E9A"/>
    <w:rsid w:val="06EFC389"/>
    <w:rsid w:val="06F1DE48"/>
    <w:rsid w:val="06F2E00F"/>
    <w:rsid w:val="06FA1A64"/>
    <w:rsid w:val="06FC5523"/>
    <w:rsid w:val="06FF4BDE"/>
    <w:rsid w:val="07053643"/>
    <w:rsid w:val="0708276A"/>
    <w:rsid w:val="07091E3B"/>
    <w:rsid w:val="0713896E"/>
    <w:rsid w:val="07151C9A"/>
    <w:rsid w:val="0716FDE4"/>
    <w:rsid w:val="071CBD4D"/>
    <w:rsid w:val="071E5EA0"/>
    <w:rsid w:val="07253EC1"/>
    <w:rsid w:val="07329332"/>
    <w:rsid w:val="07371C19"/>
    <w:rsid w:val="073B203E"/>
    <w:rsid w:val="073DE77B"/>
    <w:rsid w:val="07402A18"/>
    <w:rsid w:val="0740FA52"/>
    <w:rsid w:val="0741418B"/>
    <w:rsid w:val="074154A8"/>
    <w:rsid w:val="0742BC6F"/>
    <w:rsid w:val="0745F416"/>
    <w:rsid w:val="0746D944"/>
    <w:rsid w:val="0747695B"/>
    <w:rsid w:val="074B477B"/>
    <w:rsid w:val="0751D800"/>
    <w:rsid w:val="075D0DC7"/>
    <w:rsid w:val="07631C89"/>
    <w:rsid w:val="0764174E"/>
    <w:rsid w:val="076526B2"/>
    <w:rsid w:val="0767431B"/>
    <w:rsid w:val="076BA8F0"/>
    <w:rsid w:val="076F6F6A"/>
    <w:rsid w:val="07722F40"/>
    <w:rsid w:val="077406DA"/>
    <w:rsid w:val="0774B405"/>
    <w:rsid w:val="0776EB5D"/>
    <w:rsid w:val="07771C23"/>
    <w:rsid w:val="077D1024"/>
    <w:rsid w:val="078151FA"/>
    <w:rsid w:val="0787E8DE"/>
    <w:rsid w:val="07895096"/>
    <w:rsid w:val="078B904E"/>
    <w:rsid w:val="078FC3EF"/>
    <w:rsid w:val="079453F0"/>
    <w:rsid w:val="079D531E"/>
    <w:rsid w:val="079F45C6"/>
    <w:rsid w:val="07A3E70D"/>
    <w:rsid w:val="07A5BC29"/>
    <w:rsid w:val="07A6110F"/>
    <w:rsid w:val="07A7E0C0"/>
    <w:rsid w:val="07A9E1E7"/>
    <w:rsid w:val="07B4CD19"/>
    <w:rsid w:val="07B64114"/>
    <w:rsid w:val="07B7BAA8"/>
    <w:rsid w:val="07BA561C"/>
    <w:rsid w:val="07BD0085"/>
    <w:rsid w:val="07C10C33"/>
    <w:rsid w:val="07CADBEE"/>
    <w:rsid w:val="07D6DB34"/>
    <w:rsid w:val="07D9B36C"/>
    <w:rsid w:val="07DD8033"/>
    <w:rsid w:val="07E5DBC4"/>
    <w:rsid w:val="07E8A97F"/>
    <w:rsid w:val="07E93229"/>
    <w:rsid w:val="07EA5129"/>
    <w:rsid w:val="07EDDF48"/>
    <w:rsid w:val="07EEE24F"/>
    <w:rsid w:val="07F1CD79"/>
    <w:rsid w:val="07F6746D"/>
    <w:rsid w:val="07F9B46F"/>
    <w:rsid w:val="07FBD6C0"/>
    <w:rsid w:val="0801247F"/>
    <w:rsid w:val="08058641"/>
    <w:rsid w:val="080893DC"/>
    <w:rsid w:val="080BBD0C"/>
    <w:rsid w:val="080C5954"/>
    <w:rsid w:val="080C8DC3"/>
    <w:rsid w:val="080DFF66"/>
    <w:rsid w:val="0810379C"/>
    <w:rsid w:val="08159FEC"/>
    <w:rsid w:val="081DC0C7"/>
    <w:rsid w:val="08263580"/>
    <w:rsid w:val="0827242F"/>
    <w:rsid w:val="082ABE1F"/>
    <w:rsid w:val="0832CA2D"/>
    <w:rsid w:val="0836531B"/>
    <w:rsid w:val="083F56CC"/>
    <w:rsid w:val="083FAA74"/>
    <w:rsid w:val="084533D9"/>
    <w:rsid w:val="0846D6A3"/>
    <w:rsid w:val="08478AF1"/>
    <w:rsid w:val="084894D2"/>
    <w:rsid w:val="08497418"/>
    <w:rsid w:val="084CD9A5"/>
    <w:rsid w:val="08505A09"/>
    <w:rsid w:val="08572DE1"/>
    <w:rsid w:val="085A1D29"/>
    <w:rsid w:val="085E266E"/>
    <w:rsid w:val="085EC9BF"/>
    <w:rsid w:val="086365C3"/>
    <w:rsid w:val="086B4581"/>
    <w:rsid w:val="086BF5AC"/>
    <w:rsid w:val="086C8501"/>
    <w:rsid w:val="086CADDA"/>
    <w:rsid w:val="086DE5B4"/>
    <w:rsid w:val="08748857"/>
    <w:rsid w:val="08790833"/>
    <w:rsid w:val="087C0D13"/>
    <w:rsid w:val="0881651C"/>
    <w:rsid w:val="0889C6C7"/>
    <w:rsid w:val="088A8B71"/>
    <w:rsid w:val="088B1954"/>
    <w:rsid w:val="088BF59C"/>
    <w:rsid w:val="088D441C"/>
    <w:rsid w:val="088D6D80"/>
    <w:rsid w:val="08911A0C"/>
    <w:rsid w:val="0891B670"/>
    <w:rsid w:val="0897A695"/>
    <w:rsid w:val="0897BA62"/>
    <w:rsid w:val="089A50C8"/>
    <w:rsid w:val="089DD6E5"/>
    <w:rsid w:val="089E1356"/>
    <w:rsid w:val="08A20353"/>
    <w:rsid w:val="08A4942A"/>
    <w:rsid w:val="08A4B03A"/>
    <w:rsid w:val="08A781A5"/>
    <w:rsid w:val="08A8C65A"/>
    <w:rsid w:val="08ACA4FD"/>
    <w:rsid w:val="08B3B40C"/>
    <w:rsid w:val="08BD6F15"/>
    <w:rsid w:val="08C218C1"/>
    <w:rsid w:val="08C28584"/>
    <w:rsid w:val="08C59019"/>
    <w:rsid w:val="08C60DF9"/>
    <w:rsid w:val="08C88B07"/>
    <w:rsid w:val="08CC6E63"/>
    <w:rsid w:val="08CE2CCE"/>
    <w:rsid w:val="08D2345B"/>
    <w:rsid w:val="08D27C79"/>
    <w:rsid w:val="08D2FCB0"/>
    <w:rsid w:val="08D3795A"/>
    <w:rsid w:val="08D3BE90"/>
    <w:rsid w:val="08D5AE7B"/>
    <w:rsid w:val="08D712AE"/>
    <w:rsid w:val="08D9E8DE"/>
    <w:rsid w:val="08DA235D"/>
    <w:rsid w:val="08DF9224"/>
    <w:rsid w:val="08E765C4"/>
    <w:rsid w:val="08E77CC9"/>
    <w:rsid w:val="08EF8B57"/>
    <w:rsid w:val="08F75407"/>
    <w:rsid w:val="08FA2FDD"/>
    <w:rsid w:val="08FC1A19"/>
    <w:rsid w:val="08FC8164"/>
    <w:rsid w:val="09006FDB"/>
    <w:rsid w:val="0900DC54"/>
    <w:rsid w:val="09034233"/>
    <w:rsid w:val="0906652B"/>
    <w:rsid w:val="0906A37F"/>
    <w:rsid w:val="0907E924"/>
    <w:rsid w:val="0908A212"/>
    <w:rsid w:val="09094EE0"/>
    <w:rsid w:val="09120E6A"/>
    <w:rsid w:val="0918A3AD"/>
    <w:rsid w:val="091B58B7"/>
    <w:rsid w:val="091D1E9E"/>
    <w:rsid w:val="092298EE"/>
    <w:rsid w:val="0926AA80"/>
    <w:rsid w:val="0930F7D7"/>
    <w:rsid w:val="0939093A"/>
    <w:rsid w:val="093AD45E"/>
    <w:rsid w:val="093D11AE"/>
    <w:rsid w:val="093D3C00"/>
    <w:rsid w:val="093F045F"/>
    <w:rsid w:val="0940BED7"/>
    <w:rsid w:val="09453F4E"/>
    <w:rsid w:val="09492EA7"/>
    <w:rsid w:val="094BB743"/>
    <w:rsid w:val="094CB796"/>
    <w:rsid w:val="0952BA64"/>
    <w:rsid w:val="095642CA"/>
    <w:rsid w:val="095A16F4"/>
    <w:rsid w:val="095A2A85"/>
    <w:rsid w:val="095C06FE"/>
    <w:rsid w:val="095C6F60"/>
    <w:rsid w:val="095D6DB3"/>
    <w:rsid w:val="09604C93"/>
    <w:rsid w:val="09622A05"/>
    <w:rsid w:val="09642232"/>
    <w:rsid w:val="0965A569"/>
    <w:rsid w:val="09684CFE"/>
    <w:rsid w:val="0968DEA5"/>
    <w:rsid w:val="096A0D79"/>
    <w:rsid w:val="096A6372"/>
    <w:rsid w:val="096DF00F"/>
    <w:rsid w:val="09755404"/>
    <w:rsid w:val="0977BF62"/>
    <w:rsid w:val="0983B333"/>
    <w:rsid w:val="0984A193"/>
    <w:rsid w:val="09861950"/>
    <w:rsid w:val="0986728E"/>
    <w:rsid w:val="098F081F"/>
    <w:rsid w:val="099DB46B"/>
    <w:rsid w:val="09A0CEAD"/>
    <w:rsid w:val="09A0E037"/>
    <w:rsid w:val="09AD1BEE"/>
    <w:rsid w:val="09B52B7E"/>
    <w:rsid w:val="09B61D3D"/>
    <w:rsid w:val="09BE5D07"/>
    <w:rsid w:val="09C03458"/>
    <w:rsid w:val="09C0B462"/>
    <w:rsid w:val="09C96BFF"/>
    <w:rsid w:val="09C9C6E7"/>
    <w:rsid w:val="09CEB021"/>
    <w:rsid w:val="09CFFFB3"/>
    <w:rsid w:val="09DC66AD"/>
    <w:rsid w:val="09E17FA3"/>
    <w:rsid w:val="09E6EE22"/>
    <w:rsid w:val="09E7FB2A"/>
    <w:rsid w:val="09EDCBE9"/>
    <w:rsid w:val="09EE7EFF"/>
    <w:rsid w:val="09F08149"/>
    <w:rsid w:val="09F24AE4"/>
    <w:rsid w:val="09F53B38"/>
    <w:rsid w:val="09FA1B19"/>
    <w:rsid w:val="09FA4409"/>
    <w:rsid w:val="09FE1D5F"/>
    <w:rsid w:val="0A133F29"/>
    <w:rsid w:val="0A1598C7"/>
    <w:rsid w:val="0A1D89CC"/>
    <w:rsid w:val="0A1F2437"/>
    <w:rsid w:val="0A2215D7"/>
    <w:rsid w:val="0A253E40"/>
    <w:rsid w:val="0A27C5FD"/>
    <w:rsid w:val="0A28A218"/>
    <w:rsid w:val="0A28F11E"/>
    <w:rsid w:val="0A293DE1"/>
    <w:rsid w:val="0A2C08E9"/>
    <w:rsid w:val="0A2C15F8"/>
    <w:rsid w:val="0A2C4607"/>
    <w:rsid w:val="0A2D093A"/>
    <w:rsid w:val="0A2FDA25"/>
    <w:rsid w:val="0A3936C3"/>
    <w:rsid w:val="0A3CD8F9"/>
    <w:rsid w:val="0A4266AB"/>
    <w:rsid w:val="0A42BFB6"/>
    <w:rsid w:val="0A455671"/>
    <w:rsid w:val="0A467601"/>
    <w:rsid w:val="0A4A4E69"/>
    <w:rsid w:val="0A4EAFCE"/>
    <w:rsid w:val="0A577E27"/>
    <w:rsid w:val="0A5DA89A"/>
    <w:rsid w:val="0A5E3FC7"/>
    <w:rsid w:val="0A600B3F"/>
    <w:rsid w:val="0A626128"/>
    <w:rsid w:val="0A62B0B1"/>
    <w:rsid w:val="0A646600"/>
    <w:rsid w:val="0A6F32A9"/>
    <w:rsid w:val="0A6FB999"/>
    <w:rsid w:val="0A731931"/>
    <w:rsid w:val="0A77CADA"/>
    <w:rsid w:val="0A78E24D"/>
    <w:rsid w:val="0A7E668F"/>
    <w:rsid w:val="0A8363C1"/>
    <w:rsid w:val="0A85AF3A"/>
    <w:rsid w:val="0A86FD56"/>
    <w:rsid w:val="0A8D10D1"/>
    <w:rsid w:val="0A8EC669"/>
    <w:rsid w:val="0A9155D6"/>
    <w:rsid w:val="0A92BB51"/>
    <w:rsid w:val="0A94E1E8"/>
    <w:rsid w:val="0A97AAC2"/>
    <w:rsid w:val="0A9942B7"/>
    <w:rsid w:val="0A9A555D"/>
    <w:rsid w:val="0A9B5F5B"/>
    <w:rsid w:val="0A9BC756"/>
    <w:rsid w:val="0A9D55DA"/>
    <w:rsid w:val="0A9F29E5"/>
    <w:rsid w:val="0AA2D22D"/>
    <w:rsid w:val="0AABC73F"/>
    <w:rsid w:val="0AAC5979"/>
    <w:rsid w:val="0AAE1899"/>
    <w:rsid w:val="0AAE2CDA"/>
    <w:rsid w:val="0AB4FE81"/>
    <w:rsid w:val="0AB7D623"/>
    <w:rsid w:val="0AC84895"/>
    <w:rsid w:val="0ACBF4B2"/>
    <w:rsid w:val="0AD6218F"/>
    <w:rsid w:val="0AD6A4BF"/>
    <w:rsid w:val="0AD7CE3E"/>
    <w:rsid w:val="0ADC2958"/>
    <w:rsid w:val="0AE734B1"/>
    <w:rsid w:val="0AEEBA79"/>
    <w:rsid w:val="0AF2F917"/>
    <w:rsid w:val="0AF872B5"/>
    <w:rsid w:val="0AFD7908"/>
    <w:rsid w:val="0AFEC8EE"/>
    <w:rsid w:val="0AFFB384"/>
    <w:rsid w:val="0B0175CA"/>
    <w:rsid w:val="0B074F5F"/>
    <w:rsid w:val="0B09C070"/>
    <w:rsid w:val="0B09F0D9"/>
    <w:rsid w:val="0B0B5FF3"/>
    <w:rsid w:val="0B0E04C4"/>
    <w:rsid w:val="0B0F9857"/>
    <w:rsid w:val="0B102F53"/>
    <w:rsid w:val="0B141B2B"/>
    <w:rsid w:val="0B14ECE7"/>
    <w:rsid w:val="0B15FD66"/>
    <w:rsid w:val="0B160792"/>
    <w:rsid w:val="0B16FF2B"/>
    <w:rsid w:val="0B1AF178"/>
    <w:rsid w:val="0B1D079A"/>
    <w:rsid w:val="0B1EE6C0"/>
    <w:rsid w:val="0B20D2EB"/>
    <w:rsid w:val="0B23EF81"/>
    <w:rsid w:val="0B258993"/>
    <w:rsid w:val="0B265CB8"/>
    <w:rsid w:val="0B26879D"/>
    <w:rsid w:val="0B27F881"/>
    <w:rsid w:val="0B2836B6"/>
    <w:rsid w:val="0B28C071"/>
    <w:rsid w:val="0B2EB47B"/>
    <w:rsid w:val="0B2F8529"/>
    <w:rsid w:val="0B3312D3"/>
    <w:rsid w:val="0B389177"/>
    <w:rsid w:val="0B39CBFA"/>
    <w:rsid w:val="0B431F5C"/>
    <w:rsid w:val="0B47EA54"/>
    <w:rsid w:val="0B47F842"/>
    <w:rsid w:val="0B4A72C2"/>
    <w:rsid w:val="0B4C2E4B"/>
    <w:rsid w:val="0B4EA2AD"/>
    <w:rsid w:val="0B54893B"/>
    <w:rsid w:val="0B54E413"/>
    <w:rsid w:val="0B58896C"/>
    <w:rsid w:val="0B58B202"/>
    <w:rsid w:val="0B60B054"/>
    <w:rsid w:val="0B620AFC"/>
    <w:rsid w:val="0B6579C9"/>
    <w:rsid w:val="0B65DFB6"/>
    <w:rsid w:val="0B683D89"/>
    <w:rsid w:val="0B68A14F"/>
    <w:rsid w:val="0B68EF49"/>
    <w:rsid w:val="0B68F380"/>
    <w:rsid w:val="0B6A47D5"/>
    <w:rsid w:val="0B71A06B"/>
    <w:rsid w:val="0B72F574"/>
    <w:rsid w:val="0B74F8A6"/>
    <w:rsid w:val="0B79B97E"/>
    <w:rsid w:val="0B7C6E95"/>
    <w:rsid w:val="0B7D0E7A"/>
    <w:rsid w:val="0B7DA029"/>
    <w:rsid w:val="0B7FDFD0"/>
    <w:rsid w:val="0B8C9B9B"/>
    <w:rsid w:val="0B8D2D1E"/>
    <w:rsid w:val="0B8E02B0"/>
    <w:rsid w:val="0B9A803E"/>
    <w:rsid w:val="0B9D035C"/>
    <w:rsid w:val="0BA95BB8"/>
    <w:rsid w:val="0BABA438"/>
    <w:rsid w:val="0BAFD1AD"/>
    <w:rsid w:val="0BB129A6"/>
    <w:rsid w:val="0BB15D52"/>
    <w:rsid w:val="0BB17997"/>
    <w:rsid w:val="0BB503EB"/>
    <w:rsid w:val="0BB5D565"/>
    <w:rsid w:val="0BB8FCA7"/>
    <w:rsid w:val="0BBEF87E"/>
    <w:rsid w:val="0BC2CDA7"/>
    <w:rsid w:val="0BC50890"/>
    <w:rsid w:val="0BC86C2A"/>
    <w:rsid w:val="0BC9DB58"/>
    <w:rsid w:val="0BCA27E7"/>
    <w:rsid w:val="0BCD3DE6"/>
    <w:rsid w:val="0BD1C60B"/>
    <w:rsid w:val="0BD710AB"/>
    <w:rsid w:val="0BD73B10"/>
    <w:rsid w:val="0BD83EA4"/>
    <w:rsid w:val="0BDE649B"/>
    <w:rsid w:val="0BE12E0D"/>
    <w:rsid w:val="0BEA7056"/>
    <w:rsid w:val="0BEBD555"/>
    <w:rsid w:val="0BF02E70"/>
    <w:rsid w:val="0BF105C9"/>
    <w:rsid w:val="0BF29ED4"/>
    <w:rsid w:val="0BF3CC7D"/>
    <w:rsid w:val="0BF7B975"/>
    <w:rsid w:val="0BFA7977"/>
    <w:rsid w:val="0BFDAEBB"/>
    <w:rsid w:val="0BFDDAF8"/>
    <w:rsid w:val="0BFE7E48"/>
    <w:rsid w:val="0C004004"/>
    <w:rsid w:val="0C0A8484"/>
    <w:rsid w:val="0C0EC12D"/>
    <w:rsid w:val="0C102E6A"/>
    <w:rsid w:val="0C14B2AE"/>
    <w:rsid w:val="0C187BEE"/>
    <w:rsid w:val="0C1AD8D3"/>
    <w:rsid w:val="0C1EA3F8"/>
    <w:rsid w:val="0C1EE840"/>
    <w:rsid w:val="0C21B651"/>
    <w:rsid w:val="0C238B77"/>
    <w:rsid w:val="0C2660B7"/>
    <w:rsid w:val="0C28105A"/>
    <w:rsid w:val="0C2903A0"/>
    <w:rsid w:val="0C2A4A79"/>
    <w:rsid w:val="0C314D91"/>
    <w:rsid w:val="0C35A2E3"/>
    <w:rsid w:val="0C393B17"/>
    <w:rsid w:val="0C3B2768"/>
    <w:rsid w:val="0C3F237E"/>
    <w:rsid w:val="0C40D034"/>
    <w:rsid w:val="0C41B8DF"/>
    <w:rsid w:val="0C43D4C4"/>
    <w:rsid w:val="0C45225C"/>
    <w:rsid w:val="0C49B451"/>
    <w:rsid w:val="0C506D98"/>
    <w:rsid w:val="0C553E9A"/>
    <w:rsid w:val="0C5CB00B"/>
    <w:rsid w:val="0C5FCCCB"/>
    <w:rsid w:val="0C628A26"/>
    <w:rsid w:val="0C63E3B8"/>
    <w:rsid w:val="0C681F28"/>
    <w:rsid w:val="0C6FA22F"/>
    <w:rsid w:val="0C708628"/>
    <w:rsid w:val="0C75B09D"/>
    <w:rsid w:val="0C792D4C"/>
    <w:rsid w:val="0C7A3905"/>
    <w:rsid w:val="0C7B35D5"/>
    <w:rsid w:val="0C7B3C54"/>
    <w:rsid w:val="0C7C4F70"/>
    <w:rsid w:val="0C7DABA8"/>
    <w:rsid w:val="0C841769"/>
    <w:rsid w:val="0C843686"/>
    <w:rsid w:val="0C8541AD"/>
    <w:rsid w:val="0C86D474"/>
    <w:rsid w:val="0C88C5A4"/>
    <w:rsid w:val="0C8D36E5"/>
    <w:rsid w:val="0C9218E7"/>
    <w:rsid w:val="0C92CFB5"/>
    <w:rsid w:val="0C952487"/>
    <w:rsid w:val="0C99D000"/>
    <w:rsid w:val="0C99DECF"/>
    <w:rsid w:val="0CA172C3"/>
    <w:rsid w:val="0CA8280E"/>
    <w:rsid w:val="0CAA2790"/>
    <w:rsid w:val="0CAACD70"/>
    <w:rsid w:val="0CAE0186"/>
    <w:rsid w:val="0CB60EF6"/>
    <w:rsid w:val="0CBC780E"/>
    <w:rsid w:val="0CBD2915"/>
    <w:rsid w:val="0CBEC964"/>
    <w:rsid w:val="0CC0C230"/>
    <w:rsid w:val="0CC13514"/>
    <w:rsid w:val="0CC289F3"/>
    <w:rsid w:val="0CC365A3"/>
    <w:rsid w:val="0CC759C6"/>
    <w:rsid w:val="0CC7E7F6"/>
    <w:rsid w:val="0CD07ABD"/>
    <w:rsid w:val="0CD5B409"/>
    <w:rsid w:val="0CD9F197"/>
    <w:rsid w:val="0CDF4BBD"/>
    <w:rsid w:val="0CE050DC"/>
    <w:rsid w:val="0CE823A5"/>
    <w:rsid w:val="0CE825ED"/>
    <w:rsid w:val="0CEF2161"/>
    <w:rsid w:val="0CF29214"/>
    <w:rsid w:val="0CF9BABF"/>
    <w:rsid w:val="0CFD2C0F"/>
    <w:rsid w:val="0CFDFE19"/>
    <w:rsid w:val="0D07EB2E"/>
    <w:rsid w:val="0D0CA3FB"/>
    <w:rsid w:val="0D107EE1"/>
    <w:rsid w:val="0D115152"/>
    <w:rsid w:val="0D118F68"/>
    <w:rsid w:val="0D14F439"/>
    <w:rsid w:val="0D16043E"/>
    <w:rsid w:val="0D179BAD"/>
    <w:rsid w:val="0D1E04D8"/>
    <w:rsid w:val="0D2065DD"/>
    <w:rsid w:val="0D23B17A"/>
    <w:rsid w:val="0D271C24"/>
    <w:rsid w:val="0D28FD7F"/>
    <w:rsid w:val="0D2A02EA"/>
    <w:rsid w:val="0D33CEE8"/>
    <w:rsid w:val="0D3C6057"/>
    <w:rsid w:val="0D432EBD"/>
    <w:rsid w:val="0D4843C5"/>
    <w:rsid w:val="0D57558F"/>
    <w:rsid w:val="0D5C9917"/>
    <w:rsid w:val="0D5DB732"/>
    <w:rsid w:val="0D5E5265"/>
    <w:rsid w:val="0D61845F"/>
    <w:rsid w:val="0D62F02F"/>
    <w:rsid w:val="0D63FAF4"/>
    <w:rsid w:val="0D676E8B"/>
    <w:rsid w:val="0D6C6EF2"/>
    <w:rsid w:val="0D6FEA0B"/>
    <w:rsid w:val="0D7386FF"/>
    <w:rsid w:val="0D781B1C"/>
    <w:rsid w:val="0D798620"/>
    <w:rsid w:val="0D7B12DA"/>
    <w:rsid w:val="0D860D2F"/>
    <w:rsid w:val="0D8A946D"/>
    <w:rsid w:val="0D8B53A7"/>
    <w:rsid w:val="0D90C689"/>
    <w:rsid w:val="0D928BA4"/>
    <w:rsid w:val="0D95E812"/>
    <w:rsid w:val="0D96FDC6"/>
    <w:rsid w:val="0D9E2D2F"/>
    <w:rsid w:val="0D9FEE9A"/>
    <w:rsid w:val="0DA38D43"/>
    <w:rsid w:val="0DA3A7EC"/>
    <w:rsid w:val="0DAB2D80"/>
    <w:rsid w:val="0DAB75E8"/>
    <w:rsid w:val="0DB16E34"/>
    <w:rsid w:val="0DB6D9BE"/>
    <w:rsid w:val="0DBAA9BA"/>
    <w:rsid w:val="0DBF004D"/>
    <w:rsid w:val="0DC23131"/>
    <w:rsid w:val="0DC37609"/>
    <w:rsid w:val="0DC5CCEF"/>
    <w:rsid w:val="0DD31517"/>
    <w:rsid w:val="0DD4CF5E"/>
    <w:rsid w:val="0DD6ECA4"/>
    <w:rsid w:val="0DDC9A30"/>
    <w:rsid w:val="0DE59B98"/>
    <w:rsid w:val="0DEB2FC1"/>
    <w:rsid w:val="0DF9BAD6"/>
    <w:rsid w:val="0E0309B9"/>
    <w:rsid w:val="0E03A14D"/>
    <w:rsid w:val="0E04C8E9"/>
    <w:rsid w:val="0E0651E2"/>
    <w:rsid w:val="0E07742D"/>
    <w:rsid w:val="0E0AADC0"/>
    <w:rsid w:val="0E0C9ADB"/>
    <w:rsid w:val="0E11F325"/>
    <w:rsid w:val="0E13EC5C"/>
    <w:rsid w:val="0E1F5A03"/>
    <w:rsid w:val="0E21DB21"/>
    <w:rsid w:val="0E2B2DCE"/>
    <w:rsid w:val="0E2CFB8B"/>
    <w:rsid w:val="0E327254"/>
    <w:rsid w:val="0E342BE1"/>
    <w:rsid w:val="0E3755A3"/>
    <w:rsid w:val="0E3802CA"/>
    <w:rsid w:val="0E39168C"/>
    <w:rsid w:val="0E3A863F"/>
    <w:rsid w:val="0E3B42C2"/>
    <w:rsid w:val="0E3F0785"/>
    <w:rsid w:val="0E40885B"/>
    <w:rsid w:val="0E416132"/>
    <w:rsid w:val="0E43BB49"/>
    <w:rsid w:val="0E467B29"/>
    <w:rsid w:val="0E46E8C5"/>
    <w:rsid w:val="0E4895FC"/>
    <w:rsid w:val="0E58F976"/>
    <w:rsid w:val="0E5C14E8"/>
    <w:rsid w:val="0E5D913E"/>
    <w:rsid w:val="0E61E208"/>
    <w:rsid w:val="0E62FF3D"/>
    <w:rsid w:val="0E640D3B"/>
    <w:rsid w:val="0E643CC8"/>
    <w:rsid w:val="0E680845"/>
    <w:rsid w:val="0E685899"/>
    <w:rsid w:val="0E702DF2"/>
    <w:rsid w:val="0E724498"/>
    <w:rsid w:val="0E75C1F8"/>
    <w:rsid w:val="0E76FEBC"/>
    <w:rsid w:val="0E78111E"/>
    <w:rsid w:val="0E7B8EB7"/>
    <w:rsid w:val="0E7FB6A1"/>
    <w:rsid w:val="0E898E02"/>
    <w:rsid w:val="0E8D1D2F"/>
    <w:rsid w:val="0E958B20"/>
    <w:rsid w:val="0E96412C"/>
    <w:rsid w:val="0E98A15F"/>
    <w:rsid w:val="0E9B91D2"/>
    <w:rsid w:val="0EA13DD8"/>
    <w:rsid w:val="0EA63EE2"/>
    <w:rsid w:val="0EA8B13F"/>
    <w:rsid w:val="0EAC02B9"/>
    <w:rsid w:val="0EAC9673"/>
    <w:rsid w:val="0EAC9968"/>
    <w:rsid w:val="0EB1E951"/>
    <w:rsid w:val="0EB9A35D"/>
    <w:rsid w:val="0EBCE78D"/>
    <w:rsid w:val="0EBD44CA"/>
    <w:rsid w:val="0EC365BD"/>
    <w:rsid w:val="0EC674A2"/>
    <w:rsid w:val="0EC7C5ED"/>
    <w:rsid w:val="0EC7FDBD"/>
    <w:rsid w:val="0ECCB8C5"/>
    <w:rsid w:val="0ECE7A77"/>
    <w:rsid w:val="0ED3753C"/>
    <w:rsid w:val="0ED9588A"/>
    <w:rsid w:val="0ED96A84"/>
    <w:rsid w:val="0EDBBBAB"/>
    <w:rsid w:val="0EDF9E97"/>
    <w:rsid w:val="0EE1B9D5"/>
    <w:rsid w:val="0EE1ECD1"/>
    <w:rsid w:val="0EE343A5"/>
    <w:rsid w:val="0EE36534"/>
    <w:rsid w:val="0EE6795E"/>
    <w:rsid w:val="0EE72A6B"/>
    <w:rsid w:val="0EED15A2"/>
    <w:rsid w:val="0EF2FCDA"/>
    <w:rsid w:val="0EF35442"/>
    <w:rsid w:val="0EF86978"/>
    <w:rsid w:val="0EFFD9F4"/>
    <w:rsid w:val="0F003527"/>
    <w:rsid w:val="0F009A00"/>
    <w:rsid w:val="0F019EF8"/>
    <w:rsid w:val="0F04E1F5"/>
    <w:rsid w:val="0F064742"/>
    <w:rsid w:val="0F07D751"/>
    <w:rsid w:val="0F083F53"/>
    <w:rsid w:val="0F0EA6D5"/>
    <w:rsid w:val="0F12CDC8"/>
    <w:rsid w:val="0F19A558"/>
    <w:rsid w:val="0F2634C2"/>
    <w:rsid w:val="0F27CB28"/>
    <w:rsid w:val="0F2819F8"/>
    <w:rsid w:val="0F28D3A1"/>
    <w:rsid w:val="0F337468"/>
    <w:rsid w:val="0F440FD3"/>
    <w:rsid w:val="0F44197E"/>
    <w:rsid w:val="0F48F52D"/>
    <w:rsid w:val="0F558C76"/>
    <w:rsid w:val="0F571A4E"/>
    <w:rsid w:val="0F5DAF23"/>
    <w:rsid w:val="0F620B1A"/>
    <w:rsid w:val="0F62F5B7"/>
    <w:rsid w:val="0F63C9F9"/>
    <w:rsid w:val="0F648203"/>
    <w:rsid w:val="0F64EA64"/>
    <w:rsid w:val="0F689953"/>
    <w:rsid w:val="0F6A4D26"/>
    <w:rsid w:val="0F6B176F"/>
    <w:rsid w:val="0F6D7A69"/>
    <w:rsid w:val="0F727EE9"/>
    <w:rsid w:val="0F783B2A"/>
    <w:rsid w:val="0F7DB963"/>
    <w:rsid w:val="0F83B84B"/>
    <w:rsid w:val="0F8BE0B1"/>
    <w:rsid w:val="0F95994A"/>
    <w:rsid w:val="0F95E546"/>
    <w:rsid w:val="0F96AD0D"/>
    <w:rsid w:val="0F99154D"/>
    <w:rsid w:val="0F9FE886"/>
    <w:rsid w:val="0FA1AF82"/>
    <w:rsid w:val="0FABCF68"/>
    <w:rsid w:val="0FABD5B2"/>
    <w:rsid w:val="0FAC0C5B"/>
    <w:rsid w:val="0FACD521"/>
    <w:rsid w:val="0FAFBCBD"/>
    <w:rsid w:val="0FB4FB4B"/>
    <w:rsid w:val="0FB8FBE7"/>
    <w:rsid w:val="0FB9F199"/>
    <w:rsid w:val="0FBC4D78"/>
    <w:rsid w:val="0FBEF5CB"/>
    <w:rsid w:val="0FC0BA51"/>
    <w:rsid w:val="0FC6D2E3"/>
    <w:rsid w:val="0FCD62FD"/>
    <w:rsid w:val="0FD3B5A2"/>
    <w:rsid w:val="0FDBF1DF"/>
    <w:rsid w:val="0FE79462"/>
    <w:rsid w:val="0FEA7A2B"/>
    <w:rsid w:val="0FEC9357"/>
    <w:rsid w:val="0FF63ACA"/>
    <w:rsid w:val="0FF740E8"/>
    <w:rsid w:val="0FF90567"/>
    <w:rsid w:val="0FFEE742"/>
    <w:rsid w:val="1003298A"/>
    <w:rsid w:val="1003DC99"/>
    <w:rsid w:val="1006B33E"/>
    <w:rsid w:val="100B8169"/>
    <w:rsid w:val="1013F172"/>
    <w:rsid w:val="10165FAA"/>
    <w:rsid w:val="1018FB55"/>
    <w:rsid w:val="1019A089"/>
    <w:rsid w:val="101AABF7"/>
    <w:rsid w:val="101C7FE3"/>
    <w:rsid w:val="1021106D"/>
    <w:rsid w:val="10243F91"/>
    <w:rsid w:val="1025E3AB"/>
    <w:rsid w:val="1026678C"/>
    <w:rsid w:val="10297D92"/>
    <w:rsid w:val="102D7A40"/>
    <w:rsid w:val="102E8658"/>
    <w:rsid w:val="10331A73"/>
    <w:rsid w:val="1036666D"/>
    <w:rsid w:val="103846B7"/>
    <w:rsid w:val="10387DD0"/>
    <w:rsid w:val="103E7401"/>
    <w:rsid w:val="1042BB0E"/>
    <w:rsid w:val="1043D642"/>
    <w:rsid w:val="10458BAC"/>
    <w:rsid w:val="1047DB4A"/>
    <w:rsid w:val="1049E417"/>
    <w:rsid w:val="104E2C6A"/>
    <w:rsid w:val="1055492C"/>
    <w:rsid w:val="105A0561"/>
    <w:rsid w:val="105C3826"/>
    <w:rsid w:val="105C9F91"/>
    <w:rsid w:val="10688926"/>
    <w:rsid w:val="1069ECB1"/>
    <w:rsid w:val="106DF608"/>
    <w:rsid w:val="10758FC7"/>
    <w:rsid w:val="107CC2F2"/>
    <w:rsid w:val="107E8483"/>
    <w:rsid w:val="1081DEAE"/>
    <w:rsid w:val="108797CD"/>
    <w:rsid w:val="10889416"/>
    <w:rsid w:val="1088A918"/>
    <w:rsid w:val="10893891"/>
    <w:rsid w:val="108A0C9A"/>
    <w:rsid w:val="108CFB8B"/>
    <w:rsid w:val="109243E0"/>
    <w:rsid w:val="109378C5"/>
    <w:rsid w:val="10984B74"/>
    <w:rsid w:val="109C8E4B"/>
    <w:rsid w:val="109E492E"/>
    <w:rsid w:val="10A4FF93"/>
    <w:rsid w:val="10B938A9"/>
    <w:rsid w:val="10BAA8B2"/>
    <w:rsid w:val="10BF5A2B"/>
    <w:rsid w:val="10C1EC96"/>
    <w:rsid w:val="10C304A2"/>
    <w:rsid w:val="10C3BF96"/>
    <w:rsid w:val="10C46422"/>
    <w:rsid w:val="10C947E9"/>
    <w:rsid w:val="10CBE31C"/>
    <w:rsid w:val="10CD534F"/>
    <w:rsid w:val="10D3A784"/>
    <w:rsid w:val="10D97886"/>
    <w:rsid w:val="10DAFD2E"/>
    <w:rsid w:val="10DDC9A5"/>
    <w:rsid w:val="10DE9B19"/>
    <w:rsid w:val="10E4F20B"/>
    <w:rsid w:val="10E52F9E"/>
    <w:rsid w:val="10E6CF24"/>
    <w:rsid w:val="10E72947"/>
    <w:rsid w:val="10EB844E"/>
    <w:rsid w:val="10EC30BC"/>
    <w:rsid w:val="10EE567C"/>
    <w:rsid w:val="10F07687"/>
    <w:rsid w:val="10F993BF"/>
    <w:rsid w:val="10FAC2FF"/>
    <w:rsid w:val="10FF22FE"/>
    <w:rsid w:val="1104DA56"/>
    <w:rsid w:val="11074A2D"/>
    <w:rsid w:val="11086193"/>
    <w:rsid w:val="110C9EE5"/>
    <w:rsid w:val="111038CB"/>
    <w:rsid w:val="1114C2FD"/>
    <w:rsid w:val="111611B3"/>
    <w:rsid w:val="111EAA3D"/>
    <w:rsid w:val="112140B1"/>
    <w:rsid w:val="11236A44"/>
    <w:rsid w:val="11276356"/>
    <w:rsid w:val="1127DA00"/>
    <w:rsid w:val="112B7798"/>
    <w:rsid w:val="112D45F7"/>
    <w:rsid w:val="112D50A9"/>
    <w:rsid w:val="112DCACC"/>
    <w:rsid w:val="112E907B"/>
    <w:rsid w:val="11317698"/>
    <w:rsid w:val="1133351E"/>
    <w:rsid w:val="11335AC9"/>
    <w:rsid w:val="1134F7F3"/>
    <w:rsid w:val="1135EF7B"/>
    <w:rsid w:val="11388F54"/>
    <w:rsid w:val="113B3636"/>
    <w:rsid w:val="1148A9B2"/>
    <w:rsid w:val="114C9735"/>
    <w:rsid w:val="114C9E6F"/>
    <w:rsid w:val="114D4260"/>
    <w:rsid w:val="1151AD82"/>
    <w:rsid w:val="1153BD25"/>
    <w:rsid w:val="115BD23D"/>
    <w:rsid w:val="11605A86"/>
    <w:rsid w:val="116121D6"/>
    <w:rsid w:val="1162D6D5"/>
    <w:rsid w:val="116895AA"/>
    <w:rsid w:val="116C7875"/>
    <w:rsid w:val="117134CD"/>
    <w:rsid w:val="11740DCD"/>
    <w:rsid w:val="11769483"/>
    <w:rsid w:val="11784FBE"/>
    <w:rsid w:val="118221CC"/>
    <w:rsid w:val="118397E0"/>
    <w:rsid w:val="1188C96A"/>
    <w:rsid w:val="118A1758"/>
    <w:rsid w:val="118B4B5E"/>
    <w:rsid w:val="118CD3B8"/>
    <w:rsid w:val="118E0989"/>
    <w:rsid w:val="1193D65D"/>
    <w:rsid w:val="119C518F"/>
    <w:rsid w:val="119D8A28"/>
    <w:rsid w:val="119DD364"/>
    <w:rsid w:val="119F7A63"/>
    <w:rsid w:val="11A0717B"/>
    <w:rsid w:val="11A359D5"/>
    <w:rsid w:val="11B50195"/>
    <w:rsid w:val="11B570EA"/>
    <w:rsid w:val="11BBD14A"/>
    <w:rsid w:val="11C67EA2"/>
    <w:rsid w:val="11C92AB5"/>
    <w:rsid w:val="11CFCB59"/>
    <w:rsid w:val="11D5D5DF"/>
    <w:rsid w:val="11DA37D9"/>
    <w:rsid w:val="11DB469F"/>
    <w:rsid w:val="11DC7E12"/>
    <w:rsid w:val="11DF7ACC"/>
    <w:rsid w:val="11E09853"/>
    <w:rsid w:val="11E77892"/>
    <w:rsid w:val="11E9130C"/>
    <w:rsid w:val="11E9FCCB"/>
    <w:rsid w:val="11F389A1"/>
    <w:rsid w:val="11FBFA52"/>
    <w:rsid w:val="12030ECF"/>
    <w:rsid w:val="12067D63"/>
    <w:rsid w:val="120AB0FF"/>
    <w:rsid w:val="120DA255"/>
    <w:rsid w:val="120E0263"/>
    <w:rsid w:val="120FD17A"/>
    <w:rsid w:val="120FFCC8"/>
    <w:rsid w:val="1210F1AD"/>
    <w:rsid w:val="121380CF"/>
    <w:rsid w:val="121C2870"/>
    <w:rsid w:val="121C9280"/>
    <w:rsid w:val="121CA9CF"/>
    <w:rsid w:val="121DF3EE"/>
    <w:rsid w:val="121ED80D"/>
    <w:rsid w:val="121FC976"/>
    <w:rsid w:val="1221B928"/>
    <w:rsid w:val="122397A4"/>
    <w:rsid w:val="12267D9F"/>
    <w:rsid w:val="1228CE90"/>
    <w:rsid w:val="1232F938"/>
    <w:rsid w:val="123523C7"/>
    <w:rsid w:val="12354AAB"/>
    <w:rsid w:val="1239177C"/>
    <w:rsid w:val="1240952C"/>
    <w:rsid w:val="1240CB0B"/>
    <w:rsid w:val="12438196"/>
    <w:rsid w:val="1247DE22"/>
    <w:rsid w:val="1249C4DE"/>
    <w:rsid w:val="124B8A22"/>
    <w:rsid w:val="124CF743"/>
    <w:rsid w:val="124F0BC8"/>
    <w:rsid w:val="124F7DB6"/>
    <w:rsid w:val="1253F5A3"/>
    <w:rsid w:val="1255106A"/>
    <w:rsid w:val="125BB0FC"/>
    <w:rsid w:val="125C428B"/>
    <w:rsid w:val="125EF966"/>
    <w:rsid w:val="125F03ED"/>
    <w:rsid w:val="12603483"/>
    <w:rsid w:val="1260525F"/>
    <w:rsid w:val="12611147"/>
    <w:rsid w:val="12647882"/>
    <w:rsid w:val="12655F60"/>
    <w:rsid w:val="126A3CF4"/>
    <w:rsid w:val="126B66D3"/>
    <w:rsid w:val="1274C3B0"/>
    <w:rsid w:val="1278ECA8"/>
    <w:rsid w:val="127ABD08"/>
    <w:rsid w:val="12816DD5"/>
    <w:rsid w:val="12834357"/>
    <w:rsid w:val="128E29C4"/>
    <w:rsid w:val="128E39BF"/>
    <w:rsid w:val="1290AB4B"/>
    <w:rsid w:val="1291408F"/>
    <w:rsid w:val="1298A69D"/>
    <w:rsid w:val="129987EC"/>
    <w:rsid w:val="129A0954"/>
    <w:rsid w:val="129E7E51"/>
    <w:rsid w:val="12AA3EB1"/>
    <w:rsid w:val="12B088DA"/>
    <w:rsid w:val="12B41AFD"/>
    <w:rsid w:val="12B47455"/>
    <w:rsid w:val="12B4A6E3"/>
    <w:rsid w:val="12BCEEFF"/>
    <w:rsid w:val="12C8D68B"/>
    <w:rsid w:val="12CD489F"/>
    <w:rsid w:val="12DB331C"/>
    <w:rsid w:val="12DF944E"/>
    <w:rsid w:val="12E1FE4C"/>
    <w:rsid w:val="12E2957F"/>
    <w:rsid w:val="12E5FA9B"/>
    <w:rsid w:val="12E68F2D"/>
    <w:rsid w:val="12E6AF09"/>
    <w:rsid w:val="12E7EE57"/>
    <w:rsid w:val="12E988D8"/>
    <w:rsid w:val="12E9CCB0"/>
    <w:rsid w:val="12ED1BD6"/>
    <w:rsid w:val="12F365FF"/>
    <w:rsid w:val="12F3672A"/>
    <w:rsid w:val="12F79F03"/>
    <w:rsid w:val="12FEA0E4"/>
    <w:rsid w:val="12FFF281"/>
    <w:rsid w:val="13065A2E"/>
    <w:rsid w:val="13077343"/>
    <w:rsid w:val="130AF431"/>
    <w:rsid w:val="130C87AF"/>
    <w:rsid w:val="131026A1"/>
    <w:rsid w:val="13138CB6"/>
    <w:rsid w:val="1315F401"/>
    <w:rsid w:val="131AAC3D"/>
    <w:rsid w:val="132266E7"/>
    <w:rsid w:val="132AC718"/>
    <w:rsid w:val="132D8CD3"/>
    <w:rsid w:val="1332D7B3"/>
    <w:rsid w:val="1333D256"/>
    <w:rsid w:val="13354C11"/>
    <w:rsid w:val="1335F17D"/>
    <w:rsid w:val="133F6E2E"/>
    <w:rsid w:val="1341365D"/>
    <w:rsid w:val="134243E8"/>
    <w:rsid w:val="13464CD7"/>
    <w:rsid w:val="134E9D78"/>
    <w:rsid w:val="13509BB8"/>
    <w:rsid w:val="1358CC97"/>
    <w:rsid w:val="135A92FF"/>
    <w:rsid w:val="13644D68"/>
    <w:rsid w:val="13668682"/>
    <w:rsid w:val="13689DA5"/>
    <w:rsid w:val="1369EB10"/>
    <w:rsid w:val="136CC760"/>
    <w:rsid w:val="1370C395"/>
    <w:rsid w:val="1372C965"/>
    <w:rsid w:val="13751C22"/>
    <w:rsid w:val="13787420"/>
    <w:rsid w:val="137BF8C6"/>
    <w:rsid w:val="137E7410"/>
    <w:rsid w:val="137FB5F5"/>
    <w:rsid w:val="13824683"/>
    <w:rsid w:val="13890E35"/>
    <w:rsid w:val="138F354C"/>
    <w:rsid w:val="13928690"/>
    <w:rsid w:val="1395FBDE"/>
    <w:rsid w:val="13A4BD56"/>
    <w:rsid w:val="13A57C78"/>
    <w:rsid w:val="13A7D59E"/>
    <w:rsid w:val="13AD5F62"/>
    <w:rsid w:val="13ADDE13"/>
    <w:rsid w:val="13B29973"/>
    <w:rsid w:val="13B44B71"/>
    <w:rsid w:val="13B4F596"/>
    <w:rsid w:val="13B53FEA"/>
    <w:rsid w:val="13BB4356"/>
    <w:rsid w:val="13BC68B4"/>
    <w:rsid w:val="13BCD1D7"/>
    <w:rsid w:val="13C007C6"/>
    <w:rsid w:val="13C1AFCE"/>
    <w:rsid w:val="13C59A44"/>
    <w:rsid w:val="13CB44B8"/>
    <w:rsid w:val="13CB9D19"/>
    <w:rsid w:val="13CCD9F8"/>
    <w:rsid w:val="13D0D649"/>
    <w:rsid w:val="13D5BB60"/>
    <w:rsid w:val="13D87E54"/>
    <w:rsid w:val="13DB0173"/>
    <w:rsid w:val="13E6633F"/>
    <w:rsid w:val="13E852B7"/>
    <w:rsid w:val="13EDACF4"/>
    <w:rsid w:val="13F08C41"/>
    <w:rsid w:val="13FD8C4E"/>
    <w:rsid w:val="1407FD05"/>
    <w:rsid w:val="140CDDD1"/>
    <w:rsid w:val="140DBDF0"/>
    <w:rsid w:val="140E1CE8"/>
    <w:rsid w:val="14120C4C"/>
    <w:rsid w:val="1412D558"/>
    <w:rsid w:val="14132324"/>
    <w:rsid w:val="14154EA3"/>
    <w:rsid w:val="14189084"/>
    <w:rsid w:val="141A7190"/>
    <w:rsid w:val="141C348B"/>
    <w:rsid w:val="141D2CC1"/>
    <w:rsid w:val="1422E27B"/>
    <w:rsid w:val="14241ADF"/>
    <w:rsid w:val="142567C3"/>
    <w:rsid w:val="142706E6"/>
    <w:rsid w:val="14287734"/>
    <w:rsid w:val="142FDBE6"/>
    <w:rsid w:val="14333B62"/>
    <w:rsid w:val="143A06AE"/>
    <w:rsid w:val="143DD0B7"/>
    <w:rsid w:val="143E37E6"/>
    <w:rsid w:val="14430955"/>
    <w:rsid w:val="1443539E"/>
    <w:rsid w:val="1444464A"/>
    <w:rsid w:val="1447CBB2"/>
    <w:rsid w:val="144AD8A5"/>
    <w:rsid w:val="144AF38C"/>
    <w:rsid w:val="1451E00B"/>
    <w:rsid w:val="14578752"/>
    <w:rsid w:val="145ACC0B"/>
    <w:rsid w:val="1463F31B"/>
    <w:rsid w:val="14698FFD"/>
    <w:rsid w:val="146FC3DA"/>
    <w:rsid w:val="1476ED4F"/>
    <w:rsid w:val="1477AEB9"/>
    <w:rsid w:val="147883CA"/>
    <w:rsid w:val="147CCA54"/>
    <w:rsid w:val="147F5079"/>
    <w:rsid w:val="147FC124"/>
    <w:rsid w:val="147FD12C"/>
    <w:rsid w:val="14808DB2"/>
    <w:rsid w:val="148A3C6D"/>
    <w:rsid w:val="148A5E7A"/>
    <w:rsid w:val="148C248E"/>
    <w:rsid w:val="14918D5A"/>
    <w:rsid w:val="14967951"/>
    <w:rsid w:val="149C3AE6"/>
    <w:rsid w:val="14A43827"/>
    <w:rsid w:val="14A835CF"/>
    <w:rsid w:val="14AD424E"/>
    <w:rsid w:val="14AFAAB1"/>
    <w:rsid w:val="14B5BF84"/>
    <w:rsid w:val="14B78DC8"/>
    <w:rsid w:val="14BA9332"/>
    <w:rsid w:val="14BB38A2"/>
    <w:rsid w:val="14BD756A"/>
    <w:rsid w:val="14BDBF43"/>
    <w:rsid w:val="14BF9E50"/>
    <w:rsid w:val="14C37C58"/>
    <w:rsid w:val="14C9E476"/>
    <w:rsid w:val="14C9FD2B"/>
    <w:rsid w:val="14CDC44D"/>
    <w:rsid w:val="14D1F111"/>
    <w:rsid w:val="14D56076"/>
    <w:rsid w:val="14E238B1"/>
    <w:rsid w:val="14E2C2C8"/>
    <w:rsid w:val="14E34001"/>
    <w:rsid w:val="14E6A100"/>
    <w:rsid w:val="14E7C219"/>
    <w:rsid w:val="14EC64A8"/>
    <w:rsid w:val="14ED6041"/>
    <w:rsid w:val="14EE8E25"/>
    <w:rsid w:val="14F16A90"/>
    <w:rsid w:val="14F25611"/>
    <w:rsid w:val="14F4A74F"/>
    <w:rsid w:val="14FAF677"/>
    <w:rsid w:val="14FE684A"/>
    <w:rsid w:val="15014B25"/>
    <w:rsid w:val="15059E5A"/>
    <w:rsid w:val="150623C7"/>
    <w:rsid w:val="150BF24A"/>
    <w:rsid w:val="150C7E87"/>
    <w:rsid w:val="15115B6B"/>
    <w:rsid w:val="15141ED4"/>
    <w:rsid w:val="151686F0"/>
    <w:rsid w:val="1516BBC6"/>
    <w:rsid w:val="1518EFDC"/>
    <w:rsid w:val="1519E28B"/>
    <w:rsid w:val="151AEB83"/>
    <w:rsid w:val="1520285C"/>
    <w:rsid w:val="1524C1D7"/>
    <w:rsid w:val="1525DB3B"/>
    <w:rsid w:val="152643BC"/>
    <w:rsid w:val="152A6C90"/>
    <w:rsid w:val="152F174F"/>
    <w:rsid w:val="152F849A"/>
    <w:rsid w:val="1531660F"/>
    <w:rsid w:val="15343A25"/>
    <w:rsid w:val="1534E445"/>
    <w:rsid w:val="15384075"/>
    <w:rsid w:val="1539D0FA"/>
    <w:rsid w:val="153EE3EE"/>
    <w:rsid w:val="1544C656"/>
    <w:rsid w:val="154AF7D2"/>
    <w:rsid w:val="154B0B43"/>
    <w:rsid w:val="154C35DA"/>
    <w:rsid w:val="154F61E2"/>
    <w:rsid w:val="15507B14"/>
    <w:rsid w:val="1558B441"/>
    <w:rsid w:val="1560FC16"/>
    <w:rsid w:val="156188C3"/>
    <w:rsid w:val="156354F7"/>
    <w:rsid w:val="1568BF7D"/>
    <w:rsid w:val="156B775C"/>
    <w:rsid w:val="156BA36F"/>
    <w:rsid w:val="156BEC94"/>
    <w:rsid w:val="1576B700"/>
    <w:rsid w:val="15798A3D"/>
    <w:rsid w:val="157D7C52"/>
    <w:rsid w:val="157F91A7"/>
    <w:rsid w:val="1583F98C"/>
    <w:rsid w:val="15889470"/>
    <w:rsid w:val="158B2091"/>
    <w:rsid w:val="158CC242"/>
    <w:rsid w:val="158FA27B"/>
    <w:rsid w:val="158FDDD6"/>
    <w:rsid w:val="159537AD"/>
    <w:rsid w:val="1597DB29"/>
    <w:rsid w:val="15989A8F"/>
    <w:rsid w:val="1599193B"/>
    <w:rsid w:val="159CD47D"/>
    <w:rsid w:val="15A102B8"/>
    <w:rsid w:val="15A587F6"/>
    <w:rsid w:val="15ABB130"/>
    <w:rsid w:val="15ABB27F"/>
    <w:rsid w:val="15AC7E87"/>
    <w:rsid w:val="15AE7FC8"/>
    <w:rsid w:val="15B201FE"/>
    <w:rsid w:val="15B9C25A"/>
    <w:rsid w:val="15BA6C7E"/>
    <w:rsid w:val="15BEE5D7"/>
    <w:rsid w:val="15C329E7"/>
    <w:rsid w:val="15C48DEB"/>
    <w:rsid w:val="15C8A598"/>
    <w:rsid w:val="15C93163"/>
    <w:rsid w:val="15CA5D2E"/>
    <w:rsid w:val="15D28D68"/>
    <w:rsid w:val="15D32E87"/>
    <w:rsid w:val="15D6E948"/>
    <w:rsid w:val="15D76C68"/>
    <w:rsid w:val="15D85C43"/>
    <w:rsid w:val="15D88C41"/>
    <w:rsid w:val="15E4135E"/>
    <w:rsid w:val="15E8D941"/>
    <w:rsid w:val="15ECC0D0"/>
    <w:rsid w:val="15ECC467"/>
    <w:rsid w:val="15ECF19F"/>
    <w:rsid w:val="15EFF1C4"/>
    <w:rsid w:val="15F11E5B"/>
    <w:rsid w:val="15F1399D"/>
    <w:rsid w:val="15F3F902"/>
    <w:rsid w:val="15F69C6C"/>
    <w:rsid w:val="1602AFB1"/>
    <w:rsid w:val="16033C61"/>
    <w:rsid w:val="16053100"/>
    <w:rsid w:val="16122ECC"/>
    <w:rsid w:val="1612DC47"/>
    <w:rsid w:val="1618F7E6"/>
    <w:rsid w:val="1619513E"/>
    <w:rsid w:val="1619F810"/>
    <w:rsid w:val="161AB3B6"/>
    <w:rsid w:val="162432B5"/>
    <w:rsid w:val="162499B4"/>
    <w:rsid w:val="162B4C7D"/>
    <w:rsid w:val="162C6DD5"/>
    <w:rsid w:val="163272EC"/>
    <w:rsid w:val="1639F330"/>
    <w:rsid w:val="163A1E6C"/>
    <w:rsid w:val="163B120E"/>
    <w:rsid w:val="163B953A"/>
    <w:rsid w:val="163CA9C4"/>
    <w:rsid w:val="1642DC6E"/>
    <w:rsid w:val="16455589"/>
    <w:rsid w:val="1647D77D"/>
    <w:rsid w:val="16485EDB"/>
    <w:rsid w:val="164C0538"/>
    <w:rsid w:val="164C50F3"/>
    <w:rsid w:val="165133A4"/>
    <w:rsid w:val="1654B59E"/>
    <w:rsid w:val="16575B9F"/>
    <w:rsid w:val="1667D984"/>
    <w:rsid w:val="16686C36"/>
    <w:rsid w:val="166B57EE"/>
    <w:rsid w:val="166BDC3B"/>
    <w:rsid w:val="16734C9F"/>
    <w:rsid w:val="16776A10"/>
    <w:rsid w:val="1678FBC0"/>
    <w:rsid w:val="167AB60C"/>
    <w:rsid w:val="167AF9D1"/>
    <w:rsid w:val="167B26BB"/>
    <w:rsid w:val="1683DEE0"/>
    <w:rsid w:val="16883E1F"/>
    <w:rsid w:val="168C74FC"/>
    <w:rsid w:val="16909982"/>
    <w:rsid w:val="1690DAAF"/>
    <w:rsid w:val="16914B86"/>
    <w:rsid w:val="16967F8B"/>
    <w:rsid w:val="16987593"/>
    <w:rsid w:val="169DDB45"/>
    <w:rsid w:val="169F376A"/>
    <w:rsid w:val="169FBA33"/>
    <w:rsid w:val="16A09A89"/>
    <w:rsid w:val="16A2DB88"/>
    <w:rsid w:val="16A5E38E"/>
    <w:rsid w:val="16AD2BCC"/>
    <w:rsid w:val="16AFEF35"/>
    <w:rsid w:val="16B07241"/>
    <w:rsid w:val="16B28C27"/>
    <w:rsid w:val="16B345F8"/>
    <w:rsid w:val="16B4450E"/>
    <w:rsid w:val="16B9D8E7"/>
    <w:rsid w:val="16BBD5BF"/>
    <w:rsid w:val="16BDEF3F"/>
    <w:rsid w:val="16BE360F"/>
    <w:rsid w:val="16C5712A"/>
    <w:rsid w:val="16C5BA99"/>
    <w:rsid w:val="16CA055B"/>
    <w:rsid w:val="16CDD8E6"/>
    <w:rsid w:val="16D2FF82"/>
    <w:rsid w:val="16D392C5"/>
    <w:rsid w:val="16D5490C"/>
    <w:rsid w:val="16D7E470"/>
    <w:rsid w:val="16D8AF52"/>
    <w:rsid w:val="16E1A97E"/>
    <w:rsid w:val="16EB7F6F"/>
    <w:rsid w:val="16EE558A"/>
    <w:rsid w:val="16F5D897"/>
    <w:rsid w:val="16FC30B3"/>
    <w:rsid w:val="16FE28F4"/>
    <w:rsid w:val="17026A4C"/>
    <w:rsid w:val="1702E7D8"/>
    <w:rsid w:val="1708B1F0"/>
    <w:rsid w:val="1709C3B6"/>
    <w:rsid w:val="170D73FC"/>
    <w:rsid w:val="1714F858"/>
    <w:rsid w:val="171B8CF0"/>
    <w:rsid w:val="171FC9ED"/>
    <w:rsid w:val="17239810"/>
    <w:rsid w:val="17239A72"/>
    <w:rsid w:val="1724443B"/>
    <w:rsid w:val="17277CB5"/>
    <w:rsid w:val="1727AD95"/>
    <w:rsid w:val="1727E10E"/>
    <w:rsid w:val="172FD791"/>
    <w:rsid w:val="17323F18"/>
    <w:rsid w:val="173B629D"/>
    <w:rsid w:val="173CEE09"/>
    <w:rsid w:val="1741438A"/>
    <w:rsid w:val="17468FAE"/>
    <w:rsid w:val="17484EE8"/>
    <w:rsid w:val="17573A8F"/>
    <w:rsid w:val="17584748"/>
    <w:rsid w:val="1758E039"/>
    <w:rsid w:val="17591EA1"/>
    <w:rsid w:val="175E2FC8"/>
    <w:rsid w:val="175EE0CC"/>
    <w:rsid w:val="17609EFC"/>
    <w:rsid w:val="176509BF"/>
    <w:rsid w:val="17698F6E"/>
    <w:rsid w:val="176D329E"/>
    <w:rsid w:val="1774F046"/>
    <w:rsid w:val="177A0BFF"/>
    <w:rsid w:val="177A76CD"/>
    <w:rsid w:val="17821135"/>
    <w:rsid w:val="1785D3ED"/>
    <w:rsid w:val="178CE473"/>
    <w:rsid w:val="17937117"/>
    <w:rsid w:val="17940E69"/>
    <w:rsid w:val="1798941A"/>
    <w:rsid w:val="179A40A5"/>
    <w:rsid w:val="179C8AF8"/>
    <w:rsid w:val="179E9380"/>
    <w:rsid w:val="17A36BEA"/>
    <w:rsid w:val="17A5CFF0"/>
    <w:rsid w:val="17AF2E6C"/>
    <w:rsid w:val="17B064AF"/>
    <w:rsid w:val="17B0CF32"/>
    <w:rsid w:val="17B2BD40"/>
    <w:rsid w:val="17B78A74"/>
    <w:rsid w:val="17B866D1"/>
    <w:rsid w:val="17BA0E63"/>
    <w:rsid w:val="17BA5389"/>
    <w:rsid w:val="17BD5035"/>
    <w:rsid w:val="17C1D718"/>
    <w:rsid w:val="17CC0E47"/>
    <w:rsid w:val="17D3254D"/>
    <w:rsid w:val="17D76DD3"/>
    <w:rsid w:val="17E322A6"/>
    <w:rsid w:val="17E81659"/>
    <w:rsid w:val="17E8B3BB"/>
    <w:rsid w:val="17FA67F3"/>
    <w:rsid w:val="17FBA313"/>
    <w:rsid w:val="17FD372A"/>
    <w:rsid w:val="18074379"/>
    <w:rsid w:val="1807D255"/>
    <w:rsid w:val="18098B9B"/>
    <w:rsid w:val="180B608E"/>
    <w:rsid w:val="18104CC7"/>
    <w:rsid w:val="181179DB"/>
    <w:rsid w:val="1815441E"/>
    <w:rsid w:val="18230383"/>
    <w:rsid w:val="18254D96"/>
    <w:rsid w:val="18255B5A"/>
    <w:rsid w:val="182635EA"/>
    <w:rsid w:val="1827AB57"/>
    <w:rsid w:val="18285B3F"/>
    <w:rsid w:val="1828D70D"/>
    <w:rsid w:val="1833662D"/>
    <w:rsid w:val="183964C7"/>
    <w:rsid w:val="183FA086"/>
    <w:rsid w:val="18418A5E"/>
    <w:rsid w:val="184908E1"/>
    <w:rsid w:val="184985E6"/>
    <w:rsid w:val="184AF04E"/>
    <w:rsid w:val="184B65FD"/>
    <w:rsid w:val="184EA220"/>
    <w:rsid w:val="184EEB24"/>
    <w:rsid w:val="1851878D"/>
    <w:rsid w:val="1852316A"/>
    <w:rsid w:val="1854FB73"/>
    <w:rsid w:val="1858B00C"/>
    <w:rsid w:val="18598A00"/>
    <w:rsid w:val="185E6F15"/>
    <w:rsid w:val="186344D6"/>
    <w:rsid w:val="1864E4DD"/>
    <w:rsid w:val="1866D1A4"/>
    <w:rsid w:val="186AEFB1"/>
    <w:rsid w:val="186B66B1"/>
    <w:rsid w:val="186BF467"/>
    <w:rsid w:val="18704E02"/>
    <w:rsid w:val="1872B8F1"/>
    <w:rsid w:val="1879CFA5"/>
    <w:rsid w:val="187A1733"/>
    <w:rsid w:val="187A55DA"/>
    <w:rsid w:val="187B73FD"/>
    <w:rsid w:val="187BE916"/>
    <w:rsid w:val="188197A9"/>
    <w:rsid w:val="1882B289"/>
    <w:rsid w:val="188656FE"/>
    <w:rsid w:val="188BB85E"/>
    <w:rsid w:val="18924B32"/>
    <w:rsid w:val="18939E0B"/>
    <w:rsid w:val="189520F1"/>
    <w:rsid w:val="18974667"/>
    <w:rsid w:val="18A3E91A"/>
    <w:rsid w:val="18A5B8E2"/>
    <w:rsid w:val="18AF5344"/>
    <w:rsid w:val="18B20096"/>
    <w:rsid w:val="18B4D514"/>
    <w:rsid w:val="18B72A6E"/>
    <w:rsid w:val="18B823C2"/>
    <w:rsid w:val="18BC4000"/>
    <w:rsid w:val="18BED4C3"/>
    <w:rsid w:val="18BFC299"/>
    <w:rsid w:val="18C12EBA"/>
    <w:rsid w:val="18C1EB9D"/>
    <w:rsid w:val="18C36EA8"/>
    <w:rsid w:val="18D29F50"/>
    <w:rsid w:val="18D424CF"/>
    <w:rsid w:val="18D6676E"/>
    <w:rsid w:val="18D8B8DF"/>
    <w:rsid w:val="18E13F3B"/>
    <w:rsid w:val="18E7CAEB"/>
    <w:rsid w:val="18EF250F"/>
    <w:rsid w:val="18F43222"/>
    <w:rsid w:val="18F68F02"/>
    <w:rsid w:val="18FAA612"/>
    <w:rsid w:val="1906AC85"/>
    <w:rsid w:val="190C9F2C"/>
    <w:rsid w:val="1919779F"/>
    <w:rsid w:val="191CBD8E"/>
    <w:rsid w:val="192A91C1"/>
    <w:rsid w:val="192B3F56"/>
    <w:rsid w:val="192C6485"/>
    <w:rsid w:val="192DDC34"/>
    <w:rsid w:val="1936B9AE"/>
    <w:rsid w:val="193888E8"/>
    <w:rsid w:val="1938EBFD"/>
    <w:rsid w:val="1939AA25"/>
    <w:rsid w:val="193F9C02"/>
    <w:rsid w:val="19467BB7"/>
    <w:rsid w:val="194B18CB"/>
    <w:rsid w:val="194B6488"/>
    <w:rsid w:val="195A0810"/>
    <w:rsid w:val="195BD377"/>
    <w:rsid w:val="19631DF2"/>
    <w:rsid w:val="1964A5F6"/>
    <w:rsid w:val="19686024"/>
    <w:rsid w:val="196AC924"/>
    <w:rsid w:val="196CE38D"/>
    <w:rsid w:val="196FC55B"/>
    <w:rsid w:val="1973BEB0"/>
    <w:rsid w:val="1973CBE8"/>
    <w:rsid w:val="19757CCA"/>
    <w:rsid w:val="197B97CA"/>
    <w:rsid w:val="198054C8"/>
    <w:rsid w:val="1982272A"/>
    <w:rsid w:val="198330AF"/>
    <w:rsid w:val="19839639"/>
    <w:rsid w:val="19868E4B"/>
    <w:rsid w:val="198891B6"/>
    <w:rsid w:val="1989EB7D"/>
    <w:rsid w:val="198A54A0"/>
    <w:rsid w:val="198C29B7"/>
    <w:rsid w:val="198C2CB7"/>
    <w:rsid w:val="198C4114"/>
    <w:rsid w:val="199AD5BD"/>
    <w:rsid w:val="199FB185"/>
    <w:rsid w:val="19A64C5A"/>
    <w:rsid w:val="19A75A72"/>
    <w:rsid w:val="19A8C400"/>
    <w:rsid w:val="19A981A1"/>
    <w:rsid w:val="19AC94AF"/>
    <w:rsid w:val="19AFFBBA"/>
    <w:rsid w:val="19B22D58"/>
    <w:rsid w:val="19B7000C"/>
    <w:rsid w:val="19BBD922"/>
    <w:rsid w:val="19BF21F3"/>
    <w:rsid w:val="19C1CB94"/>
    <w:rsid w:val="19C46539"/>
    <w:rsid w:val="19C92BB2"/>
    <w:rsid w:val="19CAD0D1"/>
    <w:rsid w:val="19D0D3C2"/>
    <w:rsid w:val="19DC280B"/>
    <w:rsid w:val="19DE6A4F"/>
    <w:rsid w:val="19E12F8D"/>
    <w:rsid w:val="19E85D65"/>
    <w:rsid w:val="19E8B129"/>
    <w:rsid w:val="19ED72FA"/>
    <w:rsid w:val="19F73995"/>
    <w:rsid w:val="19F74A9D"/>
    <w:rsid w:val="19F9B4DF"/>
    <w:rsid w:val="19FB9099"/>
    <w:rsid w:val="1A0148BD"/>
    <w:rsid w:val="1A024F6C"/>
    <w:rsid w:val="1A02A205"/>
    <w:rsid w:val="1A095708"/>
    <w:rsid w:val="1A09FA98"/>
    <w:rsid w:val="1A0B75C7"/>
    <w:rsid w:val="1A0DF93F"/>
    <w:rsid w:val="1A0F21BC"/>
    <w:rsid w:val="1A2A4834"/>
    <w:rsid w:val="1A2DFFB3"/>
    <w:rsid w:val="1A33D175"/>
    <w:rsid w:val="1A35804F"/>
    <w:rsid w:val="1A396C6F"/>
    <w:rsid w:val="1A4AB8DF"/>
    <w:rsid w:val="1A4BD944"/>
    <w:rsid w:val="1A50ED75"/>
    <w:rsid w:val="1A551DB6"/>
    <w:rsid w:val="1A5562D3"/>
    <w:rsid w:val="1A569CBC"/>
    <w:rsid w:val="1A58FE93"/>
    <w:rsid w:val="1A5AA524"/>
    <w:rsid w:val="1A5C8FA3"/>
    <w:rsid w:val="1A5DD54A"/>
    <w:rsid w:val="1A63FD9B"/>
    <w:rsid w:val="1A64DC05"/>
    <w:rsid w:val="1A66517A"/>
    <w:rsid w:val="1A68E7EE"/>
    <w:rsid w:val="1A6DAB62"/>
    <w:rsid w:val="1A6E7AB4"/>
    <w:rsid w:val="1A7385D2"/>
    <w:rsid w:val="1A7521F6"/>
    <w:rsid w:val="1A785576"/>
    <w:rsid w:val="1A7C1F55"/>
    <w:rsid w:val="1A7FEFAA"/>
    <w:rsid w:val="1A82720E"/>
    <w:rsid w:val="1A86041E"/>
    <w:rsid w:val="1A883F49"/>
    <w:rsid w:val="1A8A81D3"/>
    <w:rsid w:val="1A94A6B7"/>
    <w:rsid w:val="1A94AA62"/>
    <w:rsid w:val="1A97B8B8"/>
    <w:rsid w:val="1A9A5986"/>
    <w:rsid w:val="1AA3156D"/>
    <w:rsid w:val="1AA31D50"/>
    <w:rsid w:val="1AA733D1"/>
    <w:rsid w:val="1AAACFF4"/>
    <w:rsid w:val="1AB172C2"/>
    <w:rsid w:val="1AB34C15"/>
    <w:rsid w:val="1AB467C2"/>
    <w:rsid w:val="1AB96048"/>
    <w:rsid w:val="1AB9E10F"/>
    <w:rsid w:val="1AC5BC2D"/>
    <w:rsid w:val="1ACD4100"/>
    <w:rsid w:val="1AD230EF"/>
    <w:rsid w:val="1AD57D60"/>
    <w:rsid w:val="1AD655D1"/>
    <w:rsid w:val="1ADAD452"/>
    <w:rsid w:val="1ADC2058"/>
    <w:rsid w:val="1AF12AFE"/>
    <w:rsid w:val="1AF66799"/>
    <w:rsid w:val="1AF78BCB"/>
    <w:rsid w:val="1AFB1062"/>
    <w:rsid w:val="1B0564CB"/>
    <w:rsid w:val="1B0BD988"/>
    <w:rsid w:val="1B1151C1"/>
    <w:rsid w:val="1B1A36A9"/>
    <w:rsid w:val="1B1D7EAA"/>
    <w:rsid w:val="1B1F43A3"/>
    <w:rsid w:val="1B209EFA"/>
    <w:rsid w:val="1B20E9EC"/>
    <w:rsid w:val="1B223BBB"/>
    <w:rsid w:val="1B24C13B"/>
    <w:rsid w:val="1B2CBFA7"/>
    <w:rsid w:val="1B2FEBB5"/>
    <w:rsid w:val="1B30C624"/>
    <w:rsid w:val="1B313457"/>
    <w:rsid w:val="1B36CD78"/>
    <w:rsid w:val="1B3A0F83"/>
    <w:rsid w:val="1B3BCF45"/>
    <w:rsid w:val="1B4189EC"/>
    <w:rsid w:val="1B45DBA4"/>
    <w:rsid w:val="1B4DAE66"/>
    <w:rsid w:val="1B53237F"/>
    <w:rsid w:val="1B538E16"/>
    <w:rsid w:val="1B55DBEA"/>
    <w:rsid w:val="1B56485C"/>
    <w:rsid w:val="1B566890"/>
    <w:rsid w:val="1B56E349"/>
    <w:rsid w:val="1B572A32"/>
    <w:rsid w:val="1B5A326A"/>
    <w:rsid w:val="1B5B81B8"/>
    <w:rsid w:val="1B687096"/>
    <w:rsid w:val="1B6CB3FD"/>
    <w:rsid w:val="1B6DBF45"/>
    <w:rsid w:val="1B70C45F"/>
    <w:rsid w:val="1B71CA7A"/>
    <w:rsid w:val="1B73D707"/>
    <w:rsid w:val="1B7751B1"/>
    <w:rsid w:val="1B78FF15"/>
    <w:rsid w:val="1B812A18"/>
    <w:rsid w:val="1B8314F9"/>
    <w:rsid w:val="1B847433"/>
    <w:rsid w:val="1B84744B"/>
    <w:rsid w:val="1B883087"/>
    <w:rsid w:val="1B8B5BF7"/>
    <w:rsid w:val="1B8D5ABC"/>
    <w:rsid w:val="1B982550"/>
    <w:rsid w:val="1B98E24D"/>
    <w:rsid w:val="1B9AEDEB"/>
    <w:rsid w:val="1B9C7D07"/>
    <w:rsid w:val="1B9CCF32"/>
    <w:rsid w:val="1B9E9740"/>
    <w:rsid w:val="1B9FC79B"/>
    <w:rsid w:val="1BA10774"/>
    <w:rsid w:val="1BA5CE70"/>
    <w:rsid w:val="1BA88335"/>
    <w:rsid w:val="1BA89C3B"/>
    <w:rsid w:val="1BADC076"/>
    <w:rsid w:val="1BB6B241"/>
    <w:rsid w:val="1BB7A845"/>
    <w:rsid w:val="1BB87A95"/>
    <w:rsid w:val="1BB8DA8B"/>
    <w:rsid w:val="1BB9CC0F"/>
    <w:rsid w:val="1BBAF070"/>
    <w:rsid w:val="1BC5847E"/>
    <w:rsid w:val="1BC59056"/>
    <w:rsid w:val="1BD06FD8"/>
    <w:rsid w:val="1BE5532D"/>
    <w:rsid w:val="1BEC7B9F"/>
    <w:rsid w:val="1BF2A5B3"/>
    <w:rsid w:val="1BF47101"/>
    <w:rsid w:val="1BF5C970"/>
    <w:rsid w:val="1BF7DE47"/>
    <w:rsid w:val="1BF924AC"/>
    <w:rsid w:val="1BFA95AB"/>
    <w:rsid w:val="1BFC485C"/>
    <w:rsid w:val="1BFF4C1B"/>
    <w:rsid w:val="1C033AE3"/>
    <w:rsid w:val="1C05F9EA"/>
    <w:rsid w:val="1C10B1DB"/>
    <w:rsid w:val="1C15E5AA"/>
    <w:rsid w:val="1C170B65"/>
    <w:rsid w:val="1C1777F2"/>
    <w:rsid w:val="1C1BB26D"/>
    <w:rsid w:val="1C202362"/>
    <w:rsid w:val="1C2398F7"/>
    <w:rsid w:val="1C250D8E"/>
    <w:rsid w:val="1C27F360"/>
    <w:rsid w:val="1C298766"/>
    <w:rsid w:val="1C2B3E7D"/>
    <w:rsid w:val="1C338919"/>
    <w:rsid w:val="1C36AF33"/>
    <w:rsid w:val="1C36CCF1"/>
    <w:rsid w:val="1C3C60B0"/>
    <w:rsid w:val="1C3E462D"/>
    <w:rsid w:val="1C3EA756"/>
    <w:rsid w:val="1C3EBC20"/>
    <w:rsid w:val="1C3EE5CE"/>
    <w:rsid w:val="1C3F143C"/>
    <w:rsid w:val="1C4204CF"/>
    <w:rsid w:val="1C45C719"/>
    <w:rsid w:val="1C46BBB6"/>
    <w:rsid w:val="1C4B6B4B"/>
    <w:rsid w:val="1C4DEF5E"/>
    <w:rsid w:val="1C591EC7"/>
    <w:rsid w:val="1C5A222A"/>
    <w:rsid w:val="1C5B46AF"/>
    <w:rsid w:val="1C5FD632"/>
    <w:rsid w:val="1C61BFC3"/>
    <w:rsid w:val="1C65224B"/>
    <w:rsid w:val="1C699EAE"/>
    <w:rsid w:val="1C6ADE2E"/>
    <w:rsid w:val="1C6B42EB"/>
    <w:rsid w:val="1C6E2E44"/>
    <w:rsid w:val="1C7B58F5"/>
    <w:rsid w:val="1C7D927C"/>
    <w:rsid w:val="1C7F9CCA"/>
    <w:rsid w:val="1C8186DC"/>
    <w:rsid w:val="1C82C345"/>
    <w:rsid w:val="1C8CFB5F"/>
    <w:rsid w:val="1C93FE53"/>
    <w:rsid w:val="1C957E38"/>
    <w:rsid w:val="1C9F5304"/>
    <w:rsid w:val="1CA686CE"/>
    <w:rsid w:val="1CAA3B23"/>
    <w:rsid w:val="1CAA6FC4"/>
    <w:rsid w:val="1CADA345"/>
    <w:rsid w:val="1CB1B4D2"/>
    <w:rsid w:val="1CB1DC66"/>
    <w:rsid w:val="1CB873DC"/>
    <w:rsid w:val="1CBA139B"/>
    <w:rsid w:val="1CBB577B"/>
    <w:rsid w:val="1CBC0E80"/>
    <w:rsid w:val="1CBD21DB"/>
    <w:rsid w:val="1CBD7299"/>
    <w:rsid w:val="1CC4314A"/>
    <w:rsid w:val="1CC5AFF2"/>
    <w:rsid w:val="1CC7C64F"/>
    <w:rsid w:val="1CC901A8"/>
    <w:rsid w:val="1CCAE618"/>
    <w:rsid w:val="1CD49A78"/>
    <w:rsid w:val="1CD97BCD"/>
    <w:rsid w:val="1CDA64D7"/>
    <w:rsid w:val="1CDCF927"/>
    <w:rsid w:val="1CE54AE2"/>
    <w:rsid w:val="1CEA34C8"/>
    <w:rsid w:val="1CEBC26D"/>
    <w:rsid w:val="1CF4CD85"/>
    <w:rsid w:val="1CF674A6"/>
    <w:rsid w:val="1CF6C2B5"/>
    <w:rsid w:val="1CF73BCB"/>
    <w:rsid w:val="1CF73F09"/>
    <w:rsid w:val="1CF7C68A"/>
    <w:rsid w:val="1D03005C"/>
    <w:rsid w:val="1D08845E"/>
    <w:rsid w:val="1D0C094A"/>
    <w:rsid w:val="1D0CB3E4"/>
    <w:rsid w:val="1D0EC5C4"/>
    <w:rsid w:val="1D107C0C"/>
    <w:rsid w:val="1D11BC66"/>
    <w:rsid w:val="1D136004"/>
    <w:rsid w:val="1D14ED36"/>
    <w:rsid w:val="1D17591B"/>
    <w:rsid w:val="1D1AB503"/>
    <w:rsid w:val="1D1B3B68"/>
    <w:rsid w:val="1D1CD18B"/>
    <w:rsid w:val="1D1ED9AE"/>
    <w:rsid w:val="1D28CEFD"/>
    <w:rsid w:val="1D29D47B"/>
    <w:rsid w:val="1D2AA3C3"/>
    <w:rsid w:val="1D2EDA57"/>
    <w:rsid w:val="1D3A01A2"/>
    <w:rsid w:val="1D3A787D"/>
    <w:rsid w:val="1D3B2299"/>
    <w:rsid w:val="1D3B97FC"/>
    <w:rsid w:val="1D3CA034"/>
    <w:rsid w:val="1D3D2D6B"/>
    <w:rsid w:val="1D3E2ECF"/>
    <w:rsid w:val="1D3EBBB8"/>
    <w:rsid w:val="1D466E27"/>
    <w:rsid w:val="1D48FD4B"/>
    <w:rsid w:val="1D4F0E4F"/>
    <w:rsid w:val="1D506BF5"/>
    <w:rsid w:val="1D51AE5B"/>
    <w:rsid w:val="1D5696C8"/>
    <w:rsid w:val="1D56B206"/>
    <w:rsid w:val="1D56CFBB"/>
    <w:rsid w:val="1D59E0F3"/>
    <w:rsid w:val="1D5CB925"/>
    <w:rsid w:val="1D6156C3"/>
    <w:rsid w:val="1D6639BD"/>
    <w:rsid w:val="1D66E56D"/>
    <w:rsid w:val="1D6CC8DF"/>
    <w:rsid w:val="1D6E92E3"/>
    <w:rsid w:val="1D716219"/>
    <w:rsid w:val="1D717ED2"/>
    <w:rsid w:val="1D72E1C6"/>
    <w:rsid w:val="1D73BBB0"/>
    <w:rsid w:val="1D79F3DB"/>
    <w:rsid w:val="1D7B6B37"/>
    <w:rsid w:val="1D7CD47B"/>
    <w:rsid w:val="1D7E356C"/>
    <w:rsid w:val="1D8062AE"/>
    <w:rsid w:val="1D80C2AB"/>
    <w:rsid w:val="1D82402A"/>
    <w:rsid w:val="1D8CF1A0"/>
    <w:rsid w:val="1D915513"/>
    <w:rsid w:val="1D973F78"/>
    <w:rsid w:val="1D97EB9E"/>
    <w:rsid w:val="1D992122"/>
    <w:rsid w:val="1D9AD8B5"/>
    <w:rsid w:val="1D9B1639"/>
    <w:rsid w:val="1D9F0B44"/>
    <w:rsid w:val="1D9F6DE7"/>
    <w:rsid w:val="1DA36757"/>
    <w:rsid w:val="1DA40BB8"/>
    <w:rsid w:val="1DA7ECD1"/>
    <w:rsid w:val="1DAD067D"/>
    <w:rsid w:val="1DBAC987"/>
    <w:rsid w:val="1DBDA4E0"/>
    <w:rsid w:val="1DC2B339"/>
    <w:rsid w:val="1DC363FA"/>
    <w:rsid w:val="1DC6B147"/>
    <w:rsid w:val="1DC8C878"/>
    <w:rsid w:val="1DCA0E4F"/>
    <w:rsid w:val="1DCB0872"/>
    <w:rsid w:val="1DCE9437"/>
    <w:rsid w:val="1DD83C08"/>
    <w:rsid w:val="1DD933D6"/>
    <w:rsid w:val="1DDA9F4C"/>
    <w:rsid w:val="1DE27233"/>
    <w:rsid w:val="1DE3E03F"/>
    <w:rsid w:val="1DE5F76E"/>
    <w:rsid w:val="1DE8A799"/>
    <w:rsid w:val="1DF03612"/>
    <w:rsid w:val="1DF96184"/>
    <w:rsid w:val="1E0A726B"/>
    <w:rsid w:val="1E0C9E39"/>
    <w:rsid w:val="1E0DC610"/>
    <w:rsid w:val="1E0E3628"/>
    <w:rsid w:val="1E0FDE0C"/>
    <w:rsid w:val="1E102FCE"/>
    <w:rsid w:val="1E1786D7"/>
    <w:rsid w:val="1E190D81"/>
    <w:rsid w:val="1E1A17B0"/>
    <w:rsid w:val="1E1DEE2C"/>
    <w:rsid w:val="1E2CD711"/>
    <w:rsid w:val="1E39B95D"/>
    <w:rsid w:val="1E3E0A46"/>
    <w:rsid w:val="1E3EAB7C"/>
    <w:rsid w:val="1E3EE0A6"/>
    <w:rsid w:val="1E46654E"/>
    <w:rsid w:val="1E472667"/>
    <w:rsid w:val="1E47F100"/>
    <w:rsid w:val="1E5AEE35"/>
    <w:rsid w:val="1E5B7973"/>
    <w:rsid w:val="1E5BF076"/>
    <w:rsid w:val="1E653791"/>
    <w:rsid w:val="1E674AA8"/>
    <w:rsid w:val="1E6954DC"/>
    <w:rsid w:val="1E6E6E3A"/>
    <w:rsid w:val="1E70CC55"/>
    <w:rsid w:val="1E74E781"/>
    <w:rsid w:val="1E77BB21"/>
    <w:rsid w:val="1E7CC7C9"/>
    <w:rsid w:val="1E7D6E65"/>
    <w:rsid w:val="1E8005D2"/>
    <w:rsid w:val="1E80EACA"/>
    <w:rsid w:val="1E82EA79"/>
    <w:rsid w:val="1E88DCF9"/>
    <w:rsid w:val="1E8BB0C9"/>
    <w:rsid w:val="1E8EDDF9"/>
    <w:rsid w:val="1E95A427"/>
    <w:rsid w:val="1E9F9F0D"/>
    <w:rsid w:val="1EAADF1C"/>
    <w:rsid w:val="1EAB436C"/>
    <w:rsid w:val="1EAE9F40"/>
    <w:rsid w:val="1EB3E567"/>
    <w:rsid w:val="1EB53884"/>
    <w:rsid w:val="1EBB7B50"/>
    <w:rsid w:val="1EBC150D"/>
    <w:rsid w:val="1EBE00AE"/>
    <w:rsid w:val="1EBFC5B4"/>
    <w:rsid w:val="1EC41156"/>
    <w:rsid w:val="1EC4A6FE"/>
    <w:rsid w:val="1EC580AD"/>
    <w:rsid w:val="1EC7328B"/>
    <w:rsid w:val="1ECA5150"/>
    <w:rsid w:val="1ECAAAB8"/>
    <w:rsid w:val="1ECCDECD"/>
    <w:rsid w:val="1ECD2602"/>
    <w:rsid w:val="1ED9A560"/>
    <w:rsid w:val="1EDE3816"/>
    <w:rsid w:val="1EDF980E"/>
    <w:rsid w:val="1EE395D6"/>
    <w:rsid w:val="1EE3DE8A"/>
    <w:rsid w:val="1EE6244A"/>
    <w:rsid w:val="1EE7F648"/>
    <w:rsid w:val="1EE9DB1A"/>
    <w:rsid w:val="1EEB9638"/>
    <w:rsid w:val="1EF3AF5D"/>
    <w:rsid w:val="1EFFDB3E"/>
    <w:rsid w:val="1F0393E1"/>
    <w:rsid w:val="1F0731F6"/>
    <w:rsid w:val="1F093BF5"/>
    <w:rsid w:val="1F0F2D61"/>
    <w:rsid w:val="1F130C1D"/>
    <w:rsid w:val="1F1531C0"/>
    <w:rsid w:val="1F166F62"/>
    <w:rsid w:val="1F2165DE"/>
    <w:rsid w:val="1F292E4F"/>
    <w:rsid w:val="1F2AD4D4"/>
    <w:rsid w:val="1F34C379"/>
    <w:rsid w:val="1F3A31B2"/>
    <w:rsid w:val="1F3E5F3F"/>
    <w:rsid w:val="1F402268"/>
    <w:rsid w:val="1F4169CB"/>
    <w:rsid w:val="1F42C453"/>
    <w:rsid w:val="1F44B027"/>
    <w:rsid w:val="1F4F0BB1"/>
    <w:rsid w:val="1F4FC8F1"/>
    <w:rsid w:val="1F5189AC"/>
    <w:rsid w:val="1F528FC6"/>
    <w:rsid w:val="1F54842A"/>
    <w:rsid w:val="1F54DC5F"/>
    <w:rsid w:val="1F595C0A"/>
    <w:rsid w:val="1F597541"/>
    <w:rsid w:val="1F5CC8A9"/>
    <w:rsid w:val="1F698312"/>
    <w:rsid w:val="1F6CA5B9"/>
    <w:rsid w:val="1F7430D6"/>
    <w:rsid w:val="1F74DE36"/>
    <w:rsid w:val="1F7844B3"/>
    <w:rsid w:val="1F7C22F5"/>
    <w:rsid w:val="1F842713"/>
    <w:rsid w:val="1F84E3E5"/>
    <w:rsid w:val="1F87061E"/>
    <w:rsid w:val="1F8B426D"/>
    <w:rsid w:val="1F8F5E24"/>
    <w:rsid w:val="1F90C7F9"/>
    <w:rsid w:val="1F9998E9"/>
    <w:rsid w:val="1F9A1416"/>
    <w:rsid w:val="1F9CC8CB"/>
    <w:rsid w:val="1F9D9273"/>
    <w:rsid w:val="1F9D9CF9"/>
    <w:rsid w:val="1FA09630"/>
    <w:rsid w:val="1FA258C8"/>
    <w:rsid w:val="1FA4DDC8"/>
    <w:rsid w:val="1FA4F073"/>
    <w:rsid w:val="1FA5DEC8"/>
    <w:rsid w:val="1FA906BD"/>
    <w:rsid w:val="1FAD5599"/>
    <w:rsid w:val="1FB08035"/>
    <w:rsid w:val="1FB8D2B5"/>
    <w:rsid w:val="1FBA6407"/>
    <w:rsid w:val="1FBCDE8E"/>
    <w:rsid w:val="1FBFA2FE"/>
    <w:rsid w:val="1FC1DDFD"/>
    <w:rsid w:val="1FC9BFD1"/>
    <w:rsid w:val="1FD095C8"/>
    <w:rsid w:val="1FD163A9"/>
    <w:rsid w:val="1FD628B1"/>
    <w:rsid w:val="1FD9AEDF"/>
    <w:rsid w:val="1FDAEE54"/>
    <w:rsid w:val="1FDD7BC5"/>
    <w:rsid w:val="1FE21737"/>
    <w:rsid w:val="1FE81813"/>
    <w:rsid w:val="1FEF2586"/>
    <w:rsid w:val="1FF132FC"/>
    <w:rsid w:val="1FF93D59"/>
    <w:rsid w:val="1FFA3D4C"/>
    <w:rsid w:val="1FFD1827"/>
    <w:rsid w:val="2003B308"/>
    <w:rsid w:val="2003C90C"/>
    <w:rsid w:val="2004B5CC"/>
    <w:rsid w:val="200567D5"/>
    <w:rsid w:val="20069108"/>
    <w:rsid w:val="20079E93"/>
    <w:rsid w:val="2009B4DD"/>
    <w:rsid w:val="200F34FA"/>
    <w:rsid w:val="200FD184"/>
    <w:rsid w:val="202489E0"/>
    <w:rsid w:val="2025756F"/>
    <w:rsid w:val="2027DF4B"/>
    <w:rsid w:val="202AAE5A"/>
    <w:rsid w:val="202B675A"/>
    <w:rsid w:val="202C9219"/>
    <w:rsid w:val="20301E8C"/>
    <w:rsid w:val="2030F261"/>
    <w:rsid w:val="203AF1CB"/>
    <w:rsid w:val="203B6F6E"/>
    <w:rsid w:val="203BC891"/>
    <w:rsid w:val="2047F0C8"/>
    <w:rsid w:val="2052E4ED"/>
    <w:rsid w:val="2055C5D7"/>
    <w:rsid w:val="2056EFC7"/>
    <w:rsid w:val="205B2103"/>
    <w:rsid w:val="20634D98"/>
    <w:rsid w:val="2064F934"/>
    <w:rsid w:val="20655CB7"/>
    <w:rsid w:val="206B9586"/>
    <w:rsid w:val="206FF2F3"/>
    <w:rsid w:val="20721ABB"/>
    <w:rsid w:val="20747897"/>
    <w:rsid w:val="207729D9"/>
    <w:rsid w:val="207BAB24"/>
    <w:rsid w:val="207C2AD1"/>
    <w:rsid w:val="20836DD7"/>
    <w:rsid w:val="20841FAF"/>
    <w:rsid w:val="20888721"/>
    <w:rsid w:val="208CF202"/>
    <w:rsid w:val="208D38D1"/>
    <w:rsid w:val="209307DF"/>
    <w:rsid w:val="209AE10F"/>
    <w:rsid w:val="20A7DAE6"/>
    <w:rsid w:val="20AA4D9C"/>
    <w:rsid w:val="20AE5A92"/>
    <w:rsid w:val="20B2E9FC"/>
    <w:rsid w:val="20B79987"/>
    <w:rsid w:val="20BB20DB"/>
    <w:rsid w:val="20BC3831"/>
    <w:rsid w:val="20BD6D97"/>
    <w:rsid w:val="20BE06BF"/>
    <w:rsid w:val="20C1AFEB"/>
    <w:rsid w:val="20C8E764"/>
    <w:rsid w:val="20D542C6"/>
    <w:rsid w:val="20D92565"/>
    <w:rsid w:val="20DF3F33"/>
    <w:rsid w:val="20E06ED6"/>
    <w:rsid w:val="20E09AFA"/>
    <w:rsid w:val="20E3BCEB"/>
    <w:rsid w:val="20E5DB6D"/>
    <w:rsid w:val="20E7E8F2"/>
    <w:rsid w:val="20EA95E4"/>
    <w:rsid w:val="20EB4367"/>
    <w:rsid w:val="20EBCD06"/>
    <w:rsid w:val="20EDAD31"/>
    <w:rsid w:val="20EEB187"/>
    <w:rsid w:val="20F2116C"/>
    <w:rsid w:val="20F490E9"/>
    <w:rsid w:val="20F4F8AB"/>
    <w:rsid w:val="20FEB4F8"/>
    <w:rsid w:val="20FEE620"/>
    <w:rsid w:val="2101EA58"/>
    <w:rsid w:val="21025DAF"/>
    <w:rsid w:val="2103CDE5"/>
    <w:rsid w:val="2106586F"/>
    <w:rsid w:val="2109F30A"/>
    <w:rsid w:val="210CE659"/>
    <w:rsid w:val="210F70FD"/>
    <w:rsid w:val="21109787"/>
    <w:rsid w:val="21118913"/>
    <w:rsid w:val="21142741"/>
    <w:rsid w:val="21181CF5"/>
    <w:rsid w:val="211843B4"/>
    <w:rsid w:val="211CA727"/>
    <w:rsid w:val="211DFF33"/>
    <w:rsid w:val="211FF1B6"/>
    <w:rsid w:val="21200EB8"/>
    <w:rsid w:val="21213ABD"/>
    <w:rsid w:val="2122D67F"/>
    <w:rsid w:val="2123879D"/>
    <w:rsid w:val="2124F3F6"/>
    <w:rsid w:val="21297E8B"/>
    <w:rsid w:val="2130FC8A"/>
    <w:rsid w:val="2132156F"/>
    <w:rsid w:val="2139DC07"/>
    <w:rsid w:val="213DA05C"/>
    <w:rsid w:val="21446E37"/>
    <w:rsid w:val="214E206D"/>
    <w:rsid w:val="214FE915"/>
    <w:rsid w:val="2151611D"/>
    <w:rsid w:val="21533AC9"/>
    <w:rsid w:val="21594786"/>
    <w:rsid w:val="21597550"/>
    <w:rsid w:val="215B6193"/>
    <w:rsid w:val="215C65BF"/>
    <w:rsid w:val="21613C69"/>
    <w:rsid w:val="216481FD"/>
    <w:rsid w:val="21652112"/>
    <w:rsid w:val="21680CEF"/>
    <w:rsid w:val="216B9790"/>
    <w:rsid w:val="2170A2E7"/>
    <w:rsid w:val="21724429"/>
    <w:rsid w:val="2173AAC1"/>
    <w:rsid w:val="2176FD22"/>
    <w:rsid w:val="2179FE1E"/>
    <w:rsid w:val="218B007D"/>
    <w:rsid w:val="218C3DF6"/>
    <w:rsid w:val="218D2CFC"/>
    <w:rsid w:val="218D2F9A"/>
    <w:rsid w:val="2197A3C6"/>
    <w:rsid w:val="2197E3B3"/>
    <w:rsid w:val="219AADBA"/>
    <w:rsid w:val="219C3301"/>
    <w:rsid w:val="219CFAFA"/>
    <w:rsid w:val="21A20C0A"/>
    <w:rsid w:val="21A6944A"/>
    <w:rsid w:val="21AC0684"/>
    <w:rsid w:val="21AF5B6D"/>
    <w:rsid w:val="21B1718A"/>
    <w:rsid w:val="21B1BF53"/>
    <w:rsid w:val="21B1F7D6"/>
    <w:rsid w:val="21B3D5E5"/>
    <w:rsid w:val="21B60971"/>
    <w:rsid w:val="21BD4FF3"/>
    <w:rsid w:val="21C25A28"/>
    <w:rsid w:val="21C4528C"/>
    <w:rsid w:val="21CC5489"/>
    <w:rsid w:val="21D021AA"/>
    <w:rsid w:val="21D1F816"/>
    <w:rsid w:val="21E2ADA0"/>
    <w:rsid w:val="21E9117C"/>
    <w:rsid w:val="21EC787B"/>
    <w:rsid w:val="21F65B46"/>
    <w:rsid w:val="21F6F742"/>
    <w:rsid w:val="21F8068D"/>
    <w:rsid w:val="21FB5886"/>
    <w:rsid w:val="21FC2F88"/>
    <w:rsid w:val="21FC8CC9"/>
    <w:rsid w:val="21FD49E1"/>
    <w:rsid w:val="220823D1"/>
    <w:rsid w:val="2213A131"/>
    <w:rsid w:val="2218D871"/>
    <w:rsid w:val="22195C70"/>
    <w:rsid w:val="221D491E"/>
    <w:rsid w:val="221DD237"/>
    <w:rsid w:val="2226639E"/>
    <w:rsid w:val="2228BCB0"/>
    <w:rsid w:val="222BF916"/>
    <w:rsid w:val="22457137"/>
    <w:rsid w:val="224652E9"/>
    <w:rsid w:val="2247A422"/>
    <w:rsid w:val="2249B061"/>
    <w:rsid w:val="224D4988"/>
    <w:rsid w:val="224EC793"/>
    <w:rsid w:val="22525BBB"/>
    <w:rsid w:val="22528815"/>
    <w:rsid w:val="2252DF66"/>
    <w:rsid w:val="2257D0D9"/>
    <w:rsid w:val="2259D341"/>
    <w:rsid w:val="2259EDB6"/>
    <w:rsid w:val="225EFE97"/>
    <w:rsid w:val="2260CD23"/>
    <w:rsid w:val="22642157"/>
    <w:rsid w:val="2269860F"/>
    <w:rsid w:val="226C1A6B"/>
    <w:rsid w:val="226F983B"/>
    <w:rsid w:val="22749C83"/>
    <w:rsid w:val="22760A40"/>
    <w:rsid w:val="22771788"/>
    <w:rsid w:val="227EAB70"/>
    <w:rsid w:val="228A20EB"/>
    <w:rsid w:val="228A3088"/>
    <w:rsid w:val="228C1731"/>
    <w:rsid w:val="228F71C6"/>
    <w:rsid w:val="2290AE53"/>
    <w:rsid w:val="22911603"/>
    <w:rsid w:val="22963869"/>
    <w:rsid w:val="229AA2C2"/>
    <w:rsid w:val="229B995B"/>
    <w:rsid w:val="229DC450"/>
    <w:rsid w:val="229EF2BF"/>
    <w:rsid w:val="22A1E240"/>
    <w:rsid w:val="22A6B6B1"/>
    <w:rsid w:val="22A70A05"/>
    <w:rsid w:val="22AB6A4D"/>
    <w:rsid w:val="22AC46FB"/>
    <w:rsid w:val="22AC8857"/>
    <w:rsid w:val="22B37295"/>
    <w:rsid w:val="22B41415"/>
    <w:rsid w:val="22B922B1"/>
    <w:rsid w:val="22BBA7B6"/>
    <w:rsid w:val="22BDDBB3"/>
    <w:rsid w:val="22BF2A88"/>
    <w:rsid w:val="22C363B0"/>
    <w:rsid w:val="22CDF907"/>
    <w:rsid w:val="22CEFF53"/>
    <w:rsid w:val="22D05E3F"/>
    <w:rsid w:val="22D9F45F"/>
    <w:rsid w:val="22DE2921"/>
    <w:rsid w:val="22DF2FF4"/>
    <w:rsid w:val="22E2910D"/>
    <w:rsid w:val="22E724F0"/>
    <w:rsid w:val="22E9B809"/>
    <w:rsid w:val="22E9D054"/>
    <w:rsid w:val="22EC41CA"/>
    <w:rsid w:val="22ECA07F"/>
    <w:rsid w:val="22EFCC25"/>
    <w:rsid w:val="22F11D67"/>
    <w:rsid w:val="22F4F52E"/>
    <w:rsid w:val="2306C6BA"/>
    <w:rsid w:val="230886E9"/>
    <w:rsid w:val="230BE067"/>
    <w:rsid w:val="2311664D"/>
    <w:rsid w:val="2312AC5A"/>
    <w:rsid w:val="231BE9E2"/>
    <w:rsid w:val="231E8425"/>
    <w:rsid w:val="232AFA7C"/>
    <w:rsid w:val="232F2B8B"/>
    <w:rsid w:val="23384678"/>
    <w:rsid w:val="233F5B1E"/>
    <w:rsid w:val="234292E8"/>
    <w:rsid w:val="2342F5FE"/>
    <w:rsid w:val="2343B285"/>
    <w:rsid w:val="234A1F0A"/>
    <w:rsid w:val="234BE701"/>
    <w:rsid w:val="234D0AE5"/>
    <w:rsid w:val="234E3EAC"/>
    <w:rsid w:val="2353E382"/>
    <w:rsid w:val="235A0941"/>
    <w:rsid w:val="235DAE9F"/>
    <w:rsid w:val="23624F1C"/>
    <w:rsid w:val="236599AE"/>
    <w:rsid w:val="2368D195"/>
    <w:rsid w:val="23744031"/>
    <w:rsid w:val="2379664F"/>
    <w:rsid w:val="237A7C69"/>
    <w:rsid w:val="237B6637"/>
    <w:rsid w:val="237E616B"/>
    <w:rsid w:val="2381C673"/>
    <w:rsid w:val="23862536"/>
    <w:rsid w:val="238657D4"/>
    <w:rsid w:val="238DEC7C"/>
    <w:rsid w:val="238E55A9"/>
    <w:rsid w:val="23947EE1"/>
    <w:rsid w:val="23984A67"/>
    <w:rsid w:val="239BB83F"/>
    <w:rsid w:val="239C971C"/>
    <w:rsid w:val="239E4960"/>
    <w:rsid w:val="23A19FC9"/>
    <w:rsid w:val="23A5AE9D"/>
    <w:rsid w:val="23AC1959"/>
    <w:rsid w:val="23AD5DD0"/>
    <w:rsid w:val="23AECA9B"/>
    <w:rsid w:val="23BBAED1"/>
    <w:rsid w:val="23BDBEA6"/>
    <w:rsid w:val="23BF4021"/>
    <w:rsid w:val="23C051E7"/>
    <w:rsid w:val="23C43DD2"/>
    <w:rsid w:val="23C4F0DA"/>
    <w:rsid w:val="23C8CF8D"/>
    <w:rsid w:val="23CB9BBF"/>
    <w:rsid w:val="23CBFEFE"/>
    <w:rsid w:val="23D23241"/>
    <w:rsid w:val="23D528E4"/>
    <w:rsid w:val="23D808FE"/>
    <w:rsid w:val="23D89185"/>
    <w:rsid w:val="23DA507C"/>
    <w:rsid w:val="23DCE078"/>
    <w:rsid w:val="23DD8159"/>
    <w:rsid w:val="23DD86F0"/>
    <w:rsid w:val="23E07BB7"/>
    <w:rsid w:val="23E5C922"/>
    <w:rsid w:val="23E85D19"/>
    <w:rsid w:val="23F201F0"/>
    <w:rsid w:val="23F2603E"/>
    <w:rsid w:val="23F5B733"/>
    <w:rsid w:val="23FDB798"/>
    <w:rsid w:val="23FE4797"/>
    <w:rsid w:val="23FEC155"/>
    <w:rsid w:val="2402D2A5"/>
    <w:rsid w:val="240A5142"/>
    <w:rsid w:val="240BF73B"/>
    <w:rsid w:val="240E5779"/>
    <w:rsid w:val="2414F279"/>
    <w:rsid w:val="241547E0"/>
    <w:rsid w:val="2419E64F"/>
    <w:rsid w:val="241FB999"/>
    <w:rsid w:val="24207822"/>
    <w:rsid w:val="24221A9B"/>
    <w:rsid w:val="2424C7EE"/>
    <w:rsid w:val="242600E9"/>
    <w:rsid w:val="2432F11F"/>
    <w:rsid w:val="2434EFC4"/>
    <w:rsid w:val="24371EFE"/>
    <w:rsid w:val="243A9FAE"/>
    <w:rsid w:val="243DFB91"/>
    <w:rsid w:val="244050C0"/>
    <w:rsid w:val="244056FA"/>
    <w:rsid w:val="24409246"/>
    <w:rsid w:val="2447AAC3"/>
    <w:rsid w:val="24496F8F"/>
    <w:rsid w:val="24528D7E"/>
    <w:rsid w:val="24533097"/>
    <w:rsid w:val="2454701A"/>
    <w:rsid w:val="24549D19"/>
    <w:rsid w:val="2459A7CC"/>
    <w:rsid w:val="245C8994"/>
    <w:rsid w:val="245F24CE"/>
    <w:rsid w:val="24673992"/>
    <w:rsid w:val="24674B63"/>
    <w:rsid w:val="24688D2F"/>
    <w:rsid w:val="246950E1"/>
    <w:rsid w:val="246C9DBE"/>
    <w:rsid w:val="247045F0"/>
    <w:rsid w:val="2477BFEB"/>
    <w:rsid w:val="2478F62E"/>
    <w:rsid w:val="247BD4F0"/>
    <w:rsid w:val="247D9651"/>
    <w:rsid w:val="247E3CD3"/>
    <w:rsid w:val="24890A9D"/>
    <w:rsid w:val="248F380B"/>
    <w:rsid w:val="249C603B"/>
    <w:rsid w:val="249DE111"/>
    <w:rsid w:val="24A5FF4F"/>
    <w:rsid w:val="24A6014F"/>
    <w:rsid w:val="24A77B30"/>
    <w:rsid w:val="24B0BD3E"/>
    <w:rsid w:val="24B97ECF"/>
    <w:rsid w:val="24BCBC1F"/>
    <w:rsid w:val="24BCDE74"/>
    <w:rsid w:val="24C08EFF"/>
    <w:rsid w:val="24C2952D"/>
    <w:rsid w:val="24C29657"/>
    <w:rsid w:val="24C4BCF9"/>
    <w:rsid w:val="24C63E46"/>
    <w:rsid w:val="24C66960"/>
    <w:rsid w:val="24CF7E1D"/>
    <w:rsid w:val="24D0AE45"/>
    <w:rsid w:val="24D95BE2"/>
    <w:rsid w:val="24DE147B"/>
    <w:rsid w:val="24DE500C"/>
    <w:rsid w:val="24E0CA4A"/>
    <w:rsid w:val="24E1FAD3"/>
    <w:rsid w:val="24E2BE81"/>
    <w:rsid w:val="24E3F723"/>
    <w:rsid w:val="24E980DD"/>
    <w:rsid w:val="24EA1728"/>
    <w:rsid w:val="24EF376B"/>
    <w:rsid w:val="24F21549"/>
    <w:rsid w:val="24F7C1A9"/>
    <w:rsid w:val="24FADD5C"/>
    <w:rsid w:val="24FCEB8F"/>
    <w:rsid w:val="24FFDF6A"/>
    <w:rsid w:val="2501C873"/>
    <w:rsid w:val="250310FA"/>
    <w:rsid w:val="2505D7D4"/>
    <w:rsid w:val="25060D03"/>
    <w:rsid w:val="250DD1B6"/>
    <w:rsid w:val="25119571"/>
    <w:rsid w:val="2513FE8E"/>
    <w:rsid w:val="25178CE3"/>
    <w:rsid w:val="251D2C73"/>
    <w:rsid w:val="2527657B"/>
    <w:rsid w:val="2528C2F2"/>
    <w:rsid w:val="25304F42"/>
    <w:rsid w:val="253228D8"/>
    <w:rsid w:val="253622CC"/>
    <w:rsid w:val="2536F809"/>
    <w:rsid w:val="253BEEE6"/>
    <w:rsid w:val="253F8679"/>
    <w:rsid w:val="25417EFE"/>
    <w:rsid w:val="25429F45"/>
    <w:rsid w:val="25559063"/>
    <w:rsid w:val="2557E071"/>
    <w:rsid w:val="255C6214"/>
    <w:rsid w:val="255D84C1"/>
    <w:rsid w:val="2561D953"/>
    <w:rsid w:val="25639990"/>
    <w:rsid w:val="2564CB4E"/>
    <w:rsid w:val="256548F1"/>
    <w:rsid w:val="25665B5F"/>
    <w:rsid w:val="256E67AE"/>
    <w:rsid w:val="2573C9FE"/>
    <w:rsid w:val="2578B0D9"/>
    <w:rsid w:val="257BB109"/>
    <w:rsid w:val="257C9D25"/>
    <w:rsid w:val="257DAE54"/>
    <w:rsid w:val="257ED596"/>
    <w:rsid w:val="25828972"/>
    <w:rsid w:val="2587DCF7"/>
    <w:rsid w:val="258849DF"/>
    <w:rsid w:val="25905F4F"/>
    <w:rsid w:val="2590B6A2"/>
    <w:rsid w:val="2598BECD"/>
    <w:rsid w:val="259A5707"/>
    <w:rsid w:val="259CDBC3"/>
    <w:rsid w:val="259CE692"/>
    <w:rsid w:val="259F5C0A"/>
    <w:rsid w:val="25A16116"/>
    <w:rsid w:val="25A3BB2D"/>
    <w:rsid w:val="25A5E1F2"/>
    <w:rsid w:val="25A802EC"/>
    <w:rsid w:val="25B2017D"/>
    <w:rsid w:val="25B45E78"/>
    <w:rsid w:val="25B668AB"/>
    <w:rsid w:val="25B79431"/>
    <w:rsid w:val="25C24ACD"/>
    <w:rsid w:val="25C9DEE9"/>
    <w:rsid w:val="25CAFEE7"/>
    <w:rsid w:val="25CE7D84"/>
    <w:rsid w:val="25D0C025"/>
    <w:rsid w:val="25D4F572"/>
    <w:rsid w:val="25D73C8F"/>
    <w:rsid w:val="25D963F5"/>
    <w:rsid w:val="25DD3D3A"/>
    <w:rsid w:val="25DDD00C"/>
    <w:rsid w:val="25E53FF0"/>
    <w:rsid w:val="25E64732"/>
    <w:rsid w:val="25ED3B6D"/>
    <w:rsid w:val="25EFBF87"/>
    <w:rsid w:val="25F03818"/>
    <w:rsid w:val="25F3FD91"/>
    <w:rsid w:val="25F52CA7"/>
    <w:rsid w:val="25F63767"/>
    <w:rsid w:val="25FA53D8"/>
    <w:rsid w:val="25FD681C"/>
    <w:rsid w:val="25FDA078"/>
    <w:rsid w:val="2601DA54"/>
    <w:rsid w:val="260216BA"/>
    <w:rsid w:val="26055921"/>
    <w:rsid w:val="26059E48"/>
    <w:rsid w:val="26087FCD"/>
    <w:rsid w:val="2608BFB8"/>
    <w:rsid w:val="260C8D7B"/>
    <w:rsid w:val="2616999B"/>
    <w:rsid w:val="2616C393"/>
    <w:rsid w:val="26191FF6"/>
    <w:rsid w:val="2619781B"/>
    <w:rsid w:val="261DBC52"/>
    <w:rsid w:val="261ED2FF"/>
    <w:rsid w:val="262065BE"/>
    <w:rsid w:val="26228450"/>
    <w:rsid w:val="2629E29B"/>
    <w:rsid w:val="262B8FA1"/>
    <w:rsid w:val="262CBB4A"/>
    <w:rsid w:val="262F2690"/>
    <w:rsid w:val="26324337"/>
    <w:rsid w:val="2638B36B"/>
    <w:rsid w:val="263ECEDC"/>
    <w:rsid w:val="26431F36"/>
    <w:rsid w:val="2645045D"/>
    <w:rsid w:val="26508333"/>
    <w:rsid w:val="2653FB9F"/>
    <w:rsid w:val="26571FFA"/>
    <w:rsid w:val="26588C80"/>
    <w:rsid w:val="2658FE74"/>
    <w:rsid w:val="265DFB47"/>
    <w:rsid w:val="265E75B7"/>
    <w:rsid w:val="265EB6FE"/>
    <w:rsid w:val="2660529B"/>
    <w:rsid w:val="2660DD1F"/>
    <w:rsid w:val="2663B637"/>
    <w:rsid w:val="266751E6"/>
    <w:rsid w:val="2669465A"/>
    <w:rsid w:val="266C4F83"/>
    <w:rsid w:val="266F0448"/>
    <w:rsid w:val="26703683"/>
    <w:rsid w:val="2673BBCD"/>
    <w:rsid w:val="267EA4E4"/>
    <w:rsid w:val="26803560"/>
    <w:rsid w:val="268054EE"/>
    <w:rsid w:val="268262D4"/>
    <w:rsid w:val="2684994C"/>
    <w:rsid w:val="2689435A"/>
    <w:rsid w:val="268A4064"/>
    <w:rsid w:val="268B95B0"/>
    <w:rsid w:val="2691BD68"/>
    <w:rsid w:val="269BAFCB"/>
    <w:rsid w:val="26A7A099"/>
    <w:rsid w:val="26B5E9C1"/>
    <w:rsid w:val="26B64E7D"/>
    <w:rsid w:val="26B6797C"/>
    <w:rsid w:val="26BEE8AB"/>
    <w:rsid w:val="26C02C78"/>
    <w:rsid w:val="26C2EF60"/>
    <w:rsid w:val="26C4F857"/>
    <w:rsid w:val="26C51A16"/>
    <w:rsid w:val="26C71A6B"/>
    <w:rsid w:val="26D38E74"/>
    <w:rsid w:val="26D42622"/>
    <w:rsid w:val="26D4EC15"/>
    <w:rsid w:val="26D869C2"/>
    <w:rsid w:val="26D94AB7"/>
    <w:rsid w:val="26DA44BB"/>
    <w:rsid w:val="26DB0D4A"/>
    <w:rsid w:val="26DE9699"/>
    <w:rsid w:val="26E1C9D5"/>
    <w:rsid w:val="26E2A21F"/>
    <w:rsid w:val="26E2AE0C"/>
    <w:rsid w:val="26E59E3A"/>
    <w:rsid w:val="26E5F4B8"/>
    <w:rsid w:val="26E8C741"/>
    <w:rsid w:val="26EA5332"/>
    <w:rsid w:val="26EC170A"/>
    <w:rsid w:val="26F3C7F8"/>
    <w:rsid w:val="2701976A"/>
    <w:rsid w:val="2701DA57"/>
    <w:rsid w:val="27075F1E"/>
    <w:rsid w:val="270A26B7"/>
    <w:rsid w:val="270A578F"/>
    <w:rsid w:val="270E53C5"/>
    <w:rsid w:val="270F9C93"/>
    <w:rsid w:val="2717CF76"/>
    <w:rsid w:val="271B8458"/>
    <w:rsid w:val="271D2184"/>
    <w:rsid w:val="271FE251"/>
    <w:rsid w:val="27220286"/>
    <w:rsid w:val="2723C7AA"/>
    <w:rsid w:val="2724D379"/>
    <w:rsid w:val="272861D9"/>
    <w:rsid w:val="2729585C"/>
    <w:rsid w:val="272ABA1B"/>
    <w:rsid w:val="272CFFAB"/>
    <w:rsid w:val="27320BF0"/>
    <w:rsid w:val="27355A62"/>
    <w:rsid w:val="2737C614"/>
    <w:rsid w:val="27397DB5"/>
    <w:rsid w:val="273AC958"/>
    <w:rsid w:val="273DFE72"/>
    <w:rsid w:val="273E5149"/>
    <w:rsid w:val="27502936"/>
    <w:rsid w:val="275579A0"/>
    <w:rsid w:val="27564C7B"/>
    <w:rsid w:val="2758D5BA"/>
    <w:rsid w:val="275B777D"/>
    <w:rsid w:val="275FFFB5"/>
    <w:rsid w:val="2760B776"/>
    <w:rsid w:val="276806A1"/>
    <w:rsid w:val="276A249D"/>
    <w:rsid w:val="276CA90A"/>
    <w:rsid w:val="277519B2"/>
    <w:rsid w:val="27753456"/>
    <w:rsid w:val="27764498"/>
    <w:rsid w:val="2779A896"/>
    <w:rsid w:val="277BFC86"/>
    <w:rsid w:val="277CF21C"/>
    <w:rsid w:val="277DCA58"/>
    <w:rsid w:val="277EF442"/>
    <w:rsid w:val="277F5D46"/>
    <w:rsid w:val="278120BF"/>
    <w:rsid w:val="2785D1B7"/>
    <w:rsid w:val="278AEC46"/>
    <w:rsid w:val="278BA462"/>
    <w:rsid w:val="278D9E46"/>
    <w:rsid w:val="2799BEDA"/>
    <w:rsid w:val="279C6050"/>
    <w:rsid w:val="279E15B8"/>
    <w:rsid w:val="27A3ACCC"/>
    <w:rsid w:val="27A8DCA2"/>
    <w:rsid w:val="27AB6D5D"/>
    <w:rsid w:val="27B2E8F0"/>
    <w:rsid w:val="27B34097"/>
    <w:rsid w:val="27B375B2"/>
    <w:rsid w:val="27B6ABA2"/>
    <w:rsid w:val="27B82774"/>
    <w:rsid w:val="27BAE9E5"/>
    <w:rsid w:val="27BCB12A"/>
    <w:rsid w:val="27BCFE83"/>
    <w:rsid w:val="27BE2616"/>
    <w:rsid w:val="27C0A2A1"/>
    <w:rsid w:val="27C5884A"/>
    <w:rsid w:val="27C88BAB"/>
    <w:rsid w:val="27CB5CA4"/>
    <w:rsid w:val="27CD3991"/>
    <w:rsid w:val="27CEF929"/>
    <w:rsid w:val="27D07C0B"/>
    <w:rsid w:val="27D42434"/>
    <w:rsid w:val="27D67C9E"/>
    <w:rsid w:val="27D8DFF2"/>
    <w:rsid w:val="27DF9E6C"/>
    <w:rsid w:val="27E6DDBF"/>
    <w:rsid w:val="27EF27E9"/>
    <w:rsid w:val="27F21FDA"/>
    <w:rsid w:val="27F859EF"/>
    <w:rsid w:val="27FCD928"/>
    <w:rsid w:val="28081FE4"/>
    <w:rsid w:val="280C431B"/>
    <w:rsid w:val="280EAA14"/>
    <w:rsid w:val="28112E99"/>
    <w:rsid w:val="281153ED"/>
    <w:rsid w:val="2814048E"/>
    <w:rsid w:val="2815999E"/>
    <w:rsid w:val="281E3335"/>
    <w:rsid w:val="281E66E3"/>
    <w:rsid w:val="28229ACB"/>
    <w:rsid w:val="282369F4"/>
    <w:rsid w:val="28243DC4"/>
    <w:rsid w:val="28249978"/>
    <w:rsid w:val="2826C861"/>
    <w:rsid w:val="2827C3D0"/>
    <w:rsid w:val="28299B61"/>
    <w:rsid w:val="282CE9BF"/>
    <w:rsid w:val="282F8AAF"/>
    <w:rsid w:val="283A8721"/>
    <w:rsid w:val="283BF1BF"/>
    <w:rsid w:val="283C705B"/>
    <w:rsid w:val="28414382"/>
    <w:rsid w:val="284BAAC3"/>
    <w:rsid w:val="285645D4"/>
    <w:rsid w:val="2857ADB8"/>
    <w:rsid w:val="28605D53"/>
    <w:rsid w:val="2861A535"/>
    <w:rsid w:val="28653D50"/>
    <w:rsid w:val="2867932D"/>
    <w:rsid w:val="286E9CD2"/>
    <w:rsid w:val="286EF752"/>
    <w:rsid w:val="2874C38D"/>
    <w:rsid w:val="287628E9"/>
    <w:rsid w:val="2879801D"/>
    <w:rsid w:val="2879EE38"/>
    <w:rsid w:val="288027B0"/>
    <w:rsid w:val="2884195A"/>
    <w:rsid w:val="288C9C82"/>
    <w:rsid w:val="288CD5CE"/>
    <w:rsid w:val="288F0DDA"/>
    <w:rsid w:val="28924497"/>
    <w:rsid w:val="2895C087"/>
    <w:rsid w:val="28976009"/>
    <w:rsid w:val="289AEC8A"/>
    <w:rsid w:val="289C4112"/>
    <w:rsid w:val="289F5AE0"/>
    <w:rsid w:val="28A08E4F"/>
    <w:rsid w:val="28A5AB5F"/>
    <w:rsid w:val="28A62CEF"/>
    <w:rsid w:val="28AA464E"/>
    <w:rsid w:val="28AB6AC0"/>
    <w:rsid w:val="28AC8923"/>
    <w:rsid w:val="28B1016A"/>
    <w:rsid w:val="28B1589A"/>
    <w:rsid w:val="28BED5E8"/>
    <w:rsid w:val="28BF171B"/>
    <w:rsid w:val="28C18531"/>
    <w:rsid w:val="28C60350"/>
    <w:rsid w:val="28C6F75F"/>
    <w:rsid w:val="28CDDC51"/>
    <w:rsid w:val="28CFD033"/>
    <w:rsid w:val="28D61EE7"/>
    <w:rsid w:val="28E1A884"/>
    <w:rsid w:val="28E489A2"/>
    <w:rsid w:val="28E6EFE1"/>
    <w:rsid w:val="28E70B69"/>
    <w:rsid w:val="28ED8E9B"/>
    <w:rsid w:val="28F3DDD6"/>
    <w:rsid w:val="28F54CC1"/>
    <w:rsid w:val="28F6799C"/>
    <w:rsid w:val="28F7E6AF"/>
    <w:rsid w:val="28FB4746"/>
    <w:rsid w:val="28FE1702"/>
    <w:rsid w:val="2902278E"/>
    <w:rsid w:val="2903D514"/>
    <w:rsid w:val="290790DF"/>
    <w:rsid w:val="290C6E5F"/>
    <w:rsid w:val="29151D3A"/>
    <w:rsid w:val="2917EAF8"/>
    <w:rsid w:val="291AD25B"/>
    <w:rsid w:val="2920B1A5"/>
    <w:rsid w:val="2920B56F"/>
    <w:rsid w:val="2926A25F"/>
    <w:rsid w:val="29273779"/>
    <w:rsid w:val="29294E33"/>
    <w:rsid w:val="292B039B"/>
    <w:rsid w:val="292CCDC4"/>
    <w:rsid w:val="292DEF32"/>
    <w:rsid w:val="2935C111"/>
    <w:rsid w:val="293A37BD"/>
    <w:rsid w:val="293F683E"/>
    <w:rsid w:val="29400A3B"/>
    <w:rsid w:val="294EBDDE"/>
    <w:rsid w:val="294F54B7"/>
    <w:rsid w:val="2953A273"/>
    <w:rsid w:val="295A863B"/>
    <w:rsid w:val="295E5A48"/>
    <w:rsid w:val="295FF919"/>
    <w:rsid w:val="2963D994"/>
    <w:rsid w:val="296C1774"/>
    <w:rsid w:val="296C28E0"/>
    <w:rsid w:val="296DB76E"/>
    <w:rsid w:val="296FD15E"/>
    <w:rsid w:val="297001D0"/>
    <w:rsid w:val="29711148"/>
    <w:rsid w:val="29717148"/>
    <w:rsid w:val="29766BC4"/>
    <w:rsid w:val="2981E1FC"/>
    <w:rsid w:val="29838728"/>
    <w:rsid w:val="29842BA3"/>
    <w:rsid w:val="298823F5"/>
    <w:rsid w:val="29892041"/>
    <w:rsid w:val="298E845F"/>
    <w:rsid w:val="298F8EC4"/>
    <w:rsid w:val="29907BB7"/>
    <w:rsid w:val="299133A6"/>
    <w:rsid w:val="2991B69B"/>
    <w:rsid w:val="299FDFF9"/>
    <w:rsid w:val="29A2EF40"/>
    <w:rsid w:val="29A485FA"/>
    <w:rsid w:val="29A7FCCD"/>
    <w:rsid w:val="29ADCC9C"/>
    <w:rsid w:val="29B07DA9"/>
    <w:rsid w:val="29B4EEBF"/>
    <w:rsid w:val="29B85610"/>
    <w:rsid w:val="29BC8596"/>
    <w:rsid w:val="29BD09BB"/>
    <w:rsid w:val="29BD0B25"/>
    <w:rsid w:val="29BD2364"/>
    <w:rsid w:val="29C048EC"/>
    <w:rsid w:val="29C27BB2"/>
    <w:rsid w:val="29C44740"/>
    <w:rsid w:val="29CCF023"/>
    <w:rsid w:val="29CD1C60"/>
    <w:rsid w:val="29D14051"/>
    <w:rsid w:val="29D68C96"/>
    <w:rsid w:val="29DF74D1"/>
    <w:rsid w:val="29E12597"/>
    <w:rsid w:val="29E3433B"/>
    <w:rsid w:val="29E56582"/>
    <w:rsid w:val="29EA4B41"/>
    <w:rsid w:val="29F4CED9"/>
    <w:rsid w:val="29F56C45"/>
    <w:rsid w:val="29FA51B5"/>
    <w:rsid w:val="2A0004F2"/>
    <w:rsid w:val="2A020C23"/>
    <w:rsid w:val="2A05795C"/>
    <w:rsid w:val="2A077D9F"/>
    <w:rsid w:val="2A0CB470"/>
    <w:rsid w:val="2A0CF223"/>
    <w:rsid w:val="2A0D3786"/>
    <w:rsid w:val="2A110EB6"/>
    <w:rsid w:val="2A11FC48"/>
    <w:rsid w:val="2A167F55"/>
    <w:rsid w:val="2A171C22"/>
    <w:rsid w:val="2A177096"/>
    <w:rsid w:val="2A1A3F07"/>
    <w:rsid w:val="2A1AC037"/>
    <w:rsid w:val="2A1D8D7C"/>
    <w:rsid w:val="2A1D927D"/>
    <w:rsid w:val="2A20B355"/>
    <w:rsid w:val="2A219327"/>
    <w:rsid w:val="2A234459"/>
    <w:rsid w:val="2A27E913"/>
    <w:rsid w:val="2A28D123"/>
    <w:rsid w:val="2A2B01C5"/>
    <w:rsid w:val="2A2B5559"/>
    <w:rsid w:val="2A3A0772"/>
    <w:rsid w:val="2A3AB01B"/>
    <w:rsid w:val="2A3DEB2F"/>
    <w:rsid w:val="2A3EDFF7"/>
    <w:rsid w:val="2A3F2CAE"/>
    <w:rsid w:val="2A403BFA"/>
    <w:rsid w:val="2A4967A8"/>
    <w:rsid w:val="2A4D1BBA"/>
    <w:rsid w:val="2A4E39DA"/>
    <w:rsid w:val="2A527FD6"/>
    <w:rsid w:val="2A52F8EE"/>
    <w:rsid w:val="2A565A13"/>
    <w:rsid w:val="2A57DD5B"/>
    <w:rsid w:val="2A68BC14"/>
    <w:rsid w:val="2A6CF91C"/>
    <w:rsid w:val="2A6DF78A"/>
    <w:rsid w:val="2A6FFBF0"/>
    <w:rsid w:val="2A702685"/>
    <w:rsid w:val="2A7317A0"/>
    <w:rsid w:val="2A73C6E7"/>
    <w:rsid w:val="2A79C7AC"/>
    <w:rsid w:val="2A7F3FB4"/>
    <w:rsid w:val="2A7FE79D"/>
    <w:rsid w:val="2A8000EC"/>
    <w:rsid w:val="2A805A5B"/>
    <w:rsid w:val="2A822AAC"/>
    <w:rsid w:val="2A8277DD"/>
    <w:rsid w:val="2A85130F"/>
    <w:rsid w:val="2A880DE4"/>
    <w:rsid w:val="2A943B5D"/>
    <w:rsid w:val="2A98E7E8"/>
    <w:rsid w:val="2A9BABC1"/>
    <w:rsid w:val="2AA42104"/>
    <w:rsid w:val="2AA80389"/>
    <w:rsid w:val="2AA92418"/>
    <w:rsid w:val="2AABC490"/>
    <w:rsid w:val="2AB492DE"/>
    <w:rsid w:val="2AB87773"/>
    <w:rsid w:val="2ABD8AE1"/>
    <w:rsid w:val="2AC1CF45"/>
    <w:rsid w:val="2AC50898"/>
    <w:rsid w:val="2AC6EDBE"/>
    <w:rsid w:val="2AD466F5"/>
    <w:rsid w:val="2AD578CC"/>
    <w:rsid w:val="2AD70BF2"/>
    <w:rsid w:val="2ADA117E"/>
    <w:rsid w:val="2ADB3811"/>
    <w:rsid w:val="2ADE53D3"/>
    <w:rsid w:val="2AE02BCA"/>
    <w:rsid w:val="2AE03234"/>
    <w:rsid w:val="2AE0C037"/>
    <w:rsid w:val="2AE33B2A"/>
    <w:rsid w:val="2AE34214"/>
    <w:rsid w:val="2AE70410"/>
    <w:rsid w:val="2AE9F86F"/>
    <w:rsid w:val="2AF0938E"/>
    <w:rsid w:val="2AF09ED9"/>
    <w:rsid w:val="2AF17A60"/>
    <w:rsid w:val="2AF36188"/>
    <w:rsid w:val="2AF460A5"/>
    <w:rsid w:val="2AF56932"/>
    <w:rsid w:val="2AF8564E"/>
    <w:rsid w:val="2AF869A8"/>
    <w:rsid w:val="2AF8EB26"/>
    <w:rsid w:val="2AFE214B"/>
    <w:rsid w:val="2AFE5FBE"/>
    <w:rsid w:val="2B0029CC"/>
    <w:rsid w:val="2B013BFF"/>
    <w:rsid w:val="2B08021D"/>
    <w:rsid w:val="2B0914C8"/>
    <w:rsid w:val="2B09E945"/>
    <w:rsid w:val="2B0A9606"/>
    <w:rsid w:val="2B0B7DA8"/>
    <w:rsid w:val="2B0D7224"/>
    <w:rsid w:val="2B0D960E"/>
    <w:rsid w:val="2B102631"/>
    <w:rsid w:val="2B1080B4"/>
    <w:rsid w:val="2B10EACE"/>
    <w:rsid w:val="2B195933"/>
    <w:rsid w:val="2B1CBCE2"/>
    <w:rsid w:val="2B2355E0"/>
    <w:rsid w:val="2B2C5D4D"/>
    <w:rsid w:val="2B399836"/>
    <w:rsid w:val="2B3E86DD"/>
    <w:rsid w:val="2B43D9D8"/>
    <w:rsid w:val="2B447EB0"/>
    <w:rsid w:val="2B4FD1D0"/>
    <w:rsid w:val="2B5785AD"/>
    <w:rsid w:val="2B5A8501"/>
    <w:rsid w:val="2B5B6B6F"/>
    <w:rsid w:val="2B5C5524"/>
    <w:rsid w:val="2B5F73D7"/>
    <w:rsid w:val="2B667660"/>
    <w:rsid w:val="2B66DE71"/>
    <w:rsid w:val="2B6F56C7"/>
    <w:rsid w:val="2B6F66ED"/>
    <w:rsid w:val="2B7287BC"/>
    <w:rsid w:val="2B72ACA5"/>
    <w:rsid w:val="2B754E87"/>
    <w:rsid w:val="2B755427"/>
    <w:rsid w:val="2B7A0CC9"/>
    <w:rsid w:val="2B83155A"/>
    <w:rsid w:val="2B883AED"/>
    <w:rsid w:val="2B89AADD"/>
    <w:rsid w:val="2B8AACD8"/>
    <w:rsid w:val="2B8B2209"/>
    <w:rsid w:val="2B8C3F57"/>
    <w:rsid w:val="2B91587E"/>
    <w:rsid w:val="2B917963"/>
    <w:rsid w:val="2B944042"/>
    <w:rsid w:val="2B9E00DE"/>
    <w:rsid w:val="2BA410C6"/>
    <w:rsid w:val="2BB60F68"/>
    <w:rsid w:val="2BB620FA"/>
    <w:rsid w:val="2BBA81FD"/>
    <w:rsid w:val="2BBC83B6"/>
    <w:rsid w:val="2BBDC67C"/>
    <w:rsid w:val="2BBE9DD6"/>
    <w:rsid w:val="2BBF882D"/>
    <w:rsid w:val="2BC7F380"/>
    <w:rsid w:val="2BC9E559"/>
    <w:rsid w:val="2BCC807E"/>
    <w:rsid w:val="2BD25296"/>
    <w:rsid w:val="2BE27EC2"/>
    <w:rsid w:val="2BE4BB0F"/>
    <w:rsid w:val="2BE82ACA"/>
    <w:rsid w:val="2BE9FADC"/>
    <w:rsid w:val="2BF5EA2F"/>
    <w:rsid w:val="2BF609ED"/>
    <w:rsid w:val="2BF86EE8"/>
    <w:rsid w:val="2BFA504E"/>
    <w:rsid w:val="2BFF05BA"/>
    <w:rsid w:val="2C00485E"/>
    <w:rsid w:val="2C03A5B6"/>
    <w:rsid w:val="2C08AB45"/>
    <w:rsid w:val="2C108256"/>
    <w:rsid w:val="2C16AAB4"/>
    <w:rsid w:val="2C1AC3E3"/>
    <w:rsid w:val="2C1B93DF"/>
    <w:rsid w:val="2C211420"/>
    <w:rsid w:val="2C23A852"/>
    <w:rsid w:val="2C27C170"/>
    <w:rsid w:val="2C2B38D6"/>
    <w:rsid w:val="2C36519F"/>
    <w:rsid w:val="2C3927D5"/>
    <w:rsid w:val="2C3B00DE"/>
    <w:rsid w:val="2C42C2AC"/>
    <w:rsid w:val="2C4C53A7"/>
    <w:rsid w:val="2C50D973"/>
    <w:rsid w:val="2C57BBFF"/>
    <w:rsid w:val="2C599595"/>
    <w:rsid w:val="2C5A9AED"/>
    <w:rsid w:val="2C627CD4"/>
    <w:rsid w:val="2C64A02E"/>
    <w:rsid w:val="2C64D4A3"/>
    <w:rsid w:val="2C6B5473"/>
    <w:rsid w:val="2C6E5043"/>
    <w:rsid w:val="2C6FA53F"/>
    <w:rsid w:val="2C6FC98F"/>
    <w:rsid w:val="2C74B04F"/>
    <w:rsid w:val="2C7747A5"/>
    <w:rsid w:val="2C7E88AC"/>
    <w:rsid w:val="2C834F5C"/>
    <w:rsid w:val="2C8636C1"/>
    <w:rsid w:val="2C8C6F3A"/>
    <w:rsid w:val="2C91C5D4"/>
    <w:rsid w:val="2C92ED97"/>
    <w:rsid w:val="2C940357"/>
    <w:rsid w:val="2CA080DE"/>
    <w:rsid w:val="2CA7EE68"/>
    <w:rsid w:val="2CAA2DDE"/>
    <w:rsid w:val="2CAD9F73"/>
    <w:rsid w:val="2CB43A81"/>
    <w:rsid w:val="2CB8135D"/>
    <w:rsid w:val="2CBED330"/>
    <w:rsid w:val="2CBF00C8"/>
    <w:rsid w:val="2CC64175"/>
    <w:rsid w:val="2CC71AB3"/>
    <w:rsid w:val="2CD0A72D"/>
    <w:rsid w:val="2CD0D7BA"/>
    <w:rsid w:val="2CD0E060"/>
    <w:rsid w:val="2CD0F5D4"/>
    <w:rsid w:val="2CD73185"/>
    <w:rsid w:val="2CDAB6ED"/>
    <w:rsid w:val="2CDBD59F"/>
    <w:rsid w:val="2CE7B11F"/>
    <w:rsid w:val="2CE82989"/>
    <w:rsid w:val="2CEC0A9D"/>
    <w:rsid w:val="2CF2AB1A"/>
    <w:rsid w:val="2CF41EB9"/>
    <w:rsid w:val="2CF69CC7"/>
    <w:rsid w:val="2CFC267A"/>
    <w:rsid w:val="2D009A11"/>
    <w:rsid w:val="2D009F73"/>
    <w:rsid w:val="2D022F44"/>
    <w:rsid w:val="2D02AED2"/>
    <w:rsid w:val="2D12DEFF"/>
    <w:rsid w:val="2D16CDBA"/>
    <w:rsid w:val="2D16F0C5"/>
    <w:rsid w:val="2D1789D2"/>
    <w:rsid w:val="2D194E7A"/>
    <w:rsid w:val="2D1A1003"/>
    <w:rsid w:val="2D1CED5F"/>
    <w:rsid w:val="2D257B3E"/>
    <w:rsid w:val="2D2D29F0"/>
    <w:rsid w:val="2D2E14CA"/>
    <w:rsid w:val="2D311ADD"/>
    <w:rsid w:val="2D34B5AA"/>
    <w:rsid w:val="2D38DFB9"/>
    <w:rsid w:val="2D3D55C6"/>
    <w:rsid w:val="2D3EADD7"/>
    <w:rsid w:val="2D4055EB"/>
    <w:rsid w:val="2D434DF0"/>
    <w:rsid w:val="2D44DE1D"/>
    <w:rsid w:val="2D49C122"/>
    <w:rsid w:val="2D507AAD"/>
    <w:rsid w:val="2D525F28"/>
    <w:rsid w:val="2D5673E7"/>
    <w:rsid w:val="2D57C55F"/>
    <w:rsid w:val="2D587AA4"/>
    <w:rsid w:val="2D5966FE"/>
    <w:rsid w:val="2D5A354F"/>
    <w:rsid w:val="2D68198C"/>
    <w:rsid w:val="2D68A2BF"/>
    <w:rsid w:val="2D7E1D13"/>
    <w:rsid w:val="2D808B70"/>
    <w:rsid w:val="2D8219B2"/>
    <w:rsid w:val="2D91227A"/>
    <w:rsid w:val="2D91456A"/>
    <w:rsid w:val="2D91865E"/>
    <w:rsid w:val="2D94655F"/>
    <w:rsid w:val="2DA03B46"/>
    <w:rsid w:val="2DA47BA6"/>
    <w:rsid w:val="2DA4BF1A"/>
    <w:rsid w:val="2DA857D7"/>
    <w:rsid w:val="2DAC8764"/>
    <w:rsid w:val="2DB0CCD4"/>
    <w:rsid w:val="2DB52D12"/>
    <w:rsid w:val="2DB96B97"/>
    <w:rsid w:val="2DBA4582"/>
    <w:rsid w:val="2DBBA253"/>
    <w:rsid w:val="2DBE7AA0"/>
    <w:rsid w:val="2DBF91EC"/>
    <w:rsid w:val="2DC41EF2"/>
    <w:rsid w:val="2DC52D79"/>
    <w:rsid w:val="2DCD8671"/>
    <w:rsid w:val="2DCDAF7A"/>
    <w:rsid w:val="2DCE3468"/>
    <w:rsid w:val="2DCEE28A"/>
    <w:rsid w:val="2DD07565"/>
    <w:rsid w:val="2DDDF2DC"/>
    <w:rsid w:val="2DE020C5"/>
    <w:rsid w:val="2DE393E7"/>
    <w:rsid w:val="2DE52F92"/>
    <w:rsid w:val="2DE6286F"/>
    <w:rsid w:val="2DE6428B"/>
    <w:rsid w:val="2DE73306"/>
    <w:rsid w:val="2DEABB4E"/>
    <w:rsid w:val="2DF72F66"/>
    <w:rsid w:val="2E02429F"/>
    <w:rsid w:val="2E11A129"/>
    <w:rsid w:val="2E163838"/>
    <w:rsid w:val="2E19B7F4"/>
    <w:rsid w:val="2E2197B6"/>
    <w:rsid w:val="2E21EC8C"/>
    <w:rsid w:val="2E25F537"/>
    <w:rsid w:val="2E29A5B9"/>
    <w:rsid w:val="2E2BD4F3"/>
    <w:rsid w:val="2E2BE19B"/>
    <w:rsid w:val="2E2FF025"/>
    <w:rsid w:val="2E328CB7"/>
    <w:rsid w:val="2E3A2E4A"/>
    <w:rsid w:val="2E3BCC9C"/>
    <w:rsid w:val="2E3DB19F"/>
    <w:rsid w:val="2E4203F7"/>
    <w:rsid w:val="2E42A281"/>
    <w:rsid w:val="2E439584"/>
    <w:rsid w:val="2E449046"/>
    <w:rsid w:val="2E4799D9"/>
    <w:rsid w:val="2E48DDE1"/>
    <w:rsid w:val="2E4AB574"/>
    <w:rsid w:val="2E4ACB8F"/>
    <w:rsid w:val="2E4F25EF"/>
    <w:rsid w:val="2E52AC0C"/>
    <w:rsid w:val="2E53C4C4"/>
    <w:rsid w:val="2E55D413"/>
    <w:rsid w:val="2E5E80D0"/>
    <w:rsid w:val="2E6047AF"/>
    <w:rsid w:val="2E67C24B"/>
    <w:rsid w:val="2E6875BF"/>
    <w:rsid w:val="2E69BC50"/>
    <w:rsid w:val="2E6D0F06"/>
    <w:rsid w:val="2E71721C"/>
    <w:rsid w:val="2E73511C"/>
    <w:rsid w:val="2E736E58"/>
    <w:rsid w:val="2E743CFD"/>
    <w:rsid w:val="2E746A94"/>
    <w:rsid w:val="2E76EC50"/>
    <w:rsid w:val="2E8171D8"/>
    <w:rsid w:val="2E81F099"/>
    <w:rsid w:val="2E82F8F4"/>
    <w:rsid w:val="2E85588B"/>
    <w:rsid w:val="2E860436"/>
    <w:rsid w:val="2E888171"/>
    <w:rsid w:val="2E8CFAC6"/>
    <w:rsid w:val="2E8EF41A"/>
    <w:rsid w:val="2E8F266F"/>
    <w:rsid w:val="2E946FDA"/>
    <w:rsid w:val="2E97CCA9"/>
    <w:rsid w:val="2E9953F1"/>
    <w:rsid w:val="2E998FA4"/>
    <w:rsid w:val="2E9A3132"/>
    <w:rsid w:val="2E9E870A"/>
    <w:rsid w:val="2E9F00C3"/>
    <w:rsid w:val="2EA39A5C"/>
    <w:rsid w:val="2EA6B9A0"/>
    <w:rsid w:val="2EACD2B8"/>
    <w:rsid w:val="2EAE9FB0"/>
    <w:rsid w:val="2EBAC5B3"/>
    <w:rsid w:val="2EBC472F"/>
    <w:rsid w:val="2EBDA3D4"/>
    <w:rsid w:val="2EBEF94C"/>
    <w:rsid w:val="2EC480CF"/>
    <w:rsid w:val="2ECA2C4F"/>
    <w:rsid w:val="2ECC3B89"/>
    <w:rsid w:val="2ECE60B2"/>
    <w:rsid w:val="2ECFD8B2"/>
    <w:rsid w:val="2ED1ADD4"/>
    <w:rsid w:val="2ED23A02"/>
    <w:rsid w:val="2ED7BDE5"/>
    <w:rsid w:val="2ED9797E"/>
    <w:rsid w:val="2EDA10D3"/>
    <w:rsid w:val="2EE57283"/>
    <w:rsid w:val="2EE6BE14"/>
    <w:rsid w:val="2EE9F521"/>
    <w:rsid w:val="2EEB3DF0"/>
    <w:rsid w:val="2EEB8552"/>
    <w:rsid w:val="2EF6E95A"/>
    <w:rsid w:val="2EF9A899"/>
    <w:rsid w:val="2EFAE1FF"/>
    <w:rsid w:val="2EFD3626"/>
    <w:rsid w:val="2F00A75C"/>
    <w:rsid w:val="2F13A8B0"/>
    <w:rsid w:val="2F1778BF"/>
    <w:rsid w:val="2F1E8423"/>
    <w:rsid w:val="2F27370C"/>
    <w:rsid w:val="2F2E45DE"/>
    <w:rsid w:val="2F387C65"/>
    <w:rsid w:val="2F3A0AB5"/>
    <w:rsid w:val="2F3BE469"/>
    <w:rsid w:val="2F3E9985"/>
    <w:rsid w:val="2F406F6A"/>
    <w:rsid w:val="2F463767"/>
    <w:rsid w:val="2F4D36CB"/>
    <w:rsid w:val="2F520887"/>
    <w:rsid w:val="2F53D9BE"/>
    <w:rsid w:val="2F578B16"/>
    <w:rsid w:val="2F5FF224"/>
    <w:rsid w:val="2F656261"/>
    <w:rsid w:val="2F6EDF85"/>
    <w:rsid w:val="2F6EF520"/>
    <w:rsid w:val="2F71459F"/>
    <w:rsid w:val="2F775A2F"/>
    <w:rsid w:val="2F7F0CF3"/>
    <w:rsid w:val="2F830367"/>
    <w:rsid w:val="2F843879"/>
    <w:rsid w:val="2F85C2DB"/>
    <w:rsid w:val="2F880401"/>
    <w:rsid w:val="2F88B6BD"/>
    <w:rsid w:val="2F88DC01"/>
    <w:rsid w:val="2F8C44BD"/>
    <w:rsid w:val="2F8D3C1A"/>
    <w:rsid w:val="2F8D9268"/>
    <w:rsid w:val="2F8F7A38"/>
    <w:rsid w:val="2F8F96C8"/>
    <w:rsid w:val="2F90CBE8"/>
    <w:rsid w:val="2F935831"/>
    <w:rsid w:val="2F952B70"/>
    <w:rsid w:val="2F9F08BD"/>
    <w:rsid w:val="2FA96D57"/>
    <w:rsid w:val="2FB1DBD1"/>
    <w:rsid w:val="2FB20ED8"/>
    <w:rsid w:val="2FB9B1C4"/>
    <w:rsid w:val="2FBDEDBE"/>
    <w:rsid w:val="2FC38C0F"/>
    <w:rsid w:val="2FC5E9FE"/>
    <w:rsid w:val="2FCD2DA9"/>
    <w:rsid w:val="2FCEE490"/>
    <w:rsid w:val="2FD1D4E3"/>
    <w:rsid w:val="2FD38FD5"/>
    <w:rsid w:val="2FD56E6C"/>
    <w:rsid w:val="2FD636CE"/>
    <w:rsid w:val="2FD869C8"/>
    <w:rsid w:val="2FE340C7"/>
    <w:rsid w:val="2FEC63A5"/>
    <w:rsid w:val="2FEE602C"/>
    <w:rsid w:val="2FF046FB"/>
    <w:rsid w:val="2FF5F920"/>
    <w:rsid w:val="3001DB42"/>
    <w:rsid w:val="30032A01"/>
    <w:rsid w:val="3004C9D9"/>
    <w:rsid w:val="300533F6"/>
    <w:rsid w:val="30066051"/>
    <w:rsid w:val="30068A1D"/>
    <w:rsid w:val="30148CE0"/>
    <w:rsid w:val="3018E477"/>
    <w:rsid w:val="301ED4A7"/>
    <w:rsid w:val="302499CE"/>
    <w:rsid w:val="30278387"/>
    <w:rsid w:val="3029309A"/>
    <w:rsid w:val="302B2E41"/>
    <w:rsid w:val="302B513E"/>
    <w:rsid w:val="302E7850"/>
    <w:rsid w:val="30327D32"/>
    <w:rsid w:val="3034C28F"/>
    <w:rsid w:val="3035633C"/>
    <w:rsid w:val="30367787"/>
    <w:rsid w:val="30384035"/>
    <w:rsid w:val="303AFCF4"/>
    <w:rsid w:val="30451B99"/>
    <w:rsid w:val="30464633"/>
    <w:rsid w:val="3048A492"/>
    <w:rsid w:val="304AAA56"/>
    <w:rsid w:val="304D0166"/>
    <w:rsid w:val="3052FC16"/>
    <w:rsid w:val="3056DE43"/>
    <w:rsid w:val="305950FE"/>
    <w:rsid w:val="305960BC"/>
    <w:rsid w:val="3059C9FA"/>
    <w:rsid w:val="305C654A"/>
    <w:rsid w:val="30610256"/>
    <w:rsid w:val="3065F9A9"/>
    <w:rsid w:val="30664DC2"/>
    <w:rsid w:val="30690CEE"/>
    <w:rsid w:val="307214E7"/>
    <w:rsid w:val="30744246"/>
    <w:rsid w:val="3077BD85"/>
    <w:rsid w:val="3079ED88"/>
    <w:rsid w:val="30823A54"/>
    <w:rsid w:val="3086697D"/>
    <w:rsid w:val="308D5F06"/>
    <w:rsid w:val="308FC0B3"/>
    <w:rsid w:val="3092462D"/>
    <w:rsid w:val="309605B2"/>
    <w:rsid w:val="309AC74C"/>
    <w:rsid w:val="309FEF0B"/>
    <w:rsid w:val="30A34EE1"/>
    <w:rsid w:val="30A4D8C7"/>
    <w:rsid w:val="30A4F663"/>
    <w:rsid w:val="30A9B168"/>
    <w:rsid w:val="30AA0946"/>
    <w:rsid w:val="30ABB6B8"/>
    <w:rsid w:val="30AD7B75"/>
    <w:rsid w:val="30AF4696"/>
    <w:rsid w:val="30AFF97C"/>
    <w:rsid w:val="30B1D477"/>
    <w:rsid w:val="30B2545C"/>
    <w:rsid w:val="30B5C132"/>
    <w:rsid w:val="30B7BAE9"/>
    <w:rsid w:val="30BB3CB7"/>
    <w:rsid w:val="30BCC4F1"/>
    <w:rsid w:val="30BD3B45"/>
    <w:rsid w:val="30C02421"/>
    <w:rsid w:val="30C09CA3"/>
    <w:rsid w:val="30C1BE04"/>
    <w:rsid w:val="30C2A2DA"/>
    <w:rsid w:val="30C7DD5F"/>
    <w:rsid w:val="30CFC302"/>
    <w:rsid w:val="30D04551"/>
    <w:rsid w:val="30D17EC2"/>
    <w:rsid w:val="30D1BE1A"/>
    <w:rsid w:val="30D28AE6"/>
    <w:rsid w:val="30D60FEB"/>
    <w:rsid w:val="30DE4049"/>
    <w:rsid w:val="30E603E8"/>
    <w:rsid w:val="30E8C6AC"/>
    <w:rsid w:val="30E94803"/>
    <w:rsid w:val="30F2F40A"/>
    <w:rsid w:val="30F347C4"/>
    <w:rsid w:val="31047B42"/>
    <w:rsid w:val="3108D3BE"/>
    <w:rsid w:val="3109568A"/>
    <w:rsid w:val="31096F29"/>
    <w:rsid w:val="310B952B"/>
    <w:rsid w:val="31108F02"/>
    <w:rsid w:val="31119128"/>
    <w:rsid w:val="311356F2"/>
    <w:rsid w:val="31140360"/>
    <w:rsid w:val="3115885E"/>
    <w:rsid w:val="31188BE7"/>
    <w:rsid w:val="311A3F44"/>
    <w:rsid w:val="312102C5"/>
    <w:rsid w:val="3121DF5C"/>
    <w:rsid w:val="3128A57C"/>
    <w:rsid w:val="3131C974"/>
    <w:rsid w:val="31342992"/>
    <w:rsid w:val="313BA644"/>
    <w:rsid w:val="31455C60"/>
    <w:rsid w:val="314812E7"/>
    <w:rsid w:val="314A5920"/>
    <w:rsid w:val="314B01C4"/>
    <w:rsid w:val="314EAE39"/>
    <w:rsid w:val="314EBDC9"/>
    <w:rsid w:val="314FD0F9"/>
    <w:rsid w:val="3156BD08"/>
    <w:rsid w:val="315B1A3D"/>
    <w:rsid w:val="3161D7CF"/>
    <w:rsid w:val="316536F7"/>
    <w:rsid w:val="31691A7D"/>
    <w:rsid w:val="31699ED9"/>
    <w:rsid w:val="316D6309"/>
    <w:rsid w:val="31813476"/>
    <w:rsid w:val="318531F4"/>
    <w:rsid w:val="3189B5E5"/>
    <w:rsid w:val="31969953"/>
    <w:rsid w:val="319A0D67"/>
    <w:rsid w:val="319E8259"/>
    <w:rsid w:val="319F46E6"/>
    <w:rsid w:val="31A5472A"/>
    <w:rsid w:val="31A739B3"/>
    <w:rsid w:val="31AD337B"/>
    <w:rsid w:val="31AEF343"/>
    <w:rsid w:val="31B429A1"/>
    <w:rsid w:val="31B6D40A"/>
    <w:rsid w:val="31BF297D"/>
    <w:rsid w:val="31C18044"/>
    <w:rsid w:val="31D48EC9"/>
    <w:rsid w:val="31D67C8C"/>
    <w:rsid w:val="31D7ED8B"/>
    <w:rsid w:val="31D89804"/>
    <w:rsid w:val="31DABA20"/>
    <w:rsid w:val="31DEE04B"/>
    <w:rsid w:val="31EFFFF1"/>
    <w:rsid w:val="31F53BBD"/>
    <w:rsid w:val="31F9133F"/>
    <w:rsid w:val="31FA3673"/>
    <w:rsid w:val="31FE2C07"/>
    <w:rsid w:val="32013014"/>
    <w:rsid w:val="3203A3D1"/>
    <w:rsid w:val="320547CD"/>
    <w:rsid w:val="3205E35C"/>
    <w:rsid w:val="32066450"/>
    <w:rsid w:val="32103F2C"/>
    <w:rsid w:val="32164E79"/>
    <w:rsid w:val="32167B37"/>
    <w:rsid w:val="3217F1CF"/>
    <w:rsid w:val="3218CE7F"/>
    <w:rsid w:val="321B72A9"/>
    <w:rsid w:val="32245CE0"/>
    <w:rsid w:val="322D40E4"/>
    <w:rsid w:val="322EA110"/>
    <w:rsid w:val="322F9C34"/>
    <w:rsid w:val="3230BF91"/>
    <w:rsid w:val="3231266C"/>
    <w:rsid w:val="32383B7C"/>
    <w:rsid w:val="3239113B"/>
    <w:rsid w:val="324344DA"/>
    <w:rsid w:val="324AF863"/>
    <w:rsid w:val="324CC720"/>
    <w:rsid w:val="324D410B"/>
    <w:rsid w:val="3252DE03"/>
    <w:rsid w:val="3253BD39"/>
    <w:rsid w:val="3258C83E"/>
    <w:rsid w:val="3258CE68"/>
    <w:rsid w:val="325ACA8E"/>
    <w:rsid w:val="325BFA04"/>
    <w:rsid w:val="325CC06F"/>
    <w:rsid w:val="32609312"/>
    <w:rsid w:val="326B7323"/>
    <w:rsid w:val="32775C28"/>
    <w:rsid w:val="327FE5C9"/>
    <w:rsid w:val="327FF887"/>
    <w:rsid w:val="3280CD0C"/>
    <w:rsid w:val="3285B037"/>
    <w:rsid w:val="328A7A0A"/>
    <w:rsid w:val="328CF8EC"/>
    <w:rsid w:val="3290C608"/>
    <w:rsid w:val="32957837"/>
    <w:rsid w:val="3297E204"/>
    <w:rsid w:val="329910D8"/>
    <w:rsid w:val="329A243A"/>
    <w:rsid w:val="329C6EDF"/>
    <w:rsid w:val="329D79A3"/>
    <w:rsid w:val="329E5B2E"/>
    <w:rsid w:val="32A019CD"/>
    <w:rsid w:val="32A1575C"/>
    <w:rsid w:val="32A21D2C"/>
    <w:rsid w:val="32A3A640"/>
    <w:rsid w:val="32A45F4B"/>
    <w:rsid w:val="32A53F8A"/>
    <w:rsid w:val="32AD8EFD"/>
    <w:rsid w:val="32B5E2A7"/>
    <w:rsid w:val="32B9430A"/>
    <w:rsid w:val="32BC4BD0"/>
    <w:rsid w:val="32C8DAF3"/>
    <w:rsid w:val="32D0755F"/>
    <w:rsid w:val="32DFF730"/>
    <w:rsid w:val="32E3603C"/>
    <w:rsid w:val="32E72E38"/>
    <w:rsid w:val="32EA8E2A"/>
    <w:rsid w:val="32EC686A"/>
    <w:rsid w:val="32F56B89"/>
    <w:rsid w:val="32FD8B47"/>
    <w:rsid w:val="33040772"/>
    <w:rsid w:val="33042987"/>
    <w:rsid w:val="3304986D"/>
    <w:rsid w:val="330ADB54"/>
    <w:rsid w:val="3313D62A"/>
    <w:rsid w:val="3315D07B"/>
    <w:rsid w:val="331B7DBD"/>
    <w:rsid w:val="33214E82"/>
    <w:rsid w:val="3321A06E"/>
    <w:rsid w:val="3322D571"/>
    <w:rsid w:val="3324388F"/>
    <w:rsid w:val="3325E055"/>
    <w:rsid w:val="3327A03A"/>
    <w:rsid w:val="332BDA95"/>
    <w:rsid w:val="332CE9D0"/>
    <w:rsid w:val="332F58A6"/>
    <w:rsid w:val="33319C6C"/>
    <w:rsid w:val="3331E6C8"/>
    <w:rsid w:val="33391544"/>
    <w:rsid w:val="333E2A6A"/>
    <w:rsid w:val="33400914"/>
    <w:rsid w:val="3348C98B"/>
    <w:rsid w:val="334E5209"/>
    <w:rsid w:val="334E891D"/>
    <w:rsid w:val="334F90C4"/>
    <w:rsid w:val="33557C04"/>
    <w:rsid w:val="33576B0D"/>
    <w:rsid w:val="3357E4B6"/>
    <w:rsid w:val="33588E82"/>
    <w:rsid w:val="3361A28D"/>
    <w:rsid w:val="336290D4"/>
    <w:rsid w:val="3364902F"/>
    <w:rsid w:val="33649C16"/>
    <w:rsid w:val="33698254"/>
    <w:rsid w:val="336A2A27"/>
    <w:rsid w:val="336CD42F"/>
    <w:rsid w:val="33764175"/>
    <w:rsid w:val="33783EDC"/>
    <w:rsid w:val="337F37E1"/>
    <w:rsid w:val="3382BB52"/>
    <w:rsid w:val="3385F0B0"/>
    <w:rsid w:val="338C8F8B"/>
    <w:rsid w:val="338DDBB2"/>
    <w:rsid w:val="3396D2B2"/>
    <w:rsid w:val="33A730C9"/>
    <w:rsid w:val="33A7E665"/>
    <w:rsid w:val="33A8BC16"/>
    <w:rsid w:val="33B49EE0"/>
    <w:rsid w:val="33B66457"/>
    <w:rsid w:val="33B71111"/>
    <w:rsid w:val="33B74659"/>
    <w:rsid w:val="33B84ED5"/>
    <w:rsid w:val="33BAEB3C"/>
    <w:rsid w:val="33BB4693"/>
    <w:rsid w:val="33BCF3FC"/>
    <w:rsid w:val="33BF827D"/>
    <w:rsid w:val="33C84E16"/>
    <w:rsid w:val="33D04DB6"/>
    <w:rsid w:val="33D170A3"/>
    <w:rsid w:val="33D25A92"/>
    <w:rsid w:val="33D2B545"/>
    <w:rsid w:val="33D92988"/>
    <w:rsid w:val="33DB25D8"/>
    <w:rsid w:val="33E08A85"/>
    <w:rsid w:val="33E9F51E"/>
    <w:rsid w:val="33F02F99"/>
    <w:rsid w:val="33F24C6D"/>
    <w:rsid w:val="33F62D11"/>
    <w:rsid w:val="33F84A39"/>
    <w:rsid w:val="33F907A6"/>
    <w:rsid w:val="33FA89D6"/>
    <w:rsid w:val="33FFBF51"/>
    <w:rsid w:val="3403D461"/>
    <w:rsid w:val="3404A995"/>
    <w:rsid w:val="340B0483"/>
    <w:rsid w:val="340C37A1"/>
    <w:rsid w:val="341772F9"/>
    <w:rsid w:val="341B2F6A"/>
    <w:rsid w:val="341B4D0A"/>
    <w:rsid w:val="3420A53B"/>
    <w:rsid w:val="34234AEF"/>
    <w:rsid w:val="3426E075"/>
    <w:rsid w:val="342854B7"/>
    <w:rsid w:val="34336347"/>
    <w:rsid w:val="34347B6D"/>
    <w:rsid w:val="3437ED58"/>
    <w:rsid w:val="343CCDD1"/>
    <w:rsid w:val="34410FEB"/>
    <w:rsid w:val="3445BE81"/>
    <w:rsid w:val="344AA515"/>
    <w:rsid w:val="344B352F"/>
    <w:rsid w:val="344F51EA"/>
    <w:rsid w:val="34504304"/>
    <w:rsid w:val="3452A6D6"/>
    <w:rsid w:val="3456748A"/>
    <w:rsid w:val="345B3A86"/>
    <w:rsid w:val="345F9B3F"/>
    <w:rsid w:val="345FF3E5"/>
    <w:rsid w:val="346154DA"/>
    <w:rsid w:val="346431FA"/>
    <w:rsid w:val="3466CCBC"/>
    <w:rsid w:val="346866B0"/>
    <w:rsid w:val="346B0D31"/>
    <w:rsid w:val="346F5C24"/>
    <w:rsid w:val="34769F49"/>
    <w:rsid w:val="3481ADCB"/>
    <w:rsid w:val="3484195E"/>
    <w:rsid w:val="348518AB"/>
    <w:rsid w:val="34862391"/>
    <w:rsid w:val="348C374E"/>
    <w:rsid w:val="348FD233"/>
    <w:rsid w:val="3491DBA7"/>
    <w:rsid w:val="34939D6F"/>
    <w:rsid w:val="3493ACE1"/>
    <w:rsid w:val="34950B55"/>
    <w:rsid w:val="34969FE4"/>
    <w:rsid w:val="3497F113"/>
    <w:rsid w:val="34AC8454"/>
    <w:rsid w:val="34B67843"/>
    <w:rsid w:val="34BEBECB"/>
    <w:rsid w:val="34C156A7"/>
    <w:rsid w:val="34C57078"/>
    <w:rsid w:val="34CE46B0"/>
    <w:rsid w:val="34D84928"/>
    <w:rsid w:val="34DF7FA8"/>
    <w:rsid w:val="34E01302"/>
    <w:rsid w:val="34E58058"/>
    <w:rsid w:val="34EA3E77"/>
    <w:rsid w:val="34ECBC46"/>
    <w:rsid w:val="34EE20E9"/>
    <w:rsid w:val="34F30522"/>
    <w:rsid w:val="34F33B6E"/>
    <w:rsid w:val="34F7FF0C"/>
    <w:rsid w:val="34FC7799"/>
    <w:rsid w:val="34FD6CF9"/>
    <w:rsid w:val="35023400"/>
    <w:rsid w:val="3502EDC1"/>
    <w:rsid w:val="350CA410"/>
    <w:rsid w:val="350D0661"/>
    <w:rsid w:val="350F671A"/>
    <w:rsid w:val="351211D6"/>
    <w:rsid w:val="3512C308"/>
    <w:rsid w:val="351A8CD6"/>
    <w:rsid w:val="351CD0C2"/>
    <w:rsid w:val="351EE4FC"/>
    <w:rsid w:val="352370FE"/>
    <w:rsid w:val="35253C20"/>
    <w:rsid w:val="3527C57D"/>
    <w:rsid w:val="352C6CDA"/>
    <w:rsid w:val="352D25A5"/>
    <w:rsid w:val="352EA311"/>
    <w:rsid w:val="352F864C"/>
    <w:rsid w:val="352FBA6D"/>
    <w:rsid w:val="3536CD21"/>
    <w:rsid w:val="3538C9D5"/>
    <w:rsid w:val="353A8724"/>
    <w:rsid w:val="354779AC"/>
    <w:rsid w:val="3549569C"/>
    <w:rsid w:val="354A6E2E"/>
    <w:rsid w:val="354AC210"/>
    <w:rsid w:val="354B005E"/>
    <w:rsid w:val="354CA412"/>
    <w:rsid w:val="354EACE0"/>
    <w:rsid w:val="354FF10B"/>
    <w:rsid w:val="35535FBB"/>
    <w:rsid w:val="35555FF0"/>
    <w:rsid w:val="3573379E"/>
    <w:rsid w:val="3577AFF2"/>
    <w:rsid w:val="3579202E"/>
    <w:rsid w:val="35799E46"/>
    <w:rsid w:val="358286A7"/>
    <w:rsid w:val="3583B716"/>
    <w:rsid w:val="3589DAC7"/>
    <w:rsid w:val="358A7EC5"/>
    <w:rsid w:val="3591FD90"/>
    <w:rsid w:val="35941A9A"/>
    <w:rsid w:val="3596A23F"/>
    <w:rsid w:val="35A39122"/>
    <w:rsid w:val="35A7687D"/>
    <w:rsid w:val="35A80802"/>
    <w:rsid w:val="35ABA126"/>
    <w:rsid w:val="35B3B12E"/>
    <w:rsid w:val="35B4E75F"/>
    <w:rsid w:val="35B657C4"/>
    <w:rsid w:val="35B782F5"/>
    <w:rsid w:val="35B79949"/>
    <w:rsid w:val="35C314A5"/>
    <w:rsid w:val="35C58D29"/>
    <w:rsid w:val="35C7747D"/>
    <w:rsid w:val="35CA8A98"/>
    <w:rsid w:val="35D28956"/>
    <w:rsid w:val="35D5871C"/>
    <w:rsid w:val="35DCC7AD"/>
    <w:rsid w:val="35DD18E3"/>
    <w:rsid w:val="35DD895D"/>
    <w:rsid w:val="35E1D229"/>
    <w:rsid w:val="35E3EE6A"/>
    <w:rsid w:val="35E4CE7D"/>
    <w:rsid w:val="35E5B982"/>
    <w:rsid w:val="35E7D782"/>
    <w:rsid w:val="35E89D65"/>
    <w:rsid w:val="35EB52BF"/>
    <w:rsid w:val="35EDCC37"/>
    <w:rsid w:val="35EE3483"/>
    <w:rsid w:val="35F26F2E"/>
    <w:rsid w:val="35F34E43"/>
    <w:rsid w:val="35F72FEF"/>
    <w:rsid w:val="35F92603"/>
    <w:rsid w:val="35FEC40A"/>
    <w:rsid w:val="3602440E"/>
    <w:rsid w:val="3605263C"/>
    <w:rsid w:val="3605ED63"/>
    <w:rsid w:val="360921EB"/>
    <w:rsid w:val="360EA024"/>
    <w:rsid w:val="361236B9"/>
    <w:rsid w:val="3613B083"/>
    <w:rsid w:val="3615A3ED"/>
    <w:rsid w:val="361BF93B"/>
    <w:rsid w:val="3621CDAD"/>
    <w:rsid w:val="36244467"/>
    <w:rsid w:val="3627ACFB"/>
    <w:rsid w:val="362975E1"/>
    <w:rsid w:val="362B1950"/>
    <w:rsid w:val="362B6B4B"/>
    <w:rsid w:val="362F6297"/>
    <w:rsid w:val="36352580"/>
    <w:rsid w:val="3638A81A"/>
    <w:rsid w:val="363B7D11"/>
    <w:rsid w:val="363C2E3C"/>
    <w:rsid w:val="363D6B3D"/>
    <w:rsid w:val="36425D52"/>
    <w:rsid w:val="364E9860"/>
    <w:rsid w:val="364F9FB6"/>
    <w:rsid w:val="36568AE0"/>
    <w:rsid w:val="365AF53B"/>
    <w:rsid w:val="365BFDE0"/>
    <w:rsid w:val="365EBE61"/>
    <w:rsid w:val="36662759"/>
    <w:rsid w:val="36696E05"/>
    <w:rsid w:val="36723580"/>
    <w:rsid w:val="367282A1"/>
    <w:rsid w:val="36763D2A"/>
    <w:rsid w:val="367D0C47"/>
    <w:rsid w:val="367D9471"/>
    <w:rsid w:val="3683D6FA"/>
    <w:rsid w:val="3684F9CF"/>
    <w:rsid w:val="368C69E0"/>
    <w:rsid w:val="368D4946"/>
    <w:rsid w:val="3690D9D7"/>
    <w:rsid w:val="36939FB2"/>
    <w:rsid w:val="3699A852"/>
    <w:rsid w:val="369F2933"/>
    <w:rsid w:val="36A78C51"/>
    <w:rsid w:val="36A81310"/>
    <w:rsid w:val="36AA9DA0"/>
    <w:rsid w:val="36AC2A6D"/>
    <w:rsid w:val="36AC6787"/>
    <w:rsid w:val="36AFB268"/>
    <w:rsid w:val="36B0CF66"/>
    <w:rsid w:val="36B10838"/>
    <w:rsid w:val="36B873DE"/>
    <w:rsid w:val="36B8A123"/>
    <w:rsid w:val="36B9FDAD"/>
    <w:rsid w:val="36BCF569"/>
    <w:rsid w:val="36C49B88"/>
    <w:rsid w:val="36C512F2"/>
    <w:rsid w:val="36C820AA"/>
    <w:rsid w:val="36C8353C"/>
    <w:rsid w:val="36D51A01"/>
    <w:rsid w:val="36D61CFD"/>
    <w:rsid w:val="36E3BF1A"/>
    <w:rsid w:val="36E4E3C9"/>
    <w:rsid w:val="36E64964"/>
    <w:rsid w:val="36EDC12D"/>
    <w:rsid w:val="36EDDAA7"/>
    <w:rsid w:val="36F13A58"/>
    <w:rsid w:val="36F7490F"/>
    <w:rsid w:val="36FCB665"/>
    <w:rsid w:val="36FE2616"/>
    <w:rsid w:val="36FEDD2A"/>
    <w:rsid w:val="36FF2DFB"/>
    <w:rsid w:val="3701E2B8"/>
    <w:rsid w:val="3709C7B7"/>
    <w:rsid w:val="370B4D0C"/>
    <w:rsid w:val="370BB30C"/>
    <w:rsid w:val="370FDA8D"/>
    <w:rsid w:val="3712DC4A"/>
    <w:rsid w:val="372610EF"/>
    <w:rsid w:val="372B2825"/>
    <w:rsid w:val="3732CBFE"/>
    <w:rsid w:val="3738BE78"/>
    <w:rsid w:val="373A414D"/>
    <w:rsid w:val="373F76A4"/>
    <w:rsid w:val="3742D8D8"/>
    <w:rsid w:val="3743FD75"/>
    <w:rsid w:val="3744C2D0"/>
    <w:rsid w:val="374E68A9"/>
    <w:rsid w:val="374E72F6"/>
    <w:rsid w:val="374EEF89"/>
    <w:rsid w:val="37503F8A"/>
    <w:rsid w:val="375338F7"/>
    <w:rsid w:val="375B0014"/>
    <w:rsid w:val="375DCF30"/>
    <w:rsid w:val="376108A0"/>
    <w:rsid w:val="376344DE"/>
    <w:rsid w:val="37668EE4"/>
    <w:rsid w:val="37681E06"/>
    <w:rsid w:val="376872EB"/>
    <w:rsid w:val="376A1BC8"/>
    <w:rsid w:val="376AAF45"/>
    <w:rsid w:val="376D0054"/>
    <w:rsid w:val="3770ECC3"/>
    <w:rsid w:val="3775CF50"/>
    <w:rsid w:val="3780A102"/>
    <w:rsid w:val="37831F6F"/>
    <w:rsid w:val="37857553"/>
    <w:rsid w:val="378A4798"/>
    <w:rsid w:val="378A61EE"/>
    <w:rsid w:val="3790AF2D"/>
    <w:rsid w:val="37957C6D"/>
    <w:rsid w:val="37973BD6"/>
    <w:rsid w:val="37A0BB14"/>
    <w:rsid w:val="37A542AE"/>
    <w:rsid w:val="37A65F90"/>
    <w:rsid w:val="37AB826A"/>
    <w:rsid w:val="37ADEDAD"/>
    <w:rsid w:val="37AE8C30"/>
    <w:rsid w:val="37AEC61C"/>
    <w:rsid w:val="37B4EA93"/>
    <w:rsid w:val="37B517E0"/>
    <w:rsid w:val="37B57B26"/>
    <w:rsid w:val="37BF52CC"/>
    <w:rsid w:val="37BF8C53"/>
    <w:rsid w:val="37C1E7D2"/>
    <w:rsid w:val="37C45CA6"/>
    <w:rsid w:val="37CD3B0F"/>
    <w:rsid w:val="37CDDBCD"/>
    <w:rsid w:val="37CE14A0"/>
    <w:rsid w:val="37D08926"/>
    <w:rsid w:val="37D4BCC2"/>
    <w:rsid w:val="37D76ABE"/>
    <w:rsid w:val="37DFB46D"/>
    <w:rsid w:val="37E160F9"/>
    <w:rsid w:val="37E31F14"/>
    <w:rsid w:val="37E36DBB"/>
    <w:rsid w:val="37EDA0D8"/>
    <w:rsid w:val="37EE7376"/>
    <w:rsid w:val="37EEC9BC"/>
    <w:rsid w:val="37F82B5F"/>
    <w:rsid w:val="3801F0AD"/>
    <w:rsid w:val="3805E772"/>
    <w:rsid w:val="380843A4"/>
    <w:rsid w:val="380E5924"/>
    <w:rsid w:val="38172001"/>
    <w:rsid w:val="3821489D"/>
    <w:rsid w:val="38249E90"/>
    <w:rsid w:val="382684AC"/>
    <w:rsid w:val="3828F4A2"/>
    <w:rsid w:val="382D5CA5"/>
    <w:rsid w:val="3836ED37"/>
    <w:rsid w:val="383BBAEB"/>
    <w:rsid w:val="383C7B41"/>
    <w:rsid w:val="383F063A"/>
    <w:rsid w:val="3849B298"/>
    <w:rsid w:val="384AD237"/>
    <w:rsid w:val="384AE8F9"/>
    <w:rsid w:val="3855AFAD"/>
    <w:rsid w:val="38562C75"/>
    <w:rsid w:val="38604AA7"/>
    <w:rsid w:val="3863143B"/>
    <w:rsid w:val="38678FEC"/>
    <w:rsid w:val="3867AFE9"/>
    <w:rsid w:val="38699462"/>
    <w:rsid w:val="386CA735"/>
    <w:rsid w:val="386EE7A6"/>
    <w:rsid w:val="386F0EFA"/>
    <w:rsid w:val="38703DEA"/>
    <w:rsid w:val="387508CF"/>
    <w:rsid w:val="38768EA3"/>
    <w:rsid w:val="3878028D"/>
    <w:rsid w:val="387A12D9"/>
    <w:rsid w:val="387CA70B"/>
    <w:rsid w:val="3880BF70"/>
    <w:rsid w:val="388105DF"/>
    <w:rsid w:val="3882A79B"/>
    <w:rsid w:val="3882C9B4"/>
    <w:rsid w:val="3886367F"/>
    <w:rsid w:val="3891988E"/>
    <w:rsid w:val="389CAFDE"/>
    <w:rsid w:val="389D5D41"/>
    <w:rsid w:val="389F7D86"/>
    <w:rsid w:val="38A320A0"/>
    <w:rsid w:val="38A3C8AD"/>
    <w:rsid w:val="38A6C090"/>
    <w:rsid w:val="38A89C57"/>
    <w:rsid w:val="38AF75FC"/>
    <w:rsid w:val="38B55FBC"/>
    <w:rsid w:val="38B6CCEA"/>
    <w:rsid w:val="38B866A2"/>
    <w:rsid w:val="38B8ADDC"/>
    <w:rsid w:val="38B97C56"/>
    <w:rsid w:val="38BD3E02"/>
    <w:rsid w:val="38C4DE75"/>
    <w:rsid w:val="38C83FCA"/>
    <w:rsid w:val="38C925C5"/>
    <w:rsid w:val="38C99E52"/>
    <w:rsid w:val="38C9E072"/>
    <w:rsid w:val="38CBB64F"/>
    <w:rsid w:val="38CBC9E4"/>
    <w:rsid w:val="38CDB4BF"/>
    <w:rsid w:val="38D8D961"/>
    <w:rsid w:val="38DD9330"/>
    <w:rsid w:val="38DDF4D7"/>
    <w:rsid w:val="38E55E9F"/>
    <w:rsid w:val="38ECD679"/>
    <w:rsid w:val="38EE7AF9"/>
    <w:rsid w:val="38F20A93"/>
    <w:rsid w:val="38F37589"/>
    <w:rsid w:val="38F8B073"/>
    <w:rsid w:val="3900BA9E"/>
    <w:rsid w:val="3901E8F1"/>
    <w:rsid w:val="3902E81C"/>
    <w:rsid w:val="3908D345"/>
    <w:rsid w:val="39093697"/>
    <w:rsid w:val="390CD64C"/>
    <w:rsid w:val="3911B6F7"/>
    <w:rsid w:val="39127A92"/>
    <w:rsid w:val="3914686F"/>
    <w:rsid w:val="3919A814"/>
    <w:rsid w:val="391B9333"/>
    <w:rsid w:val="391BD89F"/>
    <w:rsid w:val="391E68D7"/>
    <w:rsid w:val="39260D5C"/>
    <w:rsid w:val="39325F7D"/>
    <w:rsid w:val="3932DC8B"/>
    <w:rsid w:val="3933C946"/>
    <w:rsid w:val="3938442B"/>
    <w:rsid w:val="39392BCE"/>
    <w:rsid w:val="393D7011"/>
    <w:rsid w:val="393E0EE5"/>
    <w:rsid w:val="393E28CE"/>
    <w:rsid w:val="393E6E4D"/>
    <w:rsid w:val="3940A7B0"/>
    <w:rsid w:val="3945A7EB"/>
    <w:rsid w:val="39470F2C"/>
    <w:rsid w:val="3947F178"/>
    <w:rsid w:val="39499509"/>
    <w:rsid w:val="394B66ED"/>
    <w:rsid w:val="3952133B"/>
    <w:rsid w:val="3952E7F7"/>
    <w:rsid w:val="39557E34"/>
    <w:rsid w:val="3957302E"/>
    <w:rsid w:val="395C4908"/>
    <w:rsid w:val="396189AF"/>
    <w:rsid w:val="39681DC3"/>
    <w:rsid w:val="39683537"/>
    <w:rsid w:val="396EA97B"/>
    <w:rsid w:val="3972AE32"/>
    <w:rsid w:val="3978708F"/>
    <w:rsid w:val="397FB8EE"/>
    <w:rsid w:val="3985BDED"/>
    <w:rsid w:val="3985C9E1"/>
    <w:rsid w:val="39886135"/>
    <w:rsid w:val="398C0053"/>
    <w:rsid w:val="3995EA31"/>
    <w:rsid w:val="3997E4F7"/>
    <w:rsid w:val="399D2B0A"/>
    <w:rsid w:val="399F27F1"/>
    <w:rsid w:val="399FDB56"/>
    <w:rsid w:val="39AEC9C6"/>
    <w:rsid w:val="39B2EF08"/>
    <w:rsid w:val="39B85D61"/>
    <w:rsid w:val="39BBC3E4"/>
    <w:rsid w:val="39BCE5ED"/>
    <w:rsid w:val="39C11F49"/>
    <w:rsid w:val="39C4FEDC"/>
    <w:rsid w:val="39C5FA1E"/>
    <w:rsid w:val="39C766A8"/>
    <w:rsid w:val="39C8097D"/>
    <w:rsid w:val="39CAEE20"/>
    <w:rsid w:val="39D2ED9E"/>
    <w:rsid w:val="39DF6DBE"/>
    <w:rsid w:val="39E05FDF"/>
    <w:rsid w:val="39E27AB6"/>
    <w:rsid w:val="39E6B95A"/>
    <w:rsid w:val="39F12DD0"/>
    <w:rsid w:val="39F5ADF7"/>
    <w:rsid w:val="3A032C3B"/>
    <w:rsid w:val="3A03408E"/>
    <w:rsid w:val="3A0436F0"/>
    <w:rsid w:val="3A090E88"/>
    <w:rsid w:val="3A108ECB"/>
    <w:rsid w:val="3A110BEF"/>
    <w:rsid w:val="3A1575BB"/>
    <w:rsid w:val="3A1DEA26"/>
    <w:rsid w:val="3A218F18"/>
    <w:rsid w:val="3A25DE9F"/>
    <w:rsid w:val="3A2903FD"/>
    <w:rsid w:val="3A2DFD6A"/>
    <w:rsid w:val="3A34EA58"/>
    <w:rsid w:val="3A4664B3"/>
    <w:rsid w:val="3A493A3D"/>
    <w:rsid w:val="3A4ADAE8"/>
    <w:rsid w:val="3A4E2EE9"/>
    <w:rsid w:val="3A50615C"/>
    <w:rsid w:val="3A5204AD"/>
    <w:rsid w:val="3A529CD8"/>
    <w:rsid w:val="3A5AC57E"/>
    <w:rsid w:val="3A5B1994"/>
    <w:rsid w:val="3A6682B6"/>
    <w:rsid w:val="3A6B8C81"/>
    <w:rsid w:val="3A7F7C87"/>
    <w:rsid w:val="3A86904B"/>
    <w:rsid w:val="3A879FD9"/>
    <w:rsid w:val="3A885AAB"/>
    <w:rsid w:val="3A897721"/>
    <w:rsid w:val="3A91B454"/>
    <w:rsid w:val="3A93ADA0"/>
    <w:rsid w:val="3A983632"/>
    <w:rsid w:val="3A9E8EE1"/>
    <w:rsid w:val="3AA1B58D"/>
    <w:rsid w:val="3AA1D653"/>
    <w:rsid w:val="3AA61E92"/>
    <w:rsid w:val="3AA74C00"/>
    <w:rsid w:val="3AA9F604"/>
    <w:rsid w:val="3AAAA30B"/>
    <w:rsid w:val="3AB16B65"/>
    <w:rsid w:val="3AB6BB47"/>
    <w:rsid w:val="3AB87945"/>
    <w:rsid w:val="3ABB9AED"/>
    <w:rsid w:val="3AC0012F"/>
    <w:rsid w:val="3AC07854"/>
    <w:rsid w:val="3AC140BF"/>
    <w:rsid w:val="3AC733B1"/>
    <w:rsid w:val="3AD1B32B"/>
    <w:rsid w:val="3AD3AEBC"/>
    <w:rsid w:val="3AD462C5"/>
    <w:rsid w:val="3AD8B34A"/>
    <w:rsid w:val="3AD986EC"/>
    <w:rsid w:val="3AE0C5A7"/>
    <w:rsid w:val="3AE8442F"/>
    <w:rsid w:val="3AED8436"/>
    <w:rsid w:val="3AEE1C8E"/>
    <w:rsid w:val="3AFA4345"/>
    <w:rsid w:val="3AFE1BBF"/>
    <w:rsid w:val="3AFF3686"/>
    <w:rsid w:val="3B003004"/>
    <w:rsid w:val="3B006E4F"/>
    <w:rsid w:val="3B00808A"/>
    <w:rsid w:val="3B011D2B"/>
    <w:rsid w:val="3B019D18"/>
    <w:rsid w:val="3B043CB9"/>
    <w:rsid w:val="3B096A9C"/>
    <w:rsid w:val="3B099985"/>
    <w:rsid w:val="3B1228E1"/>
    <w:rsid w:val="3B12B095"/>
    <w:rsid w:val="3B1A3855"/>
    <w:rsid w:val="3B2AF2E4"/>
    <w:rsid w:val="3B2C691E"/>
    <w:rsid w:val="3B31596C"/>
    <w:rsid w:val="3B37E9A7"/>
    <w:rsid w:val="3B38EF72"/>
    <w:rsid w:val="3B3F9178"/>
    <w:rsid w:val="3B42B381"/>
    <w:rsid w:val="3B447A9B"/>
    <w:rsid w:val="3B46ADF6"/>
    <w:rsid w:val="3B496FBF"/>
    <w:rsid w:val="3B4A8AA2"/>
    <w:rsid w:val="3B51AC33"/>
    <w:rsid w:val="3B54A738"/>
    <w:rsid w:val="3B575771"/>
    <w:rsid w:val="3B5C9F56"/>
    <w:rsid w:val="3B60292C"/>
    <w:rsid w:val="3B60F52E"/>
    <w:rsid w:val="3B65C722"/>
    <w:rsid w:val="3B65C84F"/>
    <w:rsid w:val="3B65EF55"/>
    <w:rsid w:val="3B6AFB86"/>
    <w:rsid w:val="3B6E42BF"/>
    <w:rsid w:val="3B76BE34"/>
    <w:rsid w:val="3B7BC817"/>
    <w:rsid w:val="3B7FADA1"/>
    <w:rsid w:val="3B83219D"/>
    <w:rsid w:val="3B87B0FD"/>
    <w:rsid w:val="3B882DAB"/>
    <w:rsid w:val="3B8B32D3"/>
    <w:rsid w:val="3B93F40F"/>
    <w:rsid w:val="3B9C7030"/>
    <w:rsid w:val="3B9D35F0"/>
    <w:rsid w:val="3B9EFB9E"/>
    <w:rsid w:val="3BA126AA"/>
    <w:rsid w:val="3BA68868"/>
    <w:rsid w:val="3BA80415"/>
    <w:rsid w:val="3BA9783C"/>
    <w:rsid w:val="3BAA5850"/>
    <w:rsid w:val="3BB4192C"/>
    <w:rsid w:val="3BB50875"/>
    <w:rsid w:val="3BB9BA87"/>
    <w:rsid w:val="3BB9E8C6"/>
    <w:rsid w:val="3BBAAE13"/>
    <w:rsid w:val="3BBB3D35"/>
    <w:rsid w:val="3BBEC5FC"/>
    <w:rsid w:val="3BC1ECDF"/>
    <w:rsid w:val="3BC297D0"/>
    <w:rsid w:val="3BC5CE6C"/>
    <w:rsid w:val="3BC8D933"/>
    <w:rsid w:val="3BCAE6A9"/>
    <w:rsid w:val="3BCB3E0C"/>
    <w:rsid w:val="3BCD3B3B"/>
    <w:rsid w:val="3BCF2974"/>
    <w:rsid w:val="3BDBC123"/>
    <w:rsid w:val="3BDED432"/>
    <w:rsid w:val="3BDFE32C"/>
    <w:rsid w:val="3BE0146B"/>
    <w:rsid w:val="3BE30282"/>
    <w:rsid w:val="3BE38378"/>
    <w:rsid w:val="3BE5AF32"/>
    <w:rsid w:val="3BECF96F"/>
    <w:rsid w:val="3BEDB0F7"/>
    <w:rsid w:val="3BEDD50E"/>
    <w:rsid w:val="3BF1978D"/>
    <w:rsid w:val="3BF694FD"/>
    <w:rsid w:val="3BF8B126"/>
    <w:rsid w:val="3BFC10D7"/>
    <w:rsid w:val="3C029089"/>
    <w:rsid w:val="3C04493B"/>
    <w:rsid w:val="3C0539AB"/>
    <w:rsid w:val="3C0DD376"/>
    <w:rsid w:val="3C106C79"/>
    <w:rsid w:val="3C1EA205"/>
    <w:rsid w:val="3C1EAC44"/>
    <w:rsid w:val="3C237DE8"/>
    <w:rsid w:val="3C265D42"/>
    <w:rsid w:val="3C26DACD"/>
    <w:rsid w:val="3C283694"/>
    <w:rsid w:val="3C2E460B"/>
    <w:rsid w:val="3C2EBFE7"/>
    <w:rsid w:val="3C336937"/>
    <w:rsid w:val="3C33A759"/>
    <w:rsid w:val="3C3501EA"/>
    <w:rsid w:val="3C3CF84D"/>
    <w:rsid w:val="3C3F3E76"/>
    <w:rsid w:val="3C40A6A9"/>
    <w:rsid w:val="3C422027"/>
    <w:rsid w:val="3C43F2C4"/>
    <w:rsid w:val="3C4407C7"/>
    <w:rsid w:val="3C46736C"/>
    <w:rsid w:val="3C48B1E9"/>
    <w:rsid w:val="3C49E60D"/>
    <w:rsid w:val="3C517C4B"/>
    <w:rsid w:val="3C589327"/>
    <w:rsid w:val="3C5CE285"/>
    <w:rsid w:val="3C5EF9BE"/>
    <w:rsid w:val="3C7120F6"/>
    <w:rsid w:val="3C75574D"/>
    <w:rsid w:val="3C7C3A51"/>
    <w:rsid w:val="3C7F41DE"/>
    <w:rsid w:val="3C8264D7"/>
    <w:rsid w:val="3C833BC4"/>
    <w:rsid w:val="3C83C841"/>
    <w:rsid w:val="3C857D4F"/>
    <w:rsid w:val="3C85BB41"/>
    <w:rsid w:val="3C89C7E8"/>
    <w:rsid w:val="3C89ECEF"/>
    <w:rsid w:val="3C8B3C2F"/>
    <w:rsid w:val="3C8E63D0"/>
    <w:rsid w:val="3C947B22"/>
    <w:rsid w:val="3CA3FC39"/>
    <w:rsid w:val="3CA88CD4"/>
    <w:rsid w:val="3CAB8618"/>
    <w:rsid w:val="3CB0F14C"/>
    <w:rsid w:val="3CB11A17"/>
    <w:rsid w:val="3CB8C6B9"/>
    <w:rsid w:val="3CBD4172"/>
    <w:rsid w:val="3CBF9EB3"/>
    <w:rsid w:val="3CC821BE"/>
    <w:rsid w:val="3CCD1128"/>
    <w:rsid w:val="3CD30372"/>
    <w:rsid w:val="3CE3B41A"/>
    <w:rsid w:val="3CEC74A2"/>
    <w:rsid w:val="3CEC848A"/>
    <w:rsid w:val="3CED407E"/>
    <w:rsid w:val="3CF3F8A1"/>
    <w:rsid w:val="3D0FCCB2"/>
    <w:rsid w:val="3D11675E"/>
    <w:rsid w:val="3D141B44"/>
    <w:rsid w:val="3D14E717"/>
    <w:rsid w:val="3D179878"/>
    <w:rsid w:val="3D1B0964"/>
    <w:rsid w:val="3D240416"/>
    <w:rsid w:val="3D2BB318"/>
    <w:rsid w:val="3D33B611"/>
    <w:rsid w:val="3D33C5E4"/>
    <w:rsid w:val="3D3EB987"/>
    <w:rsid w:val="3D423657"/>
    <w:rsid w:val="3D47D661"/>
    <w:rsid w:val="3D48F56E"/>
    <w:rsid w:val="3D4FBE7F"/>
    <w:rsid w:val="3D54254D"/>
    <w:rsid w:val="3D592AD9"/>
    <w:rsid w:val="3D5C99FF"/>
    <w:rsid w:val="3D5EFE79"/>
    <w:rsid w:val="3D61E45E"/>
    <w:rsid w:val="3D6215D2"/>
    <w:rsid w:val="3D78BEC7"/>
    <w:rsid w:val="3D7D8075"/>
    <w:rsid w:val="3D80AB80"/>
    <w:rsid w:val="3D84F869"/>
    <w:rsid w:val="3D857EF3"/>
    <w:rsid w:val="3D9365A1"/>
    <w:rsid w:val="3D94D6E3"/>
    <w:rsid w:val="3D9E0B98"/>
    <w:rsid w:val="3D9F1C5F"/>
    <w:rsid w:val="3DAB23E7"/>
    <w:rsid w:val="3DAC4A84"/>
    <w:rsid w:val="3DAE2EF5"/>
    <w:rsid w:val="3DC0BDB2"/>
    <w:rsid w:val="3DCA7852"/>
    <w:rsid w:val="3DCDBC89"/>
    <w:rsid w:val="3DCE0599"/>
    <w:rsid w:val="3DD6A56F"/>
    <w:rsid w:val="3DD8577C"/>
    <w:rsid w:val="3DDC8BF0"/>
    <w:rsid w:val="3DE568DD"/>
    <w:rsid w:val="3DF097D9"/>
    <w:rsid w:val="3DF10F54"/>
    <w:rsid w:val="3DF26414"/>
    <w:rsid w:val="3DF607DF"/>
    <w:rsid w:val="3E0236E6"/>
    <w:rsid w:val="3E055A0E"/>
    <w:rsid w:val="3E06D142"/>
    <w:rsid w:val="3E0AE959"/>
    <w:rsid w:val="3E0B48BF"/>
    <w:rsid w:val="3E104252"/>
    <w:rsid w:val="3E1472D4"/>
    <w:rsid w:val="3E1B123F"/>
    <w:rsid w:val="3E1F04E8"/>
    <w:rsid w:val="3E29DD2B"/>
    <w:rsid w:val="3E2AF30A"/>
    <w:rsid w:val="3E2B4531"/>
    <w:rsid w:val="3E2DF4D9"/>
    <w:rsid w:val="3E314537"/>
    <w:rsid w:val="3E34C89C"/>
    <w:rsid w:val="3E3767BF"/>
    <w:rsid w:val="3E3CB622"/>
    <w:rsid w:val="3E4BA785"/>
    <w:rsid w:val="3E528F08"/>
    <w:rsid w:val="3E541E86"/>
    <w:rsid w:val="3E635806"/>
    <w:rsid w:val="3E64D360"/>
    <w:rsid w:val="3E6C13DA"/>
    <w:rsid w:val="3E6F5143"/>
    <w:rsid w:val="3E72DD51"/>
    <w:rsid w:val="3E76BB0D"/>
    <w:rsid w:val="3E7B7779"/>
    <w:rsid w:val="3E7D5F2A"/>
    <w:rsid w:val="3E8126AF"/>
    <w:rsid w:val="3E83056B"/>
    <w:rsid w:val="3E8C02BE"/>
    <w:rsid w:val="3E91DBE4"/>
    <w:rsid w:val="3E95B285"/>
    <w:rsid w:val="3E95D852"/>
    <w:rsid w:val="3E9766EA"/>
    <w:rsid w:val="3E99D5D0"/>
    <w:rsid w:val="3E99D7E0"/>
    <w:rsid w:val="3E9A7001"/>
    <w:rsid w:val="3EABB9B7"/>
    <w:rsid w:val="3EADD340"/>
    <w:rsid w:val="3EAFDE80"/>
    <w:rsid w:val="3EB00329"/>
    <w:rsid w:val="3EB27B5B"/>
    <w:rsid w:val="3EB37DF5"/>
    <w:rsid w:val="3EBA6316"/>
    <w:rsid w:val="3EBD0ED6"/>
    <w:rsid w:val="3EBF9F0F"/>
    <w:rsid w:val="3EC26FDD"/>
    <w:rsid w:val="3EC9DCC7"/>
    <w:rsid w:val="3ECACB6A"/>
    <w:rsid w:val="3ECE6269"/>
    <w:rsid w:val="3ECEB5BA"/>
    <w:rsid w:val="3ED07D2F"/>
    <w:rsid w:val="3EDA36F5"/>
    <w:rsid w:val="3EDDAF67"/>
    <w:rsid w:val="3EE276C0"/>
    <w:rsid w:val="3EE55E89"/>
    <w:rsid w:val="3EE762B3"/>
    <w:rsid w:val="3EEBC61E"/>
    <w:rsid w:val="3EEC4064"/>
    <w:rsid w:val="3EFBFF23"/>
    <w:rsid w:val="3F039BAC"/>
    <w:rsid w:val="3F03D666"/>
    <w:rsid w:val="3F04BABC"/>
    <w:rsid w:val="3F0729BD"/>
    <w:rsid w:val="3F0A5CA8"/>
    <w:rsid w:val="3F107E6E"/>
    <w:rsid w:val="3F10DB95"/>
    <w:rsid w:val="3F13F532"/>
    <w:rsid w:val="3F1A7B7D"/>
    <w:rsid w:val="3F1E0512"/>
    <w:rsid w:val="3F20C8CA"/>
    <w:rsid w:val="3F2575D0"/>
    <w:rsid w:val="3F2A8A0C"/>
    <w:rsid w:val="3F2FD59D"/>
    <w:rsid w:val="3F3216B2"/>
    <w:rsid w:val="3F370B86"/>
    <w:rsid w:val="3F38DFD6"/>
    <w:rsid w:val="3F3A47B6"/>
    <w:rsid w:val="3F40BAFC"/>
    <w:rsid w:val="3F413984"/>
    <w:rsid w:val="3F4284DA"/>
    <w:rsid w:val="3F42FA94"/>
    <w:rsid w:val="3F496B1B"/>
    <w:rsid w:val="3F4C54BD"/>
    <w:rsid w:val="3F511971"/>
    <w:rsid w:val="3F5844F8"/>
    <w:rsid w:val="3F680A99"/>
    <w:rsid w:val="3F68EBE9"/>
    <w:rsid w:val="3F733931"/>
    <w:rsid w:val="3F8333D0"/>
    <w:rsid w:val="3F857A59"/>
    <w:rsid w:val="3F85AC48"/>
    <w:rsid w:val="3F87A307"/>
    <w:rsid w:val="3F899B45"/>
    <w:rsid w:val="3F8C8459"/>
    <w:rsid w:val="3F8DFBE3"/>
    <w:rsid w:val="3F8E1E33"/>
    <w:rsid w:val="3F980208"/>
    <w:rsid w:val="3F9827BF"/>
    <w:rsid w:val="3F99AB91"/>
    <w:rsid w:val="3F9E469B"/>
    <w:rsid w:val="3F9F30F9"/>
    <w:rsid w:val="3FA3689C"/>
    <w:rsid w:val="3FA375FE"/>
    <w:rsid w:val="3FA39F55"/>
    <w:rsid w:val="3FA9B39C"/>
    <w:rsid w:val="3FAF83F0"/>
    <w:rsid w:val="3FC26474"/>
    <w:rsid w:val="3FCD65D7"/>
    <w:rsid w:val="3FD098FD"/>
    <w:rsid w:val="3FD2592D"/>
    <w:rsid w:val="3FD78C90"/>
    <w:rsid w:val="3FD85D26"/>
    <w:rsid w:val="3FDBA343"/>
    <w:rsid w:val="3FDDFD0B"/>
    <w:rsid w:val="3FE2A24B"/>
    <w:rsid w:val="3FE62102"/>
    <w:rsid w:val="3FE9488A"/>
    <w:rsid w:val="3FF2447B"/>
    <w:rsid w:val="3FF8020C"/>
    <w:rsid w:val="3FFB875E"/>
    <w:rsid w:val="40026012"/>
    <w:rsid w:val="40067199"/>
    <w:rsid w:val="4007DA02"/>
    <w:rsid w:val="4009C680"/>
    <w:rsid w:val="4013B73A"/>
    <w:rsid w:val="4014A2E1"/>
    <w:rsid w:val="40196F06"/>
    <w:rsid w:val="401D8F94"/>
    <w:rsid w:val="4025D145"/>
    <w:rsid w:val="402A8E05"/>
    <w:rsid w:val="4037CD49"/>
    <w:rsid w:val="403A23C0"/>
    <w:rsid w:val="403B62C0"/>
    <w:rsid w:val="40411A9A"/>
    <w:rsid w:val="4045CC63"/>
    <w:rsid w:val="4045E2B1"/>
    <w:rsid w:val="404642CB"/>
    <w:rsid w:val="40489505"/>
    <w:rsid w:val="404B8F85"/>
    <w:rsid w:val="4055FADE"/>
    <w:rsid w:val="406257A6"/>
    <w:rsid w:val="4066BC25"/>
    <w:rsid w:val="406DB6E2"/>
    <w:rsid w:val="407168AB"/>
    <w:rsid w:val="4076EA1A"/>
    <w:rsid w:val="40774F8B"/>
    <w:rsid w:val="40777368"/>
    <w:rsid w:val="4078500C"/>
    <w:rsid w:val="40792884"/>
    <w:rsid w:val="407A1C3C"/>
    <w:rsid w:val="4082898E"/>
    <w:rsid w:val="4082A29D"/>
    <w:rsid w:val="40853350"/>
    <w:rsid w:val="40854D82"/>
    <w:rsid w:val="40862F27"/>
    <w:rsid w:val="40892CAB"/>
    <w:rsid w:val="408E6BF0"/>
    <w:rsid w:val="408F9440"/>
    <w:rsid w:val="40909A1B"/>
    <w:rsid w:val="40910C83"/>
    <w:rsid w:val="4093CFA7"/>
    <w:rsid w:val="4099C67A"/>
    <w:rsid w:val="409C676C"/>
    <w:rsid w:val="409D26B0"/>
    <w:rsid w:val="409FA6C7"/>
    <w:rsid w:val="40A41A6A"/>
    <w:rsid w:val="40AC3B88"/>
    <w:rsid w:val="40B4950D"/>
    <w:rsid w:val="40B4C5DC"/>
    <w:rsid w:val="40B7DA5C"/>
    <w:rsid w:val="40BA24F6"/>
    <w:rsid w:val="40BE6A4C"/>
    <w:rsid w:val="40C14631"/>
    <w:rsid w:val="40C18341"/>
    <w:rsid w:val="40C1C863"/>
    <w:rsid w:val="40C30D4C"/>
    <w:rsid w:val="40C5A278"/>
    <w:rsid w:val="40C7A46C"/>
    <w:rsid w:val="40C84789"/>
    <w:rsid w:val="40C9351D"/>
    <w:rsid w:val="40D82A00"/>
    <w:rsid w:val="40DA03A1"/>
    <w:rsid w:val="40DD14EE"/>
    <w:rsid w:val="40EA4E7D"/>
    <w:rsid w:val="40F1B8C3"/>
    <w:rsid w:val="40F1F114"/>
    <w:rsid w:val="40F29A4C"/>
    <w:rsid w:val="40F543D2"/>
    <w:rsid w:val="40F81CD4"/>
    <w:rsid w:val="4102EF24"/>
    <w:rsid w:val="4103A462"/>
    <w:rsid w:val="4103E4C4"/>
    <w:rsid w:val="41048A4D"/>
    <w:rsid w:val="4110DAFF"/>
    <w:rsid w:val="4112CA0C"/>
    <w:rsid w:val="41133A49"/>
    <w:rsid w:val="41136282"/>
    <w:rsid w:val="411A6D36"/>
    <w:rsid w:val="411D099F"/>
    <w:rsid w:val="411EB4EB"/>
    <w:rsid w:val="41214860"/>
    <w:rsid w:val="41246E8F"/>
    <w:rsid w:val="41268374"/>
    <w:rsid w:val="412B7E71"/>
    <w:rsid w:val="412E8E3B"/>
    <w:rsid w:val="413DAD36"/>
    <w:rsid w:val="413E6250"/>
    <w:rsid w:val="413FF0AC"/>
    <w:rsid w:val="4143A7DC"/>
    <w:rsid w:val="414ACAE4"/>
    <w:rsid w:val="414B37A5"/>
    <w:rsid w:val="414C62C3"/>
    <w:rsid w:val="4156FCD4"/>
    <w:rsid w:val="41598B15"/>
    <w:rsid w:val="415AF57E"/>
    <w:rsid w:val="415C955C"/>
    <w:rsid w:val="415DA545"/>
    <w:rsid w:val="415E61E5"/>
    <w:rsid w:val="4162C298"/>
    <w:rsid w:val="4168CB00"/>
    <w:rsid w:val="4168E011"/>
    <w:rsid w:val="416A1FAA"/>
    <w:rsid w:val="416AF37C"/>
    <w:rsid w:val="416C695E"/>
    <w:rsid w:val="416E0D38"/>
    <w:rsid w:val="417673D7"/>
    <w:rsid w:val="418571E6"/>
    <w:rsid w:val="4190C149"/>
    <w:rsid w:val="4193072E"/>
    <w:rsid w:val="419458E3"/>
    <w:rsid w:val="41955674"/>
    <w:rsid w:val="41971238"/>
    <w:rsid w:val="419AE03B"/>
    <w:rsid w:val="41A1F835"/>
    <w:rsid w:val="41A3894D"/>
    <w:rsid w:val="41A3E277"/>
    <w:rsid w:val="41A9C81D"/>
    <w:rsid w:val="41AA3A53"/>
    <w:rsid w:val="41ACD58C"/>
    <w:rsid w:val="41AD132C"/>
    <w:rsid w:val="41AE7DA5"/>
    <w:rsid w:val="41AF81AD"/>
    <w:rsid w:val="41BBA2DC"/>
    <w:rsid w:val="41BD0310"/>
    <w:rsid w:val="41BD04D0"/>
    <w:rsid w:val="41C5C322"/>
    <w:rsid w:val="41CF6AB0"/>
    <w:rsid w:val="41D2955C"/>
    <w:rsid w:val="41D2B351"/>
    <w:rsid w:val="41D48F59"/>
    <w:rsid w:val="41D8B658"/>
    <w:rsid w:val="41D94C68"/>
    <w:rsid w:val="41DE3383"/>
    <w:rsid w:val="41DF15A9"/>
    <w:rsid w:val="41DF5896"/>
    <w:rsid w:val="41DFA705"/>
    <w:rsid w:val="41E02AB2"/>
    <w:rsid w:val="41E2DECB"/>
    <w:rsid w:val="41E7D7D5"/>
    <w:rsid w:val="41EB099B"/>
    <w:rsid w:val="41F16707"/>
    <w:rsid w:val="41F5C2ED"/>
    <w:rsid w:val="41F89AFE"/>
    <w:rsid w:val="41F9D12C"/>
    <w:rsid w:val="41FA9181"/>
    <w:rsid w:val="41FCEB9B"/>
    <w:rsid w:val="41FD1503"/>
    <w:rsid w:val="42008636"/>
    <w:rsid w:val="42020035"/>
    <w:rsid w:val="42026C2C"/>
    <w:rsid w:val="420725D6"/>
    <w:rsid w:val="4209295A"/>
    <w:rsid w:val="420CD4FC"/>
    <w:rsid w:val="421492C2"/>
    <w:rsid w:val="42154BAD"/>
    <w:rsid w:val="421C8E00"/>
    <w:rsid w:val="421F114B"/>
    <w:rsid w:val="4220F51F"/>
    <w:rsid w:val="42246032"/>
    <w:rsid w:val="42247681"/>
    <w:rsid w:val="422715EC"/>
    <w:rsid w:val="422736CF"/>
    <w:rsid w:val="4227DCB5"/>
    <w:rsid w:val="42280C0D"/>
    <w:rsid w:val="42303C2B"/>
    <w:rsid w:val="4230D884"/>
    <w:rsid w:val="42345CEE"/>
    <w:rsid w:val="423A22BD"/>
    <w:rsid w:val="423A8D1A"/>
    <w:rsid w:val="4251BAA6"/>
    <w:rsid w:val="4253E794"/>
    <w:rsid w:val="4254A102"/>
    <w:rsid w:val="42571CCB"/>
    <w:rsid w:val="4257382D"/>
    <w:rsid w:val="425C1CD4"/>
    <w:rsid w:val="425C7DE5"/>
    <w:rsid w:val="425F9E51"/>
    <w:rsid w:val="426138EC"/>
    <w:rsid w:val="4267D4C3"/>
    <w:rsid w:val="426C360D"/>
    <w:rsid w:val="42708098"/>
    <w:rsid w:val="42778511"/>
    <w:rsid w:val="42824D10"/>
    <w:rsid w:val="4284C782"/>
    <w:rsid w:val="4292CFE7"/>
    <w:rsid w:val="42958E83"/>
    <w:rsid w:val="429C8346"/>
    <w:rsid w:val="429FE258"/>
    <w:rsid w:val="42A5832B"/>
    <w:rsid w:val="42ADB483"/>
    <w:rsid w:val="42AF71DB"/>
    <w:rsid w:val="42B135D2"/>
    <w:rsid w:val="42B2D049"/>
    <w:rsid w:val="42B93D58"/>
    <w:rsid w:val="42BC5508"/>
    <w:rsid w:val="42BD1EB3"/>
    <w:rsid w:val="42BD4DA8"/>
    <w:rsid w:val="42BD9610"/>
    <w:rsid w:val="42BEE7FA"/>
    <w:rsid w:val="42BF8D1C"/>
    <w:rsid w:val="42C15150"/>
    <w:rsid w:val="42C72B55"/>
    <w:rsid w:val="42C78BB5"/>
    <w:rsid w:val="42CFA4A3"/>
    <w:rsid w:val="42D0A730"/>
    <w:rsid w:val="42D11D35"/>
    <w:rsid w:val="42D361D4"/>
    <w:rsid w:val="42D8F4CB"/>
    <w:rsid w:val="42D9B39D"/>
    <w:rsid w:val="42DEF51B"/>
    <w:rsid w:val="42E0866A"/>
    <w:rsid w:val="42E605F6"/>
    <w:rsid w:val="42E8FF01"/>
    <w:rsid w:val="42E9EBAF"/>
    <w:rsid w:val="42EB9E21"/>
    <w:rsid w:val="42EFF219"/>
    <w:rsid w:val="42F7BBA4"/>
    <w:rsid w:val="42FF6739"/>
    <w:rsid w:val="43041D30"/>
    <w:rsid w:val="4304B072"/>
    <w:rsid w:val="4306B7FC"/>
    <w:rsid w:val="43072B60"/>
    <w:rsid w:val="430A28DA"/>
    <w:rsid w:val="430F3998"/>
    <w:rsid w:val="431024A4"/>
    <w:rsid w:val="432606A5"/>
    <w:rsid w:val="43276815"/>
    <w:rsid w:val="432F9F1A"/>
    <w:rsid w:val="4332E299"/>
    <w:rsid w:val="433B97D5"/>
    <w:rsid w:val="433B9926"/>
    <w:rsid w:val="434429C9"/>
    <w:rsid w:val="4344BAF3"/>
    <w:rsid w:val="43481B47"/>
    <w:rsid w:val="43486748"/>
    <w:rsid w:val="43490C92"/>
    <w:rsid w:val="43512CE7"/>
    <w:rsid w:val="43555F7C"/>
    <w:rsid w:val="43597D59"/>
    <w:rsid w:val="435BB581"/>
    <w:rsid w:val="4360FFFC"/>
    <w:rsid w:val="436228B2"/>
    <w:rsid w:val="43635673"/>
    <w:rsid w:val="43664FD4"/>
    <w:rsid w:val="4368D1F7"/>
    <w:rsid w:val="436CF141"/>
    <w:rsid w:val="436F6E0B"/>
    <w:rsid w:val="436F8810"/>
    <w:rsid w:val="4370E535"/>
    <w:rsid w:val="43762E00"/>
    <w:rsid w:val="4377375F"/>
    <w:rsid w:val="437B17A7"/>
    <w:rsid w:val="437C26B1"/>
    <w:rsid w:val="437C5301"/>
    <w:rsid w:val="437EE994"/>
    <w:rsid w:val="43829F45"/>
    <w:rsid w:val="4382AA23"/>
    <w:rsid w:val="4383A836"/>
    <w:rsid w:val="4385ED31"/>
    <w:rsid w:val="43884508"/>
    <w:rsid w:val="43885BDE"/>
    <w:rsid w:val="438B5D82"/>
    <w:rsid w:val="438D8B48"/>
    <w:rsid w:val="43934ABB"/>
    <w:rsid w:val="4397A212"/>
    <w:rsid w:val="43A397CD"/>
    <w:rsid w:val="43A72D60"/>
    <w:rsid w:val="43A81167"/>
    <w:rsid w:val="43A82A75"/>
    <w:rsid w:val="43A91713"/>
    <w:rsid w:val="43AB7A5F"/>
    <w:rsid w:val="43B0693A"/>
    <w:rsid w:val="43BC5E7B"/>
    <w:rsid w:val="43BCC580"/>
    <w:rsid w:val="43BF0069"/>
    <w:rsid w:val="43BF00EF"/>
    <w:rsid w:val="43C276CD"/>
    <w:rsid w:val="43C4A0BB"/>
    <w:rsid w:val="43C6C4AA"/>
    <w:rsid w:val="43C9EC3C"/>
    <w:rsid w:val="43CB35D3"/>
    <w:rsid w:val="43CCDF66"/>
    <w:rsid w:val="43CEFE22"/>
    <w:rsid w:val="43D05CE8"/>
    <w:rsid w:val="43DE20C3"/>
    <w:rsid w:val="43DF5CC3"/>
    <w:rsid w:val="43E0903C"/>
    <w:rsid w:val="43E09CEF"/>
    <w:rsid w:val="43E4AAB1"/>
    <w:rsid w:val="43E9F305"/>
    <w:rsid w:val="43ED84AD"/>
    <w:rsid w:val="43EE42BC"/>
    <w:rsid w:val="43F6BD98"/>
    <w:rsid w:val="43F80820"/>
    <w:rsid w:val="43FC6FCC"/>
    <w:rsid w:val="440003A6"/>
    <w:rsid w:val="440ACE75"/>
    <w:rsid w:val="44192389"/>
    <w:rsid w:val="441A62E1"/>
    <w:rsid w:val="441C7F64"/>
    <w:rsid w:val="441F771E"/>
    <w:rsid w:val="4422B3CA"/>
    <w:rsid w:val="4425FE5F"/>
    <w:rsid w:val="442BC507"/>
    <w:rsid w:val="443AE28E"/>
    <w:rsid w:val="443DD8D0"/>
    <w:rsid w:val="44435385"/>
    <w:rsid w:val="44465ABC"/>
    <w:rsid w:val="4446F6E6"/>
    <w:rsid w:val="444872CE"/>
    <w:rsid w:val="444F7612"/>
    <w:rsid w:val="4456669C"/>
    <w:rsid w:val="445F02D5"/>
    <w:rsid w:val="445F15A8"/>
    <w:rsid w:val="446226EE"/>
    <w:rsid w:val="4465D951"/>
    <w:rsid w:val="44666E03"/>
    <w:rsid w:val="446727CE"/>
    <w:rsid w:val="446969C5"/>
    <w:rsid w:val="446BE5E1"/>
    <w:rsid w:val="446C7791"/>
    <w:rsid w:val="44740B04"/>
    <w:rsid w:val="44758F32"/>
    <w:rsid w:val="447B60B0"/>
    <w:rsid w:val="448071BC"/>
    <w:rsid w:val="44809358"/>
    <w:rsid w:val="44835367"/>
    <w:rsid w:val="4483F60D"/>
    <w:rsid w:val="44861E46"/>
    <w:rsid w:val="448705F6"/>
    <w:rsid w:val="448FB287"/>
    <w:rsid w:val="449B083D"/>
    <w:rsid w:val="449B1620"/>
    <w:rsid w:val="44A24258"/>
    <w:rsid w:val="44ADB212"/>
    <w:rsid w:val="44ADD3D3"/>
    <w:rsid w:val="44B1CDEA"/>
    <w:rsid w:val="44B7E274"/>
    <w:rsid w:val="44B8D86C"/>
    <w:rsid w:val="44BABA6E"/>
    <w:rsid w:val="44BAFF02"/>
    <w:rsid w:val="44BF3701"/>
    <w:rsid w:val="44C32AD3"/>
    <w:rsid w:val="44C96D80"/>
    <w:rsid w:val="44CB0A99"/>
    <w:rsid w:val="44CB289C"/>
    <w:rsid w:val="44D501B9"/>
    <w:rsid w:val="44D8C3D3"/>
    <w:rsid w:val="44DA98E2"/>
    <w:rsid w:val="44EB2F1E"/>
    <w:rsid w:val="44EDC00A"/>
    <w:rsid w:val="44EDFA82"/>
    <w:rsid w:val="44F2F829"/>
    <w:rsid w:val="44F89521"/>
    <w:rsid w:val="45013568"/>
    <w:rsid w:val="4507077C"/>
    <w:rsid w:val="45080573"/>
    <w:rsid w:val="45106792"/>
    <w:rsid w:val="45114CBE"/>
    <w:rsid w:val="45115714"/>
    <w:rsid w:val="4511FA72"/>
    <w:rsid w:val="45150BFE"/>
    <w:rsid w:val="45191CDB"/>
    <w:rsid w:val="451AFB3B"/>
    <w:rsid w:val="451BBC09"/>
    <w:rsid w:val="451C2738"/>
    <w:rsid w:val="4520C00F"/>
    <w:rsid w:val="4520F85E"/>
    <w:rsid w:val="4523B4E8"/>
    <w:rsid w:val="452A4993"/>
    <w:rsid w:val="452C5DDD"/>
    <w:rsid w:val="452FEBD4"/>
    <w:rsid w:val="4533C88E"/>
    <w:rsid w:val="45345892"/>
    <w:rsid w:val="453528FA"/>
    <w:rsid w:val="45397385"/>
    <w:rsid w:val="45421ADF"/>
    <w:rsid w:val="454253CB"/>
    <w:rsid w:val="4544E774"/>
    <w:rsid w:val="45452264"/>
    <w:rsid w:val="4545539C"/>
    <w:rsid w:val="4547E0B7"/>
    <w:rsid w:val="454B5B92"/>
    <w:rsid w:val="454D6AAE"/>
    <w:rsid w:val="45512FD6"/>
    <w:rsid w:val="45577F3A"/>
    <w:rsid w:val="45582EDC"/>
    <w:rsid w:val="455C7662"/>
    <w:rsid w:val="455FB9A0"/>
    <w:rsid w:val="456A3FE7"/>
    <w:rsid w:val="45771E07"/>
    <w:rsid w:val="4578841C"/>
    <w:rsid w:val="45789D51"/>
    <w:rsid w:val="457BF499"/>
    <w:rsid w:val="457DF9CD"/>
    <w:rsid w:val="457E1EEC"/>
    <w:rsid w:val="457F1D30"/>
    <w:rsid w:val="4585CD6D"/>
    <w:rsid w:val="458999CA"/>
    <w:rsid w:val="45916958"/>
    <w:rsid w:val="4594F464"/>
    <w:rsid w:val="459D7744"/>
    <w:rsid w:val="459DA75B"/>
    <w:rsid w:val="459FCDFB"/>
    <w:rsid w:val="45A53AC0"/>
    <w:rsid w:val="45A9FE28"/>
    <w:rsid w:val="45AE036C"/>
    <w:rsid w:val="45B4232D"/>
    <w:rsid w:val="45B59F98"/>
    <w:rsid w:val="45BAB718"/>
    <w:rsid w:val="45BB75CE"/>
    <w:rsid w:val="45BC2C9D"/>
    <w:rsid w:val="45C1DFDA"/>
    <w:rsid w:val="45C2CF91"/>
    <w:rsid w:val="45C703BF"/>
    <w:rsid w:val="45D0BA06"/>
    <w:rsid w:val="45D0BBEE"/>
    <w:rsid w:val="45D2E413"/>
    <w:rsid w:val="45D90D10"/>
    <w:rsid w:val="45E1F07D"/>
    <w:rsid w:val="45E3475B"/>
    <w:rsid w:val="45E6CD06"/>
    <w:rsid w:val="45EC366F"/>
    <w:rsid w:val="45EC795D"/>
    <w:rsid w:val="45ED6687"/>
    <w:rsid w:val="45F39B8E"/>
    <w:rsid w:val="45F82EFC"/>
    <w:rsid w:val="45FF2C77"/>
    <w:rsid w:val="45FF323F"/>
    <w:rsid w:val="46028F16"/>
    <w:rsid w:val="460DDF24"/>
    <w:rsid w:val="46173B14"/>
    <w:rsid w:val="4617498B"/>
    <w:rsid w:val="4618D526"/>
    <w:rsid w:val="461ED72F"/>
    <w:rsid w:val="46246441"/>
    <w:rsid w:val="46251005"/>
    <w:rsid w:val="4626A916"/>
    <w:rsid w:val="462FD6E1"/>
    <w:rsid w:val="46327BC2"/>
    <w:rsid w:val="4633A2E4"/>
    <w:rsid w:val="46363CC3"/>
    <w:rsid w:val="463C03C7"/>
    <w:rsid w:val="463CAEC2"/>
    <w:rsid w:val="463E8E51"/>
    <w:rsid w:val="46492067"/>
    <w:rsid w:val="464CFB17"/>
    <w:rsid w:val="464D99A3"/>
    <w:rsid w:val="464DB940"/>
    <w:rsid w:val="4654EA6C"/>
    <w:rsid w:val="4655042E"/>
    <w:rsid w:val="4655A8E5"/>
    <w:rsid w:val="465A3057"/>
    <w:rsid w:val="466A1084"/>
    <w:rsid w:val="466C1B57"/>
    <w:rsid w:val="466E0534"/>
    <w:rsid w:val="466F4436"/>
    <w:rsid w:val="46714602"/>
    <w:rsid w:val="4671FEE5"/>
    <w:rsid w:val="467FE00F"/>
    <w:rsid w:val="46829FFF"/>
    <w:rsid w:val="468CD1B7"/>
    <w:rsid w:val="4696A660"/>
    <w:rsid w:val="469A5C2D"/>
    <w:rsid w:val="46A0067B"/>
    <w:rsid w:val="46A0A22A"/>
    <w:rsid w:val="46AB7F87"/>
    <w:rsid w:val="46AD1D1F"/>
    <w:rsid w:val="46B2E3C4"/>
    <w:rsid w:val="46B51FE0"/>
    <w:rsid w:val="46BB48F8"/>
    <w:rsid w:val="46C26048"/>
    <w:rsid w:val="46C70582"/>
    <w:rsid w:val="46CDDEC7"/>
    <w:rsid w:val="46D028F3"/>
    <w:rsid w:val="46D6BCF5"/>
    <w:rsid w:val="46DB8D82"/>
    <w:rsid w:val="46E7B027"/>
    <w:rsid w:val="46E94C38"/>
    <w:rsid w:val="46ECC58B"/>
    <w:rsid w:val="46EE6FC0"/>
    <w:rsid w:val="46FB0793"/>
    <w:rsid w:val="46FC0F2C"/>
    <w:rsid w:val="4706633C"/>
    <w:rsid w:val="4708CA05"/>
    <w:rsid w:val="470D86CC"/>
    <w:rsid w:val="4717336C"/>
    <w:rsid w:val="471C0DDE"/>
    <w:rsid w:val="471D1B73"/>
    <w:rsid w:val="471DBB8C"/>
    <w:rsid w:val="47200B7B"/>
    <w:rsid w:val="47234566"/>
    <w:rsid w:val="472C8CE8"/>
    <w:rsid w:val="472ED342"/>
    <w:rsid w:val="472FDAF4"/>
    <w:rsid w:val="473087B5"/>
    <w:rsid w:val="4737AF0A"/>
    <w:rsid w:val="4739902F"/>
    <w:rsid w:val="473B6E2C"/>
    <w:rsid w:val="473BA416"/>
    <w:rsid w:val="473E10B6"/>
    <w:rsid w:val="4745B1D6"/>
    <w:rsid w:val="47461E2C"/>
    <w:rsid w:val="474D2B22"/>
    <w:rsid w:val="474F7191"/>
    <w:rsid w:val="4751152C"/>
    <w:rsid w:val="475519F7"/>
    <w:rsid w:val="4757462F"/>
    <w:rsid w:val="475AF1B0"/>
    <w:rsid w:val="475EEFEB"/>
    <w:rsid w:val="47602DEB"/>
    <w:rsid w:val="4761455C"/>
    <w:rsid w:val="4762E12C"/>
    <w:rsid w:val="476472BB"/>
    <w:rsid w:val="47679FF8"/>
    <w:rsid w:val="47696F3C"/>
    <w:rsid w:val="476FBA3F"/>
    <w:rsid w:val="4770F8B2"/>
    <w:rsid w:val="47750182"/>
    <w:rsid w:val="477CBBD0"/>
    <w:rsid w:val="4785365D"/>
    <w:rsid w:val="4785AAFC"/>
    <w:rsid w:val="4787DF39"/>
    <w:rsid w:val="478806ED"/>
    <w:rsid w:val="479074AF"/>
    <w:rsid w:val="4791944A"/>
    <w:rsid w:val="47930147"/>
    <w:rsid w:val="479AFCD8"/>
    <w:rsid w:val="479B3D3C"/>
    <w:rsid w:val="479C1D0E"/>
    <w:rsid w:val="47AA36D6"/>
    <w:rsid w:val="47AA919D"/>
    <w:rsid w:val="47AB21B5"/>
    <w:rsid w:val="47AEC77F"/>
    <w:rsid w:val="47B0BF0A"/>
    <w:rsid w:val="47B36C06"/>
    <w:rsid w:val="47B687B5"/>
    <w:rsid w:val="47CA565F"/>
    <w:rsid w:val="47CC6303"/>
    <w:rsid w:val="47D21F46"/>
    <w:rsid w:val="47D2A8FF"/>
    <w:rsid w:val="47D7108A"/>
    <w:rsid w:val="47DB5331"/>
    <w:rsid w:val="47DBAAE2"/>
    <w:rsid w:val="47DD4309"/>
    <w:rsid w:val="47DF92EB"/>
    <w:rsid w:val="47E09CAE"/>
    <w:rsid w:val="47E5045F"/>
    <w:rsid w:val="47E775E0"/>
    <w:rsid w:val="47E9E7B9"/>
    <w:rsid w:val="47EAE598"/>
    <w:rsid w:val="47ECC903"/>
    <w:rsid w:val="47EEDB89"/>
    <w:rsid w:val="47F5AC82"/>
    <w:rsid w:val="4800C645"/>
    <w:rsid w:val="48099B11"/>
    <w:rsid w:val="48106495"/>
    <w:rsid w:val="4810F16E"/>
    <w:rsid w:val="4812046A"/>
    <w:rsid w:val="4812868C"/>
    <w:rsid w:val="4814D6EC"/>
    <w:rsid w:val="481E440A"/>
    <w:rsid w:val="4825524A"/>
    <w:rsid w:val="48264AE8"/>
    <w:rsid w:val="482989ED"/>
    <w:rsid w:val="4829AD05"/>
    <w:rsid w:val="482C198A"/>
    <w:rsid w:val="483511F1"/>
    <w:rsid w:val="4841554D"/>
    <w:rsid w:val="4844BD67"/>
    <w:rsid w:val="484B3F8A"/>
    <w:rsid w:val="484C33C6"/>
    <w:rsid w:val="48529E5F"/>
    <w:rsid w:val="48561B46"/>
    <w:rsid w:val="485BBAE0"/>
    <w:rsid w:val="485BCF46"/>
    <w:rsid w:val="48626ED5"/>
    <w:rsid w:val="4863C2DA"/>
    <w:rsid w:val="4864BBA5"/>
    <w:rsid w:val="486502C4"/>
    <w:rsid w:val="4865CBA0"/>
    <w:rsid w:val="4876FA64"/>
    <w:rsid w:val="4878595A"/>
    <w:rsid w:val="487AD4B1"/>
    <w:rsid w:val="4880AAF4"/>
    <w:rsid w:val="4887B70D"/>
    <w:rsid w:val="488A3B3F"/>
    <w:rsid w:val="4891D222"/>
    <w:rsid w:val="48938E81"/>
    <w:rsid w:val="4893D4A7"/>
    <w:rsid w:val="4898AC2F"/>
    <w:rsid w:val="48991C69"/>
    <w:rsid w:val="489D25A0"/>
    <w:rsid w:val="489F632A"/>
    <w:rsid w:val="489F6575"/>
    <w:rsid w:val="489FB1EA"/>
    <w:rsid w:val="48ABCA09"/>
    <w:rsid w:val="48AC2CCD"/>
    <w:rsid w:val="48ACA6A5"/>
    <w:rsid w:val="48AE0261"/>
    <w:rsid w:val="48AE16C8"/>
    <w:rsid w:val="48AEBDAD"/>
    <w:rsid w:val="48B69816"/>
    <w:rsid w:val="48B9547C"/>
    <w:rsid w:val="48BA160B"/>
    <w:rsid w:val="48BAC12E"/>
    <w:rsid w:val="48C2CFE8"/>
    <w:rsid w:val="48C52F27"/>
    <w:rsid w:val="48C75BAC"/>
    <w:rsid w:val="48C7AB10"/>
    <w:rsid w:val="48C90A1A"/>
    <w:rsid w:val="48D074EB"/>
    <w:rsid w:val="48D0D7F6"/>
    <w:rsid w:val="48D19C2F"/>
    <w:rsid w:val="48D20FDA"/>
    <w:rsid w:val="48D6AE6C"/>
    <w:rsid w:val="48D8E099"/>
    <w:rsid w:val="48DA9C2B"/>
    <w:rsid w:val="48DFE8A5"/>
    <w:rsid w:val="48E0217C"/>
    <w:rsid w:val="48E1051E"/>
    <w:rsid w:val="48E32D44"/>
    <w:rsid w:val="48E81D62"/>
    <w:rsid w:val="48E9E32B"/>
    <w:rsid w:val="48ED69C0"/>
    <w:rsid w:val="48EF27B9"/>
    <w:rsid w:val="48F20863"/>
    <w:rsid w:val="48F31690"/>
    <w:rsid w:val="48F9204F"/>
    <w:rsid w:val="48FEE85A"/>
    <w:rsid w:val="4903AF84"/>
    <w:rsid w:val="490AD406"/>
    <w:rsid w:val="490BBD5D"/>
    <w:rsid w:val="490BCE17"/>
    <w:rsid w:val="490CC913"/>
    <w:rsid w:val="4912D5F2"/>
    <w:rsid w:val="49142E33"/>
    <w:rsid w:val="491C260C"/>
    <w:rsid w:val="49225A34"/>
    <w:rsid w:val="49255C45"/>
    <w:rsid w:val="492B131C"/>
    <w:rsid w:val="492C2C95"/>
    <w:rsid w:val="492F275D"/>
    <w:rsid w:val="492F81F3"/>
    <w:rsid w:val="4937CA57"/>
    <w:rsid w:val="493BA759"/>
    <w:rsid w:val="49407E98"/>
    <w:rsid w:val="4940C32C"/>
    <w:rsid w:val="49442A38"/>
    <w:rsid w:val="49461BA6"/>
    <w:rsid w:val="494BF3B6"/>
    <w:rsid w:val="494E543B"/>
    <w:rsid w:val="494FD74E"/>
    <w:rsid w:val="49501EBD"/>
    <w:rsid w:val="4953F23F"/>
    <w:rsid w:val="49563C18"/>
    <w:rsid w:val="4958962A"/>
    <w:rsid w:val="495A9CC5"/>
    <w:rsid w:val="4960885E"/>
    <w:rsid w:val="49613C6B"/>
    <w:rsid w:val="496D0CA8"/>
    <w:rsid w:val="496DEFA7"/>
    <w:rsid w:val="4973643C"/>
    <w:rsid w:val="497A4EBD"/>
    <w:rsid w:val="497F68C9"/>
    <w:rsid w:val="4982D7F8"/>
    <w:rsid w:val="4986B5F9"/>
    <w:rsid w:val="498A4A50"/>
    <w:rsid w:val="49924F68"/>
    <w:rsid w:val="499349C9"/>
    <w:rsid w:val="49935284"/>
    <w:rsid w:val="499482F6"/>
    <w:rsid w:val="49973BE6"/>
    <w:rsid w:val="49982E28"/>
    <w:rsid w:val="499A3032"/>
    <w:rsid w:val="49A32B89"/>
    <w:rsid w:val="49A4FCBE"/>
    <w:rsid w:val="49A7BB8E"/>
    <w:rsid w:val="49AC92C7"/>
    <w:rsid w:val="49AE5DA7"/>
    <w:rsid w:val="49B47793"/>
    <w:rsid w:val="49BEBD68"/>
    <w:rsid w:val="49C183A8"/>
    <w:rsid w:val="49C3D848"/>
    <w:rsid w:val="49C6FD2D"/>
    <w:rsid w:val="49C834B3"/>
    <w:rsid w:val="49CB7BD5"/>
    <w:rsid w:val="49CB9818"/>
    <w:rsid w:val="49CCC519"/>
    <w:rsid w:val="49D41610"/>
    <w:rsid w:val="49DB7696"/>
    <w:rsid w:val="49DE97FE"/>
    <w:rsid w:val="49DF7F36"/>
    <w:rsid w:val="49E3C83D"/>
    <w:rsid w:val="49E5484A"/>
    <w:rsid w:val="49E5A63F"/>
    <w:rsid w:val="49E66D65"/>
    <w:rsid w:val="49EE139E"/>
    <w:rsid w:val="49EE2D71"/>
    <w:rsid w:val="49F6BD36"/>
    <w:rsid w:val="49FBA2D0"/>
    <w:rsid w:val="49FF4D65"/>
    <w:rsid w:val="4A07815A"/>
    <w:rsid w:val="4A0CA53D"/>
    <w:rsid w:val="4A0F65AF"/>
    <w:rsid w:val="4A16035C"/>
    <w:rsid w:val="4A1AB4E9"/>
    <w:rsid w:val="4A1B5B71"/>
    <w:rsid w:val="4A23893C"/>
    <w:rsid w:val="4A27D36D"/>
    <w:rsid w:val="4A2ADD58"/>
    <w:rsid w:val="4A2CA3EB"/>
    <w:rsid w:val="4A3DDEEA"/>
    <w:rsid w:val="4A3E2DE8"/>
    <w:rsid w:val="4A4046D0"/>
    <w:rsid w:val="4A436020"/>
    <w:rsid w:val="4A44A324"/>
    <w:rsid w:val="4A487EE5"/>
    <w:rsid w:val="4A526877"/>
    <w:rsid w:val="4A52C744"/>
    <w:rsid w:val="4A5CCC8B"/>
    <w:rsid w:val="4A5D16C0"/>
    <w:rsid w:val="4A605880"/>
    <w:rsid w:val="4A68A848"/>
    <w:rsid w:val="4A6A43BD"/>
    <w:rsid w:val="4A725315"/>
    <w:rsid w:val="4A7D679A"/>
    <w:rsid w:val="4A7EBB90"/>
    <w:rsid w:val="4A81B7DB"/>
    <w:rsid w:val="4A8BAA65"/>
    <w:rsid w:val="4A8F7F89"/>
    <w:rsid w:val="4A947A16"/>
    <w:rsid w:val="4A949F83"/>
    <w:rsid w:val="4A98D47D"/>
    <w:rsid w:val="4A9B6D77"/>
    <w:rsid w:val="4A9E76B1"/>
    <w:rsid w:val="4AA42B29"/>
    <w:rsid w:val="4AA44975"/>
    <w:rsid w:val="4AA89974"/>
    <w:rsid w:val="4AA8C3F5"/>
    <w:rsid w:val="4AAB43B5"/>
    <w:rsid w:val="4AAB9C9F"/>
    <w:rsid w:val="4AADFA88"/>
    <w:rsid w:val="4AAEDEF7"/>
    <w:rsid w:val="4AB53A62"/>
    <w:rsid w:val="4AB75D69"/>
    <w:rsid w:val="4AB95B1B"/>
    <w:rsid w:val="4ABD3D69"/>
    <w:rsid w:val="4ABE9BC6"/>
    <w:rsid w:val="4AC3CF42"/>
    <w:rsid w:val="4AC69ED5"/>
    <w:rsid w:val="4AC84D9E"/>
    <w:rsid w:val="4AC96352"/>
    <w:rsid w:val="4AD54E13"/>
    <w:rsid w:val="4AD58A56"/>
    <w:rsid w:val="4AD777BA"/>
    <w:rsid w:val="4AD9D069"/>
    <w:rsid w:val="4ADEE551"/>
    <w:rsid w:val="4AE06050"/>
    <w:rsid w:val="4AE0BE91"/>
    <w:rsid w:val="4AE818EA"/>
    <w:rsid w:val="4AEA7951"/>
    <w:rsid w:val="4AEBE2B1"/>
    <w:rsid w:val="4AEE1713"/>
    <w:rsid w:val="4AF13188"/>
    <w:rsid w:val="4AF25EFA"/>
    <w:rsid w:val="4AF5DC03"/>
    <w:rsid w:val="4AF6092C"/>
    <w:rsid w:val="4AF73129"/>
    <w:rsid w:val="4AFCE9E3"/>
    <w:rsid w:val="4AFE7C1F"/>
    <w:rsid w:val="4B092468"/>
    <w:rsid w:val="4B09C008"/>
    <w:rsid w:val="4B0E1DAD"/>
    <w:rsid w:val="4B0E72A4"/>
    <w:rsid w:val="4B12333E"/>
    <w:rsid w:val="4B166EF8"/>
    <w:rsid w:val="4B17AFF5"/>
    <w:rsid w:val="4B180D55"/>
    <w:rsid w:val="4B19155F"/>
    <w:rsid w:val="4B1CB812"/>
    <w:rsid w:val="4B1DB10A"/>
    <w:rsid w:val="4B27957F"/>
    <w:rsid w:val="4B293E9F"/>
    <w:rsid w:val="4B29C5D8"/>
    <w:rsid w:val="4B2D17D3"/>
    <w:rsid w:val="4B2E89E0"/>
    <w:rsid w:val="4B374BCD"/>
    <w:rsid w:val="4B391FCD"/>
    <w:rsid w:val="4B3DE4E1"/>
    <w:rsid w:val="4B3F9FA5"/>
    <w:rsid w:val="4B40C928"/>
    <w:rsid w:val="4B4170B9"/>
    <w:rsid w:val="4B456630"/>
    <w:rsid w:val="4B46BD0F"/>
    <w:rsid w:val="4B470266"/>
    <w:rsid w:val="4B47FC0B"/>
    <w:rsid w:val="4B4807BF"/>
    <w:rsid w:val="4B4CAC8A"/>
    <w:rsid w:val="4B4DB655"/>
    <w:rsid w:val="4B5143F3"/>
    <w:rsid w:val="4B57C36A"/>
    <w:rsid w:val="4B59D301"/>
    <w:rsid w:val="4B5FD217"/>
    <w:rsid w:val="4B606CC5"/>
    <w:rsid w:val="4B625CA4"/>
    <w:rsid w:val="4B66F719"/>
    <w:rsid w:val="4B6D83A1"/>
    <w:rsid w:val="4B71054E"/>
    <w:rsid w:val="4B7654DD"/>
    <w:rsid w:val="4B7A34C9"/>
    <w:rsid w:val="4B7C386A"/>
    <w:rsid w:val="4B7DBCFB"/>
    <w:rsid w:val="4B7EE2C4"/>
    <w:rsid w:val="4B7F474C"/>
    <w:rsid w:val="4B83EA84"/>
    <w:rsid w:val="4B8772AE"/>
    <w:rsid w:val="4B8CA80C"/>
    <w:rsid w:val="4B930FF3"/>
    <w:rsid w:val="4B93632B"/>
    <w:rsid w:val="4B964CF0"/>
    <w:rsid w:val="4B97BECC"/>
    <w:rsid w:val="4B9AA72B"/>
    <w:rsid w:val="4B9C4C18"/>
    <w:rsid w:val="4B9E749F"/>
    <w:rsid w:val="4BA09B0B"/>
    <w:rsid w:val="4BA4399E"/>
    <w:rsid w:val="4BB1AF54"/>
    <w:rsid w:val="4BB33043"/>
    <w:rsid w:val="4BBBB648"/>
    <w:rsid w:val="4BBEDCAD"/>
    <w:rsid w:val="4BC14A51"/>
    <w:rsid w:val="4BC44B89"/>
    <w:rsid w:val="4BC4C255"/>
    <w:rsid w:val="4BC56E39"/>
    <w:rsid w:val="4BD03297"/>
    <w:rsid w:val="4BD1DBAE"/>
    <w:rsid w:val="4BD84396"/>
    <w:rsid w:val="4BE53ED3"/>
    <w:rsid w:val="4BE746C1"/>
    <w:rsid w:val="4BE9F28A"/>
    <w:rsid w:val="4BEEFC07"/>
    <w:rsid w:val="4BF12CAF"/>
    <w:rsid w:val="4BF261F0"/>
    <w:rsid w:val="4BF34D60"/>
    <w:rsid w:val="4BF4FC7B"/>
    <w:rsid w:val="4BF72D14"/>
    <w:rsid w:val="4C01EF1D"/>
    <w:rsid w:val="4C0815AD"/>
    <w:rsid w:val="4C08417D"/>
    <w:rsid w:val="4C0959BE"/>
    <w:rsid w:val="4C16C004"/>
    <w:rsid w:val="4C197D54"/>
    <w:rsid w:val="4C1ADCD4"/>
    <w:rsid w:val="4C1B21DD"/>
    <w:rsid w:val="4C261D87"/>
    <w:rsid w:val="4C2867E9"/>
    <w:rsid w:val="4C2A0915"/>
    <w:rsid w:val="4C30A2C6"/>
    <w:rsid w:val="4C31B83B"/>
    <w:rsid w:val="4C497FDE"/>
    <w:rsid w:val="4C52D8B4"/>
    <w:rsid w:val="4C53AE70"/>
    <w:rsid w:val="4C561F20"/>
    <w:rsid w:val="4C57C2D9"/>
    <w:rsid w:val="4C592EC5"/>
    <w:rsid w:val="4C5A4A9F"/>
    <w:rsid w:val="4C5A81A0"/>
    <w:rsid w:val="4C5D54F7"/>
    <w:rsid w:val="4C5D804B"/>
    <w:rsid w:val="4C5DAB07"/>
    <w:rsid w:val="4C691F92"/>
    <w:rsid w:val="4C6DF10C"/>
    <w:rsid w:val="4C6F1877"/>
    <w:rsid w:val="4C7974EB"/>
    <w:rsid w:val="4C7CA9E5"/>
    <w:rsid w:val="4C813E43"/>
    <w:rsid w:val="4C815822"/>
    <w:rsid w:val="4C8C55EA"/>
    <w:rsid w:val="4C99F165"/>
    <w:rsid w:val="4C9EACAD"/>
    <w:rsid w:val="4CAE039F"/>
    <w:rsid w:val="4CB46664"/>
    <w:rsid w:val="4CB836BF"/>
    <w:rsid w:val="4CB8AA42"/>
    <w:rsid w:val="4CBDEAC1"/>
    <w:rsid w:val="4CC4DD68"/>
    <w:rsid w:val="4CC4F474"/>
    <w:rsid w:val="4CC56ED7"/>
    <w:rsid w:val="4CC666B5"/>
    <w:rsid w:val="4CC79C98"/>
    <w:rsid w:val="4CD52343"/>
    <w:rsid w:val="4CDB6406"/>
    <w:rsid w:val="4CDE936E"/>
    <w:rsid w:val="4CE0303D"/>
    <w:rsid w:val="4CE14CEB"/>
    <w:rsid w:val="4CE1F00E"/>
    <w:rsid w:val="4CE5C4C6"/>
    <w:rsid w:val="4CE7803A"/>
    <w:rsid w:val="4CEA79DC"/>
    <w:rsid w:val="4CEC17E1"/>
    <w:rsid w:val="4CEEC654"/>
    <w:rsid w:val="4CF2A2DA"/>
    <w:rsid w:val="4CF2E880"/>
    <w:rsid w:val="4CF49550"/>
    <w:rsid w:val="4CF68367"/>
    <w:rsid w:val="4CF95E11"/>
    <w:rsid w:val="4D00F4EA"/>
    <w:rsid w:val="4D06340B"/>
    <w:rsid w:val="4D0C3ED6"/>
    <w:rsid w:val="4D101156"/>
    <w:rsid w:val="4D10964D"/>
    <w:rsid w:val="4D18796F"/>
    <w:rsid w:val="4D1F724A"/>
    <w:rsid w:val="4D1F85B7"/>
    <w:rsid w:val="4D220A90"/>
    <w:rsid w:val="4D284C82"/>
    <w:rsid w:val="4D2D7147"/>
    <w:rsid w:val="4D3357A4"/>
    <w:rsid w:val="4D358A22"/>
    <w:rsid w:val="4D36D0FC"/>
    <w:rsid w:val="4D3BBEBC"/>
    <w:rsid w:val="4D4B966C"/>
    <w:rsid w:val="4D4CF461"/>
    <w:rsid w:val="4D4F1149"/>
    <w:rsid w:val="4D4FA50B"/>
    <w:rsid w:val="4D517334"/>
    <w:rsid w:val="4D53AD0C"/>
    <w:rsid w:val="4D53D8E2"/>
    <w:rsid w:val="4D559E45"/>
    <w:rsid w:val="4D563476"/>
    <w:rsid w:val="4D5776EF"/>
    <w:rsid w:val="4D5B29FE"/>
    <w:rsid w:val="4D607B99"/>
    <w:rsid w:val="4D6444AD"/>
    <w:rsid w:val="4D681D5F"/>
    <w:rsid w:val="4D68E75B"/>
    <w:rsid w:val="4D68FA1C"/>
    <w:rsid w:val="4D6E10A4"/>
    <w:rsid w:val="4D7459BD"/>
    <w:rsid w:val="4D74DC7E"/>
    <w:rsid w:val="4D7B00E2"/>
    <w:rsid w:val="4D7B2D7B"/>
    <w:rsid w:val="4D7DDD9C"/>
    <w:rsid w:val="4D7F15A4"/>
    <w:rsid w:val="4D884454"/>
    <w:rsid w:val="4D93E7FD"/>
    <w:rsid w:val="4D95FD7A"/>
    <w:rsid w:val="4D9B276A"/>
    <w:rsid w:val="4D9C483F"/>
    <w:rsid w:val="4D9CE433"/>
    <w:rsid w:val="4DA0D5A9"/>
    <w:rsid w:val="4DA26628"/>
    <w:rsid w:val="4DAA394D"/>
    <w:rsid w:val="4DBFD572"/>
    <w:rsid w:val="4DCBD829"/>
    <w:rsid w:val="4DCC4045"/>
    <w:rsid w:val="4DCF6932"/>
    <w:rsid w:val="4DD0DBCF"/>
    <w:rsid w:val="4DD3887B"/>
    <w:rsid w:val="4DD693F9"/>
    <w:rsid w:val="4DD9BCB0"/>
    <w:rsid w:val="4DDA8D47"/>
    <w:rsid w:val="4DDB4827"/>
    <w:rsid w:val="4DDE62E5"/>
    <w:rsid w:val="4DE58516"/>
    <w:rsid w:val="4DE84362"/>
    <w:rsid w:val="4DE9DC5C"/>
    <w:rsid w:val="4DEE27CC"/>
    <w:rsid w:val="4DF4275E"/>
    <w:rsid w:val="4DFAA64E"/>
    <w:rsid w:val="4DFE3D5C"/>
    <w:rsid w:val="4E06F04B"/>
    <w:rsid w:val="4E0802E7"/>
    <w:rsid w:val="4E0C3C62"/>
    <w:rsid w:val="4E0D56E2"/>
    <w:rsid w:val="4E1082F8"/>
    <w:rsid w:val="4E121BB5"/>
    <w:rsid w:val="4E130F6E"/>
    <w:rsid w:val="4E1731E8"/>
    <w:rsid w:val="4E1A5BF8"/>
    <w:rsid w:val="4E1B521E"/>
    <w:rsid w:val="4E2B7EE2"/>
    <w:rsid w:val="4E2CEB3E"/>
    <w:rsid w:val="4E2D9421"/>
    <w:rsid w:val="4E304E27"/>
    <w:rsid w:val="4E305CE1"/>
    <w:rsid w:val="4E3593CC"/>
    <w:rsid w:val="4E36F827"/>
    <w:rsid w:val="4E3A18A0"/>
    <w:rsid w:val="4E3C3CA0"/>
    <w:rsid w:val="4E3E86F9"/>
    <w:rsid w:val="4E4723DB"/>
    <w:rsid w:val="4E476319"/>
    <w:rsid w:val="4E5171F5"/>
    <w:rsid w:val="4E55E216"/>
    <w:rsid w:val="4E592859"/>
    <w:rsid w:val="4E5A1667"/>
    <w:rsid w:val="4E5A9CBA"/>
    <w:rsid w:val="4E5CAC0D"/>
    <w:rsid w:val="4E5D640B"/>
    <w:rsid w:val="4E5D90B2"/>
    <w:rsid w:val="4E60DF61"/>
    <w:rsid w:val="4E679CA5"/>
    <w:rsid w:val="4E69DB22"/>
    <w:rsid w:val="4E70C4C7"/>
    <w:rsid w:val="4E76CF8E"/>
    <w:rsid w:val="4E82375E"/>
    <w:rsid w:val="4E88C031"/>
    <w:rsid w:val="4E8BE53E"/>
    <w:rsid w:val="4E8F9E90"/>
    <w:rsid w:val="4E92C00B"/>
    <w:rsid w:val="4E97E771"/>
    <w:rsid w:val="4EAC5F1C"/>
    <w:rsid w:val="4EACC051"/>
    <w:rsid w:val="4EADC3BF"/>
    <w:rsid w:val="4EB21E3E"/>
    <w:rsid w:val="4EB413F6"/>
    <w:rsid w:val="4EB4E844"/>
    <w:rsid w:val="4EB559A7"/>
    <w:rsid w:val="4EB9489E"/>
    <w:rsid w:val="4EBB2F0F"/>
    <w:rsid w:val="4EBB42AB"/>
    <w:rsid w:val="4EC06553"/>
    <w:rsid w:val="4ECA3DF6"/>
    <w:rsid w:val="4ECC94CA"/>
    <w:rsid w:val="4ECE28DE"/>
    <w:rsid w:val="4ECEE1EE"/>
    <w:rsid w:val="4ECF051E"/>
    <w:rsid w:val="4ED13887"/>
    <w:rsid w:val="4ED3C505"/>
    <w:rsid w:val="4ED48EE4"/>
    <w:rsid w:val="4EE10B53"/>
    <w:rsid w:val="4EE1A3C3"/>
    <w:rsid w:val="4EE2985A"/>
    <w:rsid w:val="4EE6814C"/>
    <w:rsid w:val="4EE8CF0C"/>
    <w:rsid w:val="4EEA4813"/>
    <w:rsid w:val="4EF54EBB"/>
    <w:rsid w:val="4EFA9C8D"/>
    <w:rsid w:val="4F047FF8"/>
    <w:rsid w:val="4F08E045"/>
    <w:rsid w:val="4F0CF8AD"/>
    <w:rsid w:val="4F0D91F4"/>
    <w:rsid w:val="4F0E1D96"/>
    <w:rsid w:val="4F1521BC"/>
    <w:rsid w:val="4F163DEB"/>
    <w:rsid w:val="4F1849E2"/>
    <w:rsid w:val="4F1E426F"/>
    <w:rsid w:val="4F1F0FBF"/>
    <w:rsid w:val="4F268D4C"/>
    <w:rsid w:val="4F2A3A23"/>
    <w:rsid w:val="4F2DE8EA"/>
    <w:rsid w:val="4F3186E6"/>
    <w:rsid w:val="4F378BC8"/>
    <w:rsid w:val="4F3B1E70"/>
    <w:rsid w:val="4F3EC0F1"/>
    <w:rsid w:val="4F3F65FF"/>
    <w:rsid w:val="4F50D8BD"/>
    <w:rsid w:val="4F5D11EF"/>
    <w:rsid w:val="4F5FEC1E"/>
    <w:rsid w:val="4F614B95"/>
    <w:rsid w:val="4F643B82"/>
    <w:rsid w:val="4F64C18D"/>
    <w:rsid w:val="4F65E756"/>
    <w:rsid w:val="4F66BD43"/>
    <w:rsid w:val="4F6C5AC1"/>
    <w:rsid w:val="4F6D79EB"/>
    <w:rsid w:val="4F70A994"/>
    <w:rsid w:val="4F798334"/>
    <w:rsid w:val="4F7CA2F3"/>
    <w:rsid w:val="4F80A8F8"/>
    <w:rsid w:val="4F80E17D"/>
    <w:rsid w:val="4F818BDB"/>
    <w:rsid w:val="4F848C98"/>
    <w:rsid w:val="4F8BBF2C"/>
    <w:rsid w:val="4F8FB947"/>
    <w:rsid w:val="4F917D25"/>
    <w:rsid w:val="4F934524"/>
    <w:rsid w:val="4F9359CD"/>
    <w:rsid w:val="4F98296E"/>
    <w:rsid w:val="4F99F7F8"/>
    <w:rsid w:val="4F9CD16B"/>
    <w:rsid w:val="4FA1BB43"/>
    <w:rsid w:val="4FA22EB5"/>
    <w:rsid w:val="4FA38751"/>
    <w:rsid w:val="4FA4BC48"/>
    <w:rsid w:val="4FA4D708"/>
    <w:rsid w:val="4FA6E7FE"/>
    <w:rsid w:val="4FA72EF3"/>
    <w:rsid w:val="4FA9B27C"/>
    <w:rsid w:val="4FAB1F86"/>
    <w:rsid w:val="4FB079E9"/>
    <w:rsid w:val="4FB3D173"/>
    <w:rsid w:val="4FB9BFF8"/>
    <w:rsid w:val="4FBE33C7"/>
    <w:rsid w:val="4FC4CB0A"/>
    <w:rsid w:val="4FC85953"/>
    <w:rsid w:val="4FCB6E70"/>
    <w:rsid w:val="4FD33771"/>
    <w:rsid w:val="4FDB05CC"/>
    <w:rsid w:val="4FDB2C21"/>
    <w:rsid w:val="4FE5B261"/>
    <w:rsid w:val="4FE6F239"/>
    <w:rsid w:val="4FEA4AFD"/>
    <w:rsid w:val="4FEEFD29"/>
    <w:rsid w:val="4FF4E4BD"/>
    <w:rsid w:val="4FF6F761"/>
    <w:rsid w:val="4FFBC111"/>
    <w:rsid w:val="4FFF54A0"/>
    <w:rsid w:val="5002C02F"/>
    <w:rsid w:val="50099CFC"/>
    <w:rsid w:val="500C90F0"/>
    <w:rsid w:val="500FEE94"/>
    <w:rsid w:val="50127236"/>
    <w:rsid w:val="50148C46"/>
    <w:rsid w:val="50163430"/>
    <w:rsid w:val="50192AAD"/>
    <w:rsid w:val="5019E38E"/>
    <w:rsid w:val="5022ED4B"/>
    <w:rsid w:val="50267681"/>
    <w:rsid w:val="502BDC45"/>
    <w:rsid w:val="502EB97B"/>
    <w:rsid w:val="50321583"/>
    <w:rsid w:val="5035CE8C"/>
    <w:rsid w:val="503C25FD"/>
    <w:rsid w:val="503C33F4"/>
    <w:rsid w:val="5040F772"/>
    <w:rsid w:val="5040FFB9"/>
    <w:rsid w:val="5041CB29"/>
    <w:rsid w:val="50448E65"/>
    <w:rsid w:val="50481D90"/>
    <w:rsid w:val="50484B07"/>
    <w:rsid w:val="5048FA8B"/>
    <w:rsid w:val="5049CE83"/>
    <w:rsid w:val="5049FAF9"/>
    <w:rsid w:val="504B66CF"/>
    <w:rsid w:val="5050B60C"/>
    <w:rsid w:val="5052475B"/>
    <w:rsid w:val="50547B0B"/>
    <w:rsid w:val="5056C34F"/>
    <w:rsid w:val="5056E91F"/>
    <w:rsid w:val="5057267E"/>
    <w:rsid w:val="50574425"/>
    <w:rsid w:val="50753E2F"/>
    <w:rsid w:val="507972CF"/>
    <w:rsid w:val="5085F72F"/>
    <w:rsid w:val="508813BD"/>
    <w:rsid w:val="5089D5B7"/>
    <w:rsid w:val="508C928F"/>
    <w:rsid w:val="508D3258"/>
    <w:rsid w:val="508E3577"/>
    <w:rsid w:val="508E5D26"/>
    <w:rsid w:val="509031CD"/>
    <w:rsid w:val="50943DE3"/>
    <w:rsid w:val="5094EFE6"/>
    <w:rsid w:val="5096615C"/>
    <w:rsid w:val="5099C1AB"/>
    <w:rsid w:val="509F9827"/>
    <w:rsid w:val="509FB51E"/>
    <w:rsid w:val="50A7496B"/>
    <w:rsid w:val="50AA1E0C"/>
    <w:rsid w:val="50AA4318"/>
    <w:rsid w:val="50AB206B"/>
    <w:rsid w:val="50AE032C"/>
    <w:rsid w:val="50B01411"/>
    <w:rsid w:val="50B24C11"/>
    <w:rsid w:val="50B568CA"/>
    <w:rsid w:val="50BB4FAC"/>
    <w:rsid w:val="50BE2402"/>
    <w:rsid w:val="50BEE4C7"/>
    <w:rsid w:val="50BEEF5D"/>
    <w:rsid w:val="50C7391A"/>
    <w:rsid w:val="50C83803"/>
    <w:rsid w:val="50C8F57D"/>
    <w:rsid w:val="50CAD242"/>
    <w:rsid w:val="50CB50DC"/>
    <w:rsid w:val="50CD1876"/>
    <w:rsid w:val="50D6E018"/>
    <w:rsid w:val="50D79515"/>
    <w:rsid w:val="50D9CE58"/>
    <w:rsid w:val="50DB58BF"/>
    <w:rsid w:val="50DC3106"/>
    <w:rsid w:val="50EC72CA"/>
    <w:rsid w:val="50EF56D3"/>
    <w:rsid w:val="50F1D87A"/>
    <w:rsid w:val="50F415A5"/>
    <w:rsid w:val="50F624CA"/>
    <w:rsid w:val="50F802EC"/>
    <w:rsid w:val="50F9B7B8"/>
    <w:rsid w:val="50FA84E0"/>
    <w:rsid w:val="510635DE"/>
    <w:rsid w:val="510ADEC5"/>
    <w:rsid w:val="511006C1"/>
    <w:rsid w:val="51114E1B"/>
    <w:rsid w:val="511750D2"/>
    <w:rsid w:val="511E6BFF"/>
    <w:rsid w:val="5120996E"/>
    <w:rsid w:val="51211973"/>
    <w:rsid w:val="512140D1"/>
    <w:rsid w:val="51215988"/>
    <w:rsid w:val="5127B794"/>
    <w:rsid w:val="5127BAE8"/>
    <w:rsid w:val="51296DC3"/>
    <w:rsid w:val="512CE0CF"/>
    <w:rsid w:val="51381CD4"/>
    <w:rsid w:val="513AF124"/>
    <w:rsid w:val="513E4951"/>
    <w:rsid w:val="513F21B8"/>
    <w:rsid w:val="5141B176"/>
    <w:rsid w:val="51485525"/>
    <w:rsid w:val="51493EAD"/>
    <w:rsid w:val="514FA280"/>
    <w:rsid w:val="5151523B"/>
    <w:rsid w:val="515170D5"/>
    <w:rsid w:val="5154123A"/>
    <w:rsid w:val="5157914F"/>
    <w:rsid w:val="51586592"/>
    <w:rsid w:val="515E77CD"/>
    <w:rsid w:val="5161C4BD"/>
    <w:rsid w:val="516507C8"/>
    <w:rsid w:val="5174AF37"/>
    <w:rsid w:val="517B4E6A"/>
    <w:rsid w:val="517F1223"/>
    <w:rsid w:val="5183E048"/>
    <w:rsid w:val="51877E85"/>
    <w:rsid w:val="518BA37F"/>
    <w:rsid w:val="5192CC8B"/>
    <w:rsid w:val="519B588A"/>
    <w:rsid w:val="519BA7F6"/>
    <w:rsid w:val="51A5DA5B"/>
    <w:rsid w:val="51AEA21E"/>
    <w:rsid w:val="51B3550D"/>
    <w:rsid w:val="51B550D1"/>
    <w:rsid w:val="51B6CDC3"/>
    <w:rsid w:val="51B92F73"/>
    <w:rsid w:val="51C78BA1"/>
    <w:rsid w:val="51CB05B6"/>
    <w:rsid w:val="51CC33C3"/>
    <w:rsid w:val="51CCF409"/>
    <w:rsid w:val="51D16A05"/>
    <w:rsid w:val="51D25191"/>
    <w:rsid w:val="51D27750"/>
    <w:rsid w:val="51D6C1C7"/>
    <w:rsid w:val="51D6F82D"/>
    <w:rsid w:val="51D8A205"/>
    <w:rsid w:val="51DAD18E"/>
    <w:rsid w:val="51DE0399"/>
    <w:rsid w:val="51E5CB5A"/>
    <w:rsid w:val="51E6F23A"/>
    <w:rsid w:val="51EA3436"/>
    <w:rsid w:val="51F18D5F"/>
    <w:rsid w:val="51F4CA95"/>
    <w:rsid w:val="51F86B00"/>
    <w:rsid w:val="5202A4AF"/>
    <w:rsid w:val="52043807"/>
    <w:rsid w:val="52058E74"/>
    <w:rsid w:val="5208663F"/>
    <w:rsid w:val="520893F9"/>
    <w:rsid w:val="52131A98"/>
    <w:rsid w:val="52161F8B"/>
    <w:rsid w:val="5219F3EF"/>
    <w:rsid w:val="521E61C1"/>
    <w:rsid w:val="5222CA3B"/>
    <w:rsid w:val="522348AA"/>
    <w:rsid w:val="52277002"/>
    <w:rsid w:val="522D1D13"/>
    <w:rsid w:val="522F4203"/>
    <w:rsid w:val="523028B9"/>
    <w:rsid w:val="523231BD"/>
    <w:rsid w:val="523340D2"/>
    <w:rsid w:val="5234C600"/>
    <w:rsid w:val="5234F415"/>
    <w:rsid w:val="5235F816"/>
    <w:rsid w:val="52383192"/>
    <w:rsid w:val="52386640"/>
    <w:rsid w:val="5244AA22"/>
    <w:rsid w:val="5248F45C"/>
    <w:rsid w:val="524D8104"/>
    <w:rsid w:val="524F7EE1"/>
    <w:rsid w:val="524F8165"/>
    <w:rsid w:val="52598878"/>
    <w:rsid w:val="525CD7AD"/>
    <w:rsid w:val="525FC6E1"/>
    <w:rsid w:val="5261B708"/>
    <w:rsid w:val="5261FF85"/>
    <w:rsid w:val="526330A1"/>
    <w:rsid w:val="52634B7B"/>
    <w:rsid w:val="526C091A"/>
    <w:rsid w:val="526FCBF6"/>
    <w:rsid w:val="52705556"/>
    <w:rsid w:val="52716E42"/>
    <w:rsid w:val="5272516B"/>
    <w:rsid w:val="5276096F"/>
    <w:rsid w:val="52790595"/>
    <w:rsid w:val="527A625B"/>
    <w:rsid w:val="5286890B"/>
    <w:rsid w:val="52881CF5"/>
    <w:rsid w:val="52887CA4"/>
    <w:rsid w:val="5292596A"/>
    <w:rsid w:val="52991947"/>
    <w:rsid w:val="529A9A79"/>
    <w:rsid w:val="529D434E"/>
    <w:rsid w:val="52A37957"/>
    <w:rsid w:val="52A4CF0B"/>
    <w:rsid w:val="52AC14FE"/>
    <w:rsid w:val="52AE313F"/>
    <w:rsid w:val="52B6A2EC"/>
    <w:rsid w:val="52B8F639"/>
    <w:rsid w:val="52BCB584"/>
    <w:rsid w:val="52C318EC"/>
    <w:rsid w:val="52C3F8CC"/>
    <w:rsid w:val="52C63A1C"/>
    <w:rsid w:val="52C90010"/>
    <w:rsid w:val="52CBA910"/>
    <w:rsid w:val="52CFD1B0"/>
    <w:rsid w:val="52D0D1C7"/>
    <w:rsid w:val="52D1AF68"/>
    <w:rsid w:val="52D25581"/>
    <w:rsid w:val="52D37F0E"/>
    <w:rsid w:val="52D6E853"/>
    <w:rsid w:val="52DBC7FB"/>
    <w:rsid w:val="52E53CA5"/>
    <w:rsid w:val="52E7C4D4"/>
    <w:rsid w:val="52EA96F1"/>
    <w:rsid w:val="52EC5A41"/>
    <w:rsid w:val="52F138D6"/>
    <w:rsid w:val="52F1D06B"/>
    <w:rsid w:val="52F397D7"/>
    <w:rsid w:val="52F76495"/>
    <w:rsid w:val="52F97011"/>
    <w:rsid w:val="52FA9604"/>
    <w:rsid w:val="5300E7B0"/>
    <w:rsid w:val="53019887"/>
    <w:rsid w:val="53034BF8"/>
    <w:rsid w:val="5305F7EA"/>
    <w:rsid w:val="5306884C"/>
    <w:rsid w:val="530C7191"/>
    <w:rsid w:val="530F184F"/>
    <w:rsid w:val="5312C3E2"/>
    <w:rsid w:val="5316AA48"/>
    <w:rsid w:val="531A1A45"/>
    <w:rsid w:val="531B74D5"/>
    <w:rsid w:val="5321EBBF"/>
    <w:rsid w:val="53278717"/>
    <w:rsid w:val="53294E3E"/>
    <w:rsid w:val="532ACA97"/>
    <w:rsid w:val="532F43AB"/>
    <w:rsid w:val="53342476"/>
    <w:rsid w:val="533606C1"/>
    <w:rsid w:val="5336BC3C"/>
    <w:rsid w:val="533A7779"/>
    <w:rsid w:val="533BB26A"/>
    <w:rsid w:val="5340EF6D"/>
    <w:rsid w:val="534999FE"/>
    <w:rsid w:val="534A65AA"/>
    <w:rsid w:val="534D1BA1"/>
    <w:rsid w:val="5355D638"/>
    <w:rsid w:val="535DB7C3"/>
    <w:rsid w:val="53620D2C"/>
    <w:rsid w:val="53685461"/>
    <w:rsid w:val="536D2BA9"/>
    <w:rsid w:val="536E7ED2"/>
    <w:rsid w:val="53707A07"/>
    <w:rsid w:val="5370F94A"/>
    <w:rsid w:val="5372DFA2"/>
    <w:rsid w:val="5377A3B9"/>
    <w:rsid w:val="5378224B"/>
    <w:rsid w:val="537887F3"/>
    <w:rsid w:val="53790D4D"/>
    <w:rsid w:val="5379B8E0"/>
    <w:rsid w:val="5379D3FA"/>
    <w:rsid w:val="5380BCDC"/>
    <w:rsid w:val="5385FE22"/>
    <w:rsid w:val="53884575"/>
    <w:rsid w:val="538B8F8F"/>
    <w:rsid w:val="53943B61"/>
    <w:rsid w:val="53962326"/>
    <w:rsid w:val="539702AF"/>
    <w:rsid w:val="5399C932"/>
    <w:rsid w:val="539B89DD"/>
    <w:rsid w:val="539C123F"/>
    <w:rsid w:val="539ECDCC"/>
    <w:rsid w:val="53A91D64"/>
    <w:rsid w:val="53A9FACD"/>
    <w:rsid w:val="53AAB6FB"/>
    <w:rsid w:val="53ACB92C"/>
    <w:rsid w:val="53AD14A8"/>
    <w:rsid w:val="53AF636B"/>
    <w:rsid w:val="53B06DD3"/>
    <w:rsid w:val="53B6097D"/>
    <w:rsid w:val="53B7A5EA"/>
    <w:rsid w:val="53B80D32"/>
    <w:rsid w:val="53B85132"/>
    <w:rsid w:val="53CC2502"/>
    <w:rsid w:val="53CE021E"/>
    <w:rsid w:val="53CEDA96"/>
    <w:rsid w:val="53CEDBE9"/>
    <w:rsid w:val="53CEDBFE"/>
    <w:rsid w:val="53D0C476"/>
    <w:rsid w:val="53D9078F"/>
    <w:rsid w:val="53E04AAD"/>
    <w:rsid w:val="53E0A19E"/>
    <w:rsid w:val="53E1677B"/>
    <w:rsid w:val="53E3B62F"/>
    <w:rsid w:val="53F0A938"/>
    <w:rsid w:val="53F1B048"/>
    <w:rsid w:val="53F2218E"/>
    <w:rsid w:val="53FCBC07"/>
    <w:rsid w:val="53FCFEE7"/>
    <w:rsid w:val="540084F9"/>
    <w:rsid w:val="540254B3"/>
    <w:rsid w:val="540FA86D"/>
    <w:rsid w:val="5418177C"/>
    <w:rsid w:val="54201609"/>
    <w:rsid w:val="54204ECB"/>
    <w:rsid w:val="5423321A"/>
    <w:rsid w:val="5425A77C"/>
    <w:rsid w:val="5427042A"/>
    <w:rsid w:val="54274E9B"/>
    <w:rsid w:val="54280327"/>
    <w:rsid w:val="542BF3C2"/>
    <w:rsid w:val="542FE735"/>
    <w:rsid w:val="5434C50B"/>
    <w:rsid w:val="543809C9"/>
    <w:rsid w:val="54440E49"/>
    <w:rsid w:val="54445A70"/>
    <w:rsid w:val="54448D58"/>
    <w:rsid w:val="54450866"/>
    <w:rsid w:val="5446178F"/>
    <w:rsid w:val="54471CC4"/>
    <w:rsid w:val="5447F260"/>
    <w:rsid w:val="544AD0B9"/>
    <w:rsid w:val="545284EE"/>
    <w:rsid w:val="5454BE30"/>
    <w:rsid w:val="545799C7"/>
    <w:rsid w:val="54593B17"/>
    <w:rsid w:val="545B7163"/>
    <w:rsid w:val="545C8F51"/>
    <w:rsid w:val="54616851"/>
    <w:rsid w:val="546189D7"/>
    <w:rsid w:val="5462636F"/>
    <w:rsid w:val="546FDA26"/>
    <w:rsid w:val="5475E65D"/>
    <w:rsid w:val="5476CBD1"/>
    <w:rsid w:val="5478A226"/>
    <w:rsid w:val="5478F8EE"/>
    <w:rsid w:val="547D239F"/>
    <w:rsid w:val="547E72B4"/>
    <w:rsid w:val="5480B78E"/>
    <w:rsid w:val="5484F0BF"/>
    <w:rsid w:val="548BEB7B"/>
    <w:rsid w:val="548EB0AC"/>
    <w:rsid w:val="5491ADD5"/>
    <w:rsid w:val="54923344"/>
    <w:rsid w:val="5492B423"/>
    <w:rsid w:val="5497585F"/>
    <w:rsid w:val="549A0F24"/>
    <w:rsid w:val="549DAC1B"/>
    <w:rsid w:val="549E02D8"/>
    <w:rsid w:val="54A1F3CA"/>
    <w:rsid w:val="54AD3362"/>
    <w:rsid w:val="54ADB70D"/>
    <w:rsid w:val="54AE18CA"/>
    <w:rsid w:val="54B0A70A"/>
    <w:rsid w:val="54B362A1"/>
    <w:rsid w:val="54B81812"/>
    <w:rsid w:val="54B9C1E0"/>
    <w:rsid w:val="54BA49E0"/>
    <w:rsid w:val="54BF0733"/>
    <w:rsid w:val="54C2B13B"/>
    <w:rsid w:val="54C74699"/>
    <w:rsid w:val="54C86ACB"/>
    <w:rsid w:val="54C9F4CF"/>
    <w:rsid w:val="54CD871D"/>
    <w:rsid w:val="54DF2C36"/>
    <w:rsid w:val="54E43AB1"/>
    <w:rsid w:val="54E516E7"/>
    <w:rsid w:val="54E71784"/>
    <w:rsid w:val="54EAF5CF"/>
    <w:rsid w:val="54EDBF6C"/>
    <w:rsid w:val="54EFE4E4"/>
    <w:rsid w:val="54F0B5C5"/>
    <w:rsid w:val="54F3497B"/>
    <w:rsid w:val="54F3FB50"/>
    <w:rsid w:val="54F57986"/>
    <w:rsid w:val="54F67B41"/>
    <w:rsid w:val="54F86268"/>
    <w:rsid w:val="54F94FBA"/>
    <w:rsid w:val="54FBEF0A"/>
    <w:rsid w:val="54FC91A0"/>
    <w:rsid w:val="54FE2B5B"/>
    <w:rsid w:val="55034CDA"/>
    <w:rsid w:val="5506B74C"/>
    <w:rsid w:val="55082B38"/>
    <w:rsid w:val="55093CA5"/>
    <w:rsid w:val="550D77EB"/>
    <w:rsid w:val="550F4DEC"/>
    <w:rsid w:val="551621CB"/>
    <w:rsid w:val="551AE09E"/>
    <w:rsid w:val="551BF5D2"/>
    <w:rsid w:val="5522C39D"/>
    <w:rsid w:val="55272B43"/>
    <w:rsid w:val="5531F6F4"/>
    <w:rsid w:val="5539DC54"/>
    <w:rsid w:val="553A1DDA"/>
    <w:rsid w:val="553B4151"/>
    <w:rsid w:val="553CE6FF"/>
    <w:rsid w:val="553EB241"/>
    <w:rsid w:val="553F8BC4"/>
    <w:rsid w:val="5540BBAD"/>
    <w:rsid w:val="554762C3"/>
    <w:rsid w:val="554DB91C"/>
    <w:rsid w:val="554F7362"/>
    <w:rsid w:val="55525A5F"/>
    <w:rsid w:val="55529B86"/>
    <w:rsid w:val="55530D22"/>
    <w:rsid w:val="5555B412"/>
    <w:rsid w:val="5556E837"/>
    <w:rsid w:val="555D551A"/>
    <w:rsid w:val="55603B5F"/>
    <w:rsid w:val="5561463C"/>
    <w:rsid w:val="5565443A"/>
    <w:rsid w:val="55664D92"/>
    <w:rsid w:val="556A8671"/>
    <w:rsid w:val="556C5F7C"/>
    <w:rsid w:val="556C94D7"/>
    <w:rsid w:val="55736032"/>
    <w:rsid w:val="55794E89"/>
    <w:rsid w:val="557AEF99"/>
    <w:rsid w:val="557D4882"/>
    <w:rsid w:val="5582FF60"/>
    <w:rsid w:val="5584602F"/>
    <w:rsid w:val="559151E0"/>
    <w:rsid w:val="5594C880"/>
    <w:rsid w:val="559767A3"/>
    <w:rsid w:val="55980EF5"/>
    <w:rsid w:val="5598FACD"/>
    <w:rsid w:val="55990AD1"/>
    <w:rsid w:val="559992B2"/>
    <w:rsid w:val="559D43D2"/>
    <w:rsid w:val="559E2423"/>
    <w:rsid w:val="559E9004"/>
    <w:rsid w:val="55A31415"/>
    <w:rsid w:val="55AACCF0"/>
    <w:rsid w:val="55ABE9FE"/>
    <w:rsid w:val="55ACE3AD"/>
    <w:rsid w:val="55AEAFAF"/>
    <w:rsid w:val="55AF1F71"/>
    <w:rsid w:val="55B26BD5"/>
    <w:rsid w:val="55BB6650"/>
    <w:rsid w:val="55BFED0B"/>
    <w:rsid w:val="55CACA16"/>
    <w:rsid w:val="55D93AFC"/>
    <w:rsid w:val="55DA2A9D"/>
    <w:rsid w:val="55DEA9F7"/>
    <w:rsid w:val="55E1EE7B"/>
    <w:rsid w:val="55E72E5F"/>
    <w:rsid w:val="55E97ADB"/>
    <w:rsid w:val="55E9F452"/>
    <w:rsid w:val="55EF4A2C"/>
    <w:rsid w:val="55F2C74C"/>
    <w:rsid w:val="55F32206"/>
    <w:rsid w:val="55FC2DAC"/>
    <w:rsid w:val="56068B45"/>
    <w:rsid w:val="560A472E"/>
    <w:rsid w:val="5612A506"/>
    <w:rsid w:val="56153405"/>
    <w:rsid w:val="5616E9FA"/>
    <w:rsid w:val="5619B004"/>
    <w:rsid w:val="561B3E21"/>
    <w:rsid w:val="562100A1"/>
    <w:rsid w:val="56221EA5"/>
    <w:rsid w:val="56249DFF"/>
    <w:rsid w:val="562A457C"/>
    <w:rsid w:val="562C0B0E"/>
    <w:rsid w:val="562D7943"/>
    <w:rsid w:val="562E3987"/>
    <w:rsid w:val="562EF996"/>
    <w:rsid w:val="56345794"/>
    <w:rsid w:val="5634C592"/>
    <w:rsid w:val="5638BE68"/>
    <w:rsid w:val="56443574"/>
    <w:rsid w:val="5646B911"/>
    <w:rsid w:val="564C776B"/>
    <w:rsid w:val="564F3302"/>
    <w:rsid w:val="56644469"/>
    <w:rsid w:val="5667D139"/>
    <w:rsid w:val="56682D31"/>
    <w:rsid w:val="56685B71"/>
    <w:rsid w:val="566BFB71"/>
    <w:rsid w:val="566DF2BC"/>
    <w:rsid w:val="566E0D2F"/>
    <w:rsid w:val="5670BEC8"/>
    <w:rsid w:val="5671095D"/>
    <w:rsid w:val="5676A225"/>
    <w:rsid w:val="567A1082"/>
    <w:rsid w:val="567FDFE5"/>
    <w:rsid w:val="5681EBFA"/>
    <w:rsid w:val="568575B4"/>
    <w:rsid w:val="56868B44"/>
    <w:rsid w:val="568F19DC"/>
    <w:rsid w:val="56916938"/>
    <w:rsid w:val="56938B0F"/>
    <w:rsid w:val="5695A422"/>
    <w:rsid w:val="569F4D24"/>
    <w:rsid w:val="56A12481"/>
    <w:rsid w:val="56A2F839"/>
    <w:rsid w:val="56A4F4B3"/>
    <w:rsid w:val="56A8FE49"/>
    <w:rsid w:val="56AC630C"/>
    <w:rsid w:val="56AF135B"/>
    <w:rsid w:val="56B167A8"/>
    <w:rsid w:val="56B2C128"/>
    <w:rsid w:val="56B3AFE5"/>
    <w:rsid w:val="56B41EFA"/>
    <w:rsid w:val="56BBB79D"/>
    <w:rsid w:val="56C65490"/>
    <w:rsid w:val="56CAA29B"/>
    <w:rsid w:val="56CCE971"/>
    <w:rsid w:val="56D0E855"/>
    <w:rsid w:val="56D169F4"/>
    <w:rsid w:val="56D5EE3B"/>
    <w:rsid w:val="56D8A6B7"/>
    <w:rsid w:val="56DBC2A4"/>
    <w:rsid w:val="56DE9CB9"/>
    <w:rsid w:val="56E12722"/>
    <w:rsid w:val="56E7C500"/>
    <w:rsid w:val="56E7EC3E"/>
    <w:rsid w:val="56ED9B2E"/>
    <w:rsid w:val="56F2B898"/>
    <w:rsid w:val="56F6B405"/>
    <w:rsid w:val="56F74DC2"/>
    <w:rsid w:val="56F75A86"/>
    <w:rsid w:val="56FEB50F"/>
    <w:rsid w:val="570F9CE7"/>
    <w:rsid w:val="57107945"/>
    <w:rsid w:val="57168AEF"/>
    <w:rsid w:val="571781B2"/>
    <w:rsid w:val="571D4906"/>
    <w:rsid w:val="571EB7F7"/>
    <w:rsid w:val="57244C31"/>
    <w:rsid w:val="572776DC"/>
    <w:rsid w:val="5729C99D"/>
    <w:rsid w:val="5730C217"/>
    <w:rsid w:val="5730F617"/>
    <w:rsid w:val="5732829B"/>
    <w:rsid w:val="5734DB32"/>
    <w:rsid w:val="5737A8F0"/>
    <w:rsid w:val="57450130"/>
    <w:rsid w:val="5746219C"/>
    <w:rsid w:val="5747492F"/>
    <w:rsid w:val="57534F7B"/>
    <w:rsid w:val="57543875"/>
    <w:rsid w:val="575B852C"/>
    <w:rsid w:val="576253E2"/>
    <w:rsid w:val="5762EC5F"/>
    <w:rsid w:val="576F0A86"/>
    <w:rsid w:val="577250BB"/>
    <w:rsid w:val="577E3D17"/>
    <w:rsid w:val="5788204F"/>
    <w:rsid w:val="57886F1D"/>
    <w:rsid w:val="5790CFB2"/>
    <w:rsid w:val="57937150"/>
    <w:rsid w:val="57984CAC"/>
    <w:rsid w:val="57989383"/>
    <w:rsid w:val="5799B554"/>
    <w:rsid w:val="57AF391E"/>
    <w:rsid w:val="57B3E7E7"/>
    <w:rsid w:val="57B7A53E"/>
    <w:rsid w:val="57B971D4"/>
    <w:rsid w:val="57BD16BE"/>
    <w:rsid w:val="57BD2050"/>
    <w:rsid w:val="57BDEFA6"/>
    <w:rsid w:val="57C17327"/>
    <w:rsid w:val="57C325F6"/>
    <w:rsid w:val="57CB7DB2"/>
    <w:rsid w:val="57CF7941"/>
    <w:rsid w:val="57D284DE"/>
    <w:rsid w:val="57E28972"/>
    <w:rsid w:val="57E71F89"/>
    <w:rsid w:val="57F237AA"/>
    <w:rsid w:val="57F2C542"/>
    <w:rsid w:val="57F47DA3"/>
    <w:rsid w:val="57FDC295"/>
    <w:rsid w:val="57FE805F"/>
    <w:rsid w:val="5803B95B"/>
    <w:rsid w:val="58079599"/>
    <w:rsid w:val="580D1D35"/>
    <w:rsid w:val="5811D259"/>
    <w:rsid w:val="5818E5FC"/>
    <w:rsid w:val="581BF715"/>
    <w:rsid w:val="581DC953"/>
    <w:rsid w:val="581F6EE7"/>
    <w:rsid w:val="5821D8CC"/>
    <w:rsid w:val="582620AF"/>
    <w:rsid w:val="5829E0EF"/>
    <w:rsid w:val="5829FF10"/>
    <w:rsid w:val="582CC5EB"/>
    <w:rsid w:val="582F4B09"/>
    <w:rsid w:val="58309E96"/>
    <w:rsid w:val="58339544"/>
    <w:rsid w:val="583E5587"/>
    <w:rsid w:val="5841B34B"/>
    <w:rsid w:val="5847AD4D"/>
    <w:rsid w:val="584A7074"/>
    <w:rsid w:val="584DC39C"/>
    <w:rsid w:val="584EB82A"/>
    <w:rsid w:val="584F03FB"/>
    <w:rsid w:val="58529C68"/>
    <w:rsid w:val="585543B6"/>
    <w:rsid w:val="58563E85"/>
    <w:rsid w:val="585996A2"/>
    <w:rsid w:val="58599BA4"/>
    <w:rsid w:val="585AC237"/>
    <w:rsid w:val="585D8957"/>
    <w:rsid w:val="5862EF08"/>
    <w:rsid w:val="586B9500"/>
    <w:rsid w:val="586EB944"/>
    <w:rsid w:val="58719B34"/>
    <w:rsid w:val="587734C0"/>
    <w:rsid w:val="58804CF8"/>
    <w:rsid w:val="588999CF"/>
    <w:rsid w:val="588A240A"/>
    <w:rsid w:val="588B9950"/>
    <w:rsid w:val="58988772"/>
    <w:rsid w:val="589C1F13"/>
    <w:rsid w:val="589CE4FC"/>
    <w:rsid w:val="589DEE54"/>
    <w:rsid w:val="58A0ABFC"/>
    <w:rsid w:val="58A43599"/>
    <w:rsid w:val="58A89556"/>
    <w:rsid w:val="58A905C5"/>
    <w:rsid w:val="58AF07F2"/>
    <w:rsid w:val="58B058F3"/>
    <w:rsid w:val="58B0FCA2"/>
    <w:rsid w:val="58B1C48C"/>
    <w:rsid w:val="58B209C6"/>
    <w:rsid w:val="58B2110C"/>
    <w:rsid w:val="58B23EDE"/>
    <w:rsid w:val="58B2B15B"/>
    <w:rsid w:val="58B431D1"/>
    <w:rsid w:val="58B4E8A8"/>
    <w:rsid w:val="58B8A3CC"/>
    <w:rsid w:val="58BA267E"/>
    <w:rsid w:val="58BC0703"/>
    <w:rsid w:val="58BDFE2E"/>
    <w:rsid w:val="58BE3FCA"/>
    <w:rsid w:val="58BF7526"/>
    <w:rsid w:val="58C03F65"/>
    <w:rsid w:val="58CA1F8E"/>
    <w:rsid w:val="58CD338E"/>
    <w:rsid w:val="58CD7F0F"/>
    <w:rsid w:val="58CF23B6"/>
    <w:rsid w:val="58DE7C21"/>
    <w:rsid w:val="58DF0D7A"/>
    <w:rsid w:val="58E3482B"/>
    <w:rsid w:val="58E38AC0"/>
    <w:rsid w:val="58E3E4DA"/>
    <w:rsid w:val="58E40920"/>
    <w:rsid w:val="58E534AF"/>
    <w:rsid w:val="58E92326"/>
    <w:rsid w:val="58EC5F91"/>
    <w:rsid w:val="58F12BBF"/>
    <w:rsid w:val="58F54F4D"/>
    <w:rsid w:val="58F86963"/>
    <w:rsid w:val="59069656"/>
    <w:rsid w:val="59088004"/>
    <w:rsid w:val="590F2147"/>
    <w:rsid w:val="590F4E3F"/>
    <w:rsid w:val="59102AC9"/>
    <w:rsid w:val="59147A71"/>
    <w:rsid w:val="59156E57"/>
    <w:rsid w:val="59177F6C"/>
    <w:rsid w:val="591B7156"/>
    <w:rsid w:val="592D6544"/>
    <w:rsid w:val="592E2D9C"/>
    <w:rsid w:val="592FD3A6"/>
    <w:rsid w:val="59300DB0"/>
    <w:rsid w:val="59311612"/>
    <w:rsid w:val="59314DCC"/>
    <w:rsid w:val="59361DF8"/>
    <w:rsid w:val="593675D3"/>
    <w:rsid w:val="59394C4C"/>
    <w:rsid w:val="593C25E0"/>
    <w:rsid w:val="593DA7CE"/>
    <w:rsid w:val="5946B6CE"/>
    <w:rsid w:val="5949FEC4"/>
    <w:rsid w:val="594A290A"/>
    <w:rsid w:val="594C0529"/>
    <w:rsid w:val="594D6EA0"/>
    <w:rsid w:val="594EEF09"/>
    <w:rsid w:val="594F99AF"/>
    <w:rsid w:val="5953003F"/>
    <w:rsid w:val="5956937D"/>
    <w:rsid w:val="595AA277"/>
    <w:rsid w:val="595B3EB7"/>
    <w:rsid w:val="59626C10"/>
    <w:rsid w:val="5969293E"/>
    <w:rsid w:val="596BFBE5"/>
    <w:rsid w:val="5971FC38"/>
    <w:rsid w:val="59724CC6"/>
    <w:rsid w:val="5975CD31"/>
    <w:rsid w:val="597ABB99"/>
    <w:rsid w:val="597EC809"/>
    <w:rsid w:val="5982C625"/>
    <w:rsid w:val="5984E0C8"/>
    <w:rsid w:val="59851F2A"/>
    <w:rsid w:val="59866610"/>
    <w:rsid w:val="5986D3C4"/>
    <w:rsid w:val="598742E6"/>
    <w:rsid w:val="5989A423"/>
    <w:rsid w:val="598C0A6F"/>
    <w:rsid w:val="598F32D8"/>
    <w:rsid w:val="599D8766"/>
    <w:rsid w:val="59A0EAF1"/>
    <w:rsid w:val="59A4E581"/>
    <w:rsid w:val="59AD8F5B"/>
    <w:rsid w:val="59AFD11A"/>
    <w:rsid w:val="59B4661B"/>
    <w:rsid w:val="59B64EF6"/>
    <w:rsid w:val="59BCD8CA"/>
    <w:rsid w:val="59C07495"/>
    <w:rsid w:val="59C1D021"/>
    <w:rsid w:val="59C8DF16"/>
    <w:rsid w:val="59CC6EF7"/>
    <w:rsid w:val="59D1B1A9"/>
    <w:rsid w:val="59D43B95"/>
    <w:rsid w:val="59D6D282"/>
    <w:rsid w:val="59DD4488"/>
    <w:rsid w:val="59E289E1"/>
    <w:rsid w:val="59E3173F"/>
    <w:rsid w:val="59E5F5E3"/>
    <w:rsid w:val="59FDB56F"/>
    <w:rsid w:val="59FDDC59"/>
    <w:rsid w:val="5A035F1C"/>
    <w:rsid w:val="5A07E26A"/>
    <w:rsid w:val="5A095B77"/>
    <w:rsid w:val="5A0FFCF7"/>
    <w:rsid w:val="5A15F6F9"/>
    <w:rsid w:val="5A1B11A9"/>
    <w:rsid w:val="5A2CFA23"/>
    <w:rsid w:val="5A3361B8"/>
    <w:rsid w:val="5A353946"/>
    <w:rsid w:val="5A37EF74"/>
    <w:rsid w:val="5A3B540B"/>
    <w:rsid w:val="5A3BDEC1"/>
    <w:rsid w:val="5A4456F6"/>
    <w:rsid w:val="5A4A8BFF"/>
    <w:rsid w:val="5A4B7200"/>
    <w:rsid w:val="5A4E4D6C"/>
    <w:rsid w:val="5A5244EB"/>
    <w:rsid w:val="5A52AA45"/>
    <w:rsid w:val="5A612DB6"/>
    <w:rsid w:val="5A61B57E"/>
    <w:rsid w:val="5A61F47C"/>
    <w:rsid w:val="5A622D85"/>
    <w:rsid w:val="5A6369B0"/>
    <w:rsid w:val="5A640E62"/>
    <w:rsid w:val="5A678DC7"/>
    <w:rsid w:val="5A6AD8C6"/>
    <w:rsid w:val="5A6D794E"/>
    <w:rsid w:val="5A6DA849"/>
    <w:rsid w:val="5A6E4C1F"/>
    <w:rsid w:val="5A6F98CD"/>
    <w:rsid w:val="5A702729"/>
    <w:rsid w:val="5A7030DA"/>
    <w:rsid w:val="5A763C8E"/>
    <w:rsid w:val="5A7E1C5B"/>
    <w:rsid w:val="5A7E2670"/>
    <w:rsid w:val="5A8017F8"/>
    <w:rsid w:val="5A88349F"/>
    <w:rsid w:val="5A8A45DD"/>
    <w:rsid w:val="5A96FD7C"/>
    <w:rsid w:val="5A998876"/>
    <w:rsid w:val="5A9A0323"/>
    <w:rsid w:val="5A9A1C6A"/>
    <w:rsid w:val="5A9B0D0D"/>
    <w:rsid w:val="5A9B78EA"/>
    <w:rsid w:val="5A9BBAB0"/>
    <w:rsid w:val="5AA0C17C"/>
    <w:rsid w:val="5AA64D78"/>
    <w:rsid w:val="5AA9115C"/>
    <w:rsid w:val="5AB5907E"/>
    <w:rsid w:val="5AB727AC"/>
    <w:rsid w:val="5AB95861"/>
    <w:rsid w:val="5ABB7EAA"/>
    <w:rsid w:val="5ABE2F14"/>
    <w:rsid w:val="5ABEF456"/>
    <w:rsid w:val="5AC14D00"/>
    <w:rsid w:val="5AC4A5A4"/>
    <w:rsid w:val="5AC4D373"/>
    <w:rsid w:val="5AC6394F"/>
    <w:rsid w:val="5ACB10D2"/>
    <w:rsid w:val="5ACF018F"/>
    <w:rsid w:val="5AD05009"/>
    <w:rsid w:val="5AD2D105"/>
    <w:rsid w:val="5AD5C676"/>
    <w:rsid w:val="5AD67862"/>
    <w:rsid w:val="5ADDFAD5"/>
    <w:rsid w:val="5ADF2ABE"/>
    <w:rsid w:val="5AE3D3D8"/>
    <w:rsid w:val="5AE4A032"/>
    <w:rsid w:val="5AE51414"/>
    <w:rsid w:val="5AE6FF19"/>
    <w:rsid w:val="5AE9F676"/>
    <w:rsid w:val="5AEA7485"/>
    <w:rsid w:val="5AEC6523"/>
    <w:rsid w:val="5AEC74D3"/>
    <w:rsid w:val="5AF4355E"/>
    <w:rsid w:val="5AF88815"/>
    <w:rsid w:val="5AF96E0C"/>
    <w:rsid w:val="5AFA50E7"/>
    <w:rsid w:val="5AFB14C2"/>
    <w:rsid w:val="5AFD0571"/>
    <w:rsid w:val="5B044AA7"/>
    <w:rsid w:val="5B0836B5"/>
    <w:rsid w:val="5B0CEC9D"/>
    <w:rsid w:val="5B11BDE6"/>
    <w:rsid w:val="5B16920A"/>
    <w:rsid w:val="5B16DC79"/>
    <w:rsid w:val="5B1B22BC"/>
    <w:rsid w:val="5B1C76E8"/>
    <w:rsid w:val="5B22F838"/>
    <w:rsid w:val="5B27338F"/>
    <w:rsid w:val="5B3026F7"/>
    <w:rsid w:val="5B37F564"/>
    <w:rsid w:val="5B3867EB"/>
    <w:rsid w:val="5B3FCDC5"/>
    <w:rsid w:val="5B42DD71"/>
    <w:rsid w:val="5B494C54"/>
    <w:rsid w:val="5B4E2A73"/>
    <w:rsid w:val="5B51F819"/>
    <w:rsid w:val="5B524745"/>
    <w:rsid w:val="5B5A4204"/>
    <w:rsid w:val="5B5A8671"/>
    <w:rsid w:val="5B60F024"/>
    <w:rsid w:val="5B67FC80"/>
    <w:rsid w:val="5B6DDE3C"/>
    <w:rsid w:val="5B6F6823"/>
    <w:rsid w:val="5B718551"/>
    <w:rsid w:val="5B76BB91"/>
    <w:rsid w:val="5B76F742"/>
    <w:rsid w:val="5B7A3394"/>
    <w:rsid w:val="5B7AB4C3"/>
    <w:rsid w:val="5B7FE319"/>
    <w:rsid w:val="5B833493"/>
    <w:rsid w:val="5B85A78F"/>
    <w:rsid w:val="5B860B86"/>
    <w:rsid w:val="5B8BCADD"/>
    <w:rsid w:val="5B90C50C"/>
    <w:rsid w:val="5B92F953"/>
    <w:rsid w:val="5B94070A"/>
    <w:rsid w:val="5B9639BD"/>
    <w:rsid w:val="5B964C79"/>
    <w:rsid w:val="5B9957D4"/>
    <w:rsid w:val="5BA9643A"/>
    <w:rsid w:val="5BAF39BC"/>
    <w:rsid w:val="5BB3E98E"/>
    <w:rsid w:val="5BB47908"/>
    <w:rsid w:val="5BB4BBF5"/>
    <w:rsid w:val="5BB85AC3"/>
    <w:rsid w:val="5BBBCEA7"/>
    <w:rsid w:val="5BC7CF66"/>
    <w:rsid w:val="5BC9EEBE"/>
    <w:rsid w:val="5BCAA919"/>
    <w:rsid w:val="5BCB0C50"/>
    <w:rsid w:val="5BCF9F84"/>
    <w:rsid w:val="5BD12074"/>
    <w:rsid w:val="5BD25477"/>
    <w:rsid w:val="5BD4B46D"/>
    <w:rsid w:val="5BD5A1D7"/>
    <w:rsid w:val="5BD69FCB"/>
    <w:rsid w:val="5BDBA635"/>
    <w:rsid w:val="5BDE386B"/>
    <w:rsid w:val="5BE2DF8A"/>
    <w:rsid w:val="5BE3395C"/>
    <w:rsid w:val="5BE4DA88"/>
    <w:rsid w:val="5BE6608A"/>
    <w:rsid w:val="5BE7B922"/>
    <w:rsid w:val="5BEC78E9"/>
    <w:rsid w:val="5BECAB70"/>
    <w:rsid w:val="5BEEB773"/>
    <w:rsid w:val="5BF55EFC"/>
    <w:rsid w:val="5BFEDA45"/>
    <w:rsid w:val="5C020325"/>
    <w:rsid w:val="5C03B88E"/>
    <w:rsid w:val="5C040A04"/>
    <w:rsid w:val="5C0A9FF4"/>
    <w:rsid w:val="5C15DCF2"/>
    <w:rsid w:val="5C18BCD6"/>
    <w:rsid w:val="5C19CF89"/>
    <w:rsid w:val="5C1BD026"/>
    <w:rsid w:val="5C1F24D7"/>
    <w:rsid w:val="5C215222"/>
    <w:rsid w:val="5C22E53C"/>
    <w:rsid w:val="5C23504A"/>
    <w:rsid w:val="5C24C2FE"/>
    <w:rsid w:val="5C263DF9"/>
    <w:rsid w:val="5C2C02CE"/>
    <w:rsid w:val="5C3C349E"/>
    <w:rsid w:val="5C3E3388"/>
    <w:rsid w:val="5C415C9B"/>
    <w:rsid w:val="5C445318"/>
    <w:rsid w:val="5C44E32E"/>
    <w:rsid w:val="5C477B77"/>
    <w:rsid w:val="5C4B8BC3"/>
    <w:rsid w:val="5C4C57E4"/>
    <w:rsid w:val="5C4D0B43"/>
    <w:rsid w:val="5C4F6E52"/>
    <w:rsid w:val="5C59A2A5"/>
    <w:rsid w:val="5C5C0BDE"/>
    <w:rsid w:val="5C5CDD2F"/>
    <w:rsid w:val="5C5F51AD"/>
    <w:rsid w:val="5C5F912E"/>
    <w:rsid w:val="5C63B8DE"/>
    <w:rsid w:val="5C64A539"/>
    <w:rsid w:val="5C65D990"/>
    <w:rsid w:val="5C6AD1F0"/>
    <w:rsid w:val="5C6D676E"/>
    <w:rsid w:val="5C714CA2"/>
    <w:rsid w:val="5C755177"/>
    <w:rsid w:val="5C7556FA"/>
    <w:rsid w:val="5C7685CD"/>
    <w:rsid w:val="5C79E798"/>
    <w:rsid w:val="5C7C36C9"/>
    <w:rsid w:val="5C82AA41"/>
    <w:rsid w:val="5C89FADB"/>
    <w:rsid w:val="5C8D8CCA"/>
    <w:rsid w:val="5C92E188"/>
    <w:rsid w:val="5C92E46F"/>
    <w:rsid w:val="5C997C98"/>
    <w:rsid w:val="5CA4E228"/>
    <w:rsid w:val="5CA627FA"/>
    <w:rsid w:val="5CA7D42E"/>
    <w:rsid w:val="5CAA97C1"/>
    <w:rsid w:val="5CAB03AC"/>
    <w:rsid w:val="5CAF3AC6"/>
    <w:rsid w:val="5CB10F9E"/>
    <w:rsid w:val="5CB376F8"/>
    <w:rsid w:val="5CB613A4"/>
    <w:rsid w:val="5CB70D22"/>
    <w:rsid w:val="5CBDB395"/>
    <w:rsid w:val="5CC317CA"/>
    <w:rsid w:val="5CC52257"/>
    <w:rsid w:val="5CC55EFD"/>
    <w:rsid w:val="5CC8CBCA"/>
    <w:rsid w:val="5CCB34BA"/>
    <w:rsid w:val="5CD1E345"/>
    <w:rsid w:val="5CD699C3"/>
    <w:rsid w:val="5CD843CA"/>
    <w:rsid w:val="5CD977A5"/>
    <w:rsid w:val="5CE3A66F"/>
    <w:rsid w:val="5CE78D1D"/>
    <w:rsid w:val="5CE7CD25"/>
    <w:rsid w:val="5CE9094D"/>
    <w:rsid w:val="5CE993CF"/>
    <w:rsid w:val="5CF279CC"/>
    <w:rsid w:val="5CF4B738"/>
    <w:rsid w:val="5CF664E3"/>
    <w:rsid w:val="5CF8E1CD"/>
    <w:rsid w:val="5CFCDA6C"/>
    <w:rsid w:val="5D02F301"/>
    <w:rsid w:val="5D141425"/>
    <w:rsid w:val="5D142D42"/>
    <w:rsid w:val="5D1A4EEB"/>
    <w:rsid w:val="5D1A6883"/>
    <w:rsid w:val="5D1E7BC5"/>
    <w:rsid w:val="5D20AB24"/>
    <w:rsid w:val="5D27831B"/>
    <w:rsid w:val="5D2CED82"/>
    <w:rsid w:val="5D2E3E55"/>
    <w:rsid w:val="5D2E95D0"/>
    <w:rsid w:val="5D33E378"/>
    <w:rsid w:val="5D379986"/>
    <w:rsid w:val="5D3AB9F9"/>
    <w:rsid w:val="5D44D5D1"/>
    <w:rsid w:val="5D45D268"/>
    <w:rsid w:val="5D47BD5C"/>
    <w:rsid w:val="5D4E5092"/>
    <w:rsid w:val="5D549615"/>
    <w:rsid w:val="5D57E0A2"/>
    <w:rsid w:val="5D586FBE"/>
    <w:rsid w:val="5D5E783D"/>
    <w:rsid w:val="5D5F2C5B"/>
    <w:rsid w:val="5D60CA58"/>
    <w:rsid w:val="5D64621F"/>
    <w:rsid w:val="5D65EF82"/>
    <w:rsid w:val="5D6A90FB"/>
    <w:rsid w:val="5D6D2C1A"/>
    <w:rsid w:val="5D71C3FE"/>
    <w:rsid w:val="5D75439B"/>
    <w:rsid w:val="5D77F820"/>
    <w:rsid w:val="5D7C7090"/>
    <w:rsid w:val="5D81C00F"/>
    <w:rsid w:val="5D827F83"/>
    <w:rsid w:val="5D8282E9"/>
    <w:rsid w:val="5D8290CA"/>
    <w:rsid w:val="5D87674B"/>
    <w:rsid w:val="5D9412ED"/>
    <w:rsid w:val="5D9572BA"/>
    <w:rsid w:val="5D9688C3"/>
    <w:rsid w:val="5D9731F5"/>
    <w:rsid w:val="5D9763B4"/>
    <w:rsid w:val="5D9DD386"/>
    <w:rsid w:val="5D9F621D"/>
    <w:rsid w:val="5D9FDEE1"/>
    <w:rsid w:val="5DA27988"/>
    <w:rsid w:val="5DA8FF18"/>
    <w:rsid w:val="5DA96B32"/>
    <w:rsid w:val="5DAACE99"/>
    <w:rsid w:val="5DADDEF5"/>
    <w:rsid w:val="5DB14817"/>
    <w:rsid w:val="5DB29ED3"/>
    <w:rsid w:val="5DB6B94E"/>
    <w:rsid w:val="5DBD8A53"/>
    <w:rsid w:val="5DBDD6C0"/>
    <w:rsid w:val="5DBE5C3D"/>
    <w:rsid w:val="5DC8B9C9"/>
    <w:rsid w:val="5DCE7552"/>
    <w:rsid w:val="5DCE7B6E"/>
    <w:rsid w:val="5DD13C90"/>
    <w:rsid w:val="5DD3F6A4"/>
    <w:rsid w:val="5DD9C4B5"/>
    <w:rsid w:val="5DDBA942"/>
    <w:rsid w:val="5DDC4FF5"/>
    <w:rsid w:val="5DE0031E"/>
    <w:rsid w:val="5DE75C24"/>
    <w:rsid w:val="5DED123F"/>
    <w:rsid w:val="5DED8359"/>
    <w:rsid w:val="5DEEFCFF"/>
    <w:rsid w:val="5DF03D23"/>
    <w:rsid w:val="5DF85DC8"/>
    <w:rsid w:val="5DF91C0E"/>
    <w:rsid w:val="5DFD366E"/>
    <w:rsid w:val="5E0253A9"/>
    <w:rsid w:val="5E11D380"/>
    <w:rsid w:val="5E135888"/>
    <w:rsid w:val="5E14A5C9"/>
    <w:rsid w:val="5E1B5E74"/>
    <w:rsid w:val="5E1F682C"/>
    <w:rsid w:val="5E1FCAAE"/>
    <w:rsid w:val="5E1FF1EC"/>
    <w:rsid w:val="5E2885CC"/>
    <w:rsid w:val="5E2E139A"/>
    <w:rsid w:val="5E324C5E"/>
    <w:rsid w:val="5E35DD33"/>
    <w:rsid w:val="5E3640E4"/>
    <w:rsid w:val="5E3A3BD6"/>
    <w:rsid w:val="5E414116"/>
    <w:rsid w:val="5E46437A"/>
    <w:rsid w:val="5E466822"/>
    <w:rsid w:val="5E4897C2"/>
    <w:rsid w:val="5E491507"/>
    <w:rsid w:val="5E4C78BD"/>
    <w:rsid w:val="5E4E83F0"/>
    <w:rsid w:val="5E4E9E23"/>
    <w:rsid w:val="5E513DD8"/>
    <w:rsid w:val="5E526BCA"/>
    <w:rsid w:val="5E61C183"/>
    <w:rsid w:val="5E62A89A"/>
    <w:rsid w:val="5E66CA3B"/>
    <w:rsid w:val="5E67FD8E"/>
    <w:rsid w:val="5E7999FE"/>
    <w:rsid w:val="5E79EAC9"/>
    <w:rsid w:val="5E7E9C4E"/>
    <w:rsid w:val="5E80EEDF"/>
    <w:rsid w:val="5E815B51"/>
    <w:rsid w:val="5E89CB75"/>
    <w:rsid w:val="5E8AA934"/>
    <w:rsid w:val="5E8E64D2"/>
    <w:rsid w:val="5E8E6D8F"/>
    <w:rsid w:val="5E912705"/>
    <w:rsid w:val="5E92EC43"/>
    <w:rsid w:val="5E952BE6"/>
    <w:rsid w:val="5E9D82C0"/>
    <w:rsid w:val="5E9F9D42"/>
    <w:rsid w:val="5E9FA750"/>
    <w:rsid w:val="5EAC4CE5"/>
    <w:rsid w:val="5EACCF44"/>
    <w:rsid w:val="5EB064FB"/>
    <w:rsid w:val="5EB48229"/>
    <w:rsid w:val="5EB57F11"/>
    <w:rsid w:val="5EBCFEA5"/>
    <w:rsid w:val="5EBED2F9"/>
    <w:rsid w:val="5EC37378"/>
    <w:rsid w:val="5EC57542"/>
    <w:rsid w:val="5ECF2016"/>
    <w:rsid w:val="5ED0F896"/>
    <w:rsid w:val="5ED927C6"/>
    <w:rsid w:val="5EDF34D1"/>
    <w:rsid w:val="5EE07DCE"/>
    <w:rsid w:val="5EE46EA9"/>
    <w:rsid w:val="5EE9D6A8"/>
    <w:rsid w:val="5EEB200A"/>
    <w:rsid w:val="5EEB7401"/>
    <w:rsid w:val="5EEB83BB"/>
    <w:rsid w:val="5EEC7EFD"/>
    <w:rsid w:val="5EED49AE"/>
    <w:rsid w:val="5EF07549"/>
    <w:rsid w:val="5EF81839"/>
    <w:rsid w:val="5EFBBB33"/>
    <w:rsid w:val="5F098D57"/>
    <w:rsid w:val="5F0AC561"/>
    <w:rsid w:val="5F0C9645"/>
    <w:rsid w:val="5F16BF42"/>
    <w:rsid w:val="5F184B1B"/>
    <w:rsid w:val="5F18A02A"/>
    <w:rsid w:val="5F195069"/>
    <w:rsid w:val="5F1A5D4A"/>
    <w:rsid w:val="5F1C94A7"/>
    <w:rsid w:val="5F213A2F"/>
    <w:rsid w:val="5F249421"/>
    <w:rsid w:val="5F24AD91"/>
    <w:rsid w:val="5F25CF5B"/>
    <w:rsid w:val="5F288C17"/>
    <w:rsid w:val="5F2E610A"/>
    <w:rsid w:val="5F2F711A"/>
    <w:rsid w:val="5F30ED42"/>
    <w:rsid w:val="5F317247"/>
    <w:rsid w:val="5F31D3C2"/>
    <w:rsid w:val="5F382409"/>
    <w:rsid w:val="5F40DEE4"/>
    <w:rsid w:val="5F44DF19"/>
    <w:rsid w:val="5F44EE1E"/>
    <w:rsid w:val="5F472A9C"/>
    <w:rsid w:val="5F4775C4"/>
    <w:rsid w:val="5F47E3C1"/>
    <w:rsid w:val="5F498F2C"/>
    <w:rsid w:val="5F49EB78"/>
    <w:rsid w:val="5F4EB6EA"/>
    <w:rsid w:val="5F500530"/>
    <w:rsid w:val="5F525019"/>
    <w:rsid w:val="5F52CC44"/>
    <w:rsid w:val="5F55A804"/>
    <w:rsid w:val="5F56E406"/>
    <w:rsid w:val="5F66D59B"/>
    <w:rsid w:val="5F6F48D8"/>
    <w:rsid w:val="5F6F5E05"/>
    <w:rsid w:val="5F73A92F"/>
    <w:rsid w:val="5F779AD0"/>
    <w:rsid w:val="5F80DB44"/>
    <w:rsid w:val="5F88B35C"/>
    <w:rsid w:val="5F8A36D0"/>
    <w:rsid w:val="5F8CDD50"/>
    <w:rsid w:val="5F93097E"/>
    <w:rsid w:val="5F951274"/>
    <w:rsid w:val="5F982E98"/>
    <w:rsid w:val="5F9983C8"/>
    <w:rsid w:val="5F9DE382"/>
    <w:rsid w:val="5F9FA619"/>
    <w:rsid w:val="5FA38380"/>
    <w:rsid w:val="5FA6CF89"/>
    <w:rsid w:val="5FA8630C"/>
    <w:rsid w:val="5FAC5527"/>
    <w:rsid w:val="5FAC5D15"/>
    <w:rsid w:val="5FAE0F49"/>
    <w:rsid w:val="5FB14A29"/>
    <w:rsid w:val="5FB35CAF"/>
    <w:rsid w:val="5FB4850B"/>
    <w:rsid w:val="5FB771CA"/>
    <w:rsid w:val="5FB79B69"/>
    <w:rsid w:val="5FB88537"/>
    <w:rsid w:val="5FB9682E"/>
    <w:rsid w:val="5FC0F924"/>
    <w:rsid w:val="5FC2D8DF"/>
    <w:rsid w:val="5FC8E99F"/>
    <w:rsid w:val="5FC9132D"/>
    <w:rsid w:val="5FC94E67"/>
    <w:rsid w:val="5FCC21FB"/>
    <w:rsid w:val="5FCD3A72"/>
    <w:rsid w:val="5FD0D4C0"/>
    <w:rsid w:val="5FD2EFDF"/>
    <w:rsid w:val="5FE036D6"/>
    <w:rsid w:val="5FEE0AC9"/>
    <w:rsid w:val="5FF1E45A"/>
    <w:rsid w:val="5FF3A8F7"/>
    <w:rsid w:val="5FFA177A"/>
    <w:rsid w:val="60009702"/>
    <w:rsid w:val="600144CA"/>
    <w:rsid w:val="600AA1B5"/>
    <w:rsid w:val="600EF4A9"/>
    <w:rsid w:val="600F0366"/>
    <w:rsid w:val="60142A40"/>
    <w:rsid w:val="60147221"/>
    <w:rsid w:val="6016C047"/>
    <w:rsid w:val="601AA0D8"/>
    <w:rsid w:val="601C9A92"/>
    <w:rsid w:val="60214EC0"/>
    <w:rsid w:val="6022BE30"/>
    <w:rsid w:val="6022F45F"/>
    <w:rsid w:val="602909FE"/>
    <w:rsid w:val="602B9D71"/>
    <w:rsid w:val="6032A62D"/>
    <w:rsid w:val="6033953C"/>
    <w:rsid w:val="6039DD67"/>
    <w:rsid w:val="60446EC0"/>
    <w:rsid w:val="6046BDF8"/>
    <w:rsid w:val="6048E8E7"/>
    <w:rsid w:val="6050B421"/>
    <w:rsid w:val="6052ABF1"/>
    <w:rsid w:val="60598F3C"/>
    <w:rsid w:val="6059D4D4"/>
    <w:rsid w:val="605DB9F8"/>
    <w:rsid w:val="606BEAFA"/>
    <w:rsid w:val="606F667C"/>
    <w:rsid w:val="607133D7"/>
    <w:rsid w:val="60740D6B"/>
    <w:rsid w:val="60773088"/>
    <w:rsid w:val="60790068"/>
    <w:rsid w:val="607B6EAC"/>
    <w:rsid w:val="608279FF"/>
    <w:rsid w:val="6085FC1A"/>
    <w:rsid w:val="60875B44"/>
    <w:rsid w:val="608ACE58"/>
    <w:rsid w:val="608FE88A"/>
    <w:rsid w:val="609286AF"/>
    <w:rsid w:val="609A661B"/>
    <w:rsid w:val="609AE144"/>
    <w:rsid w:val="609C02E1"/>
    <w:rsid w:val="609FE898"/>
    <w:rsid w:val="609FFD47"/>
    <w:rsid w:val="60A60F08"/>
    <w:rsid w:val="60AB5789"/>
    <w:rsid w:val="60AFDBEC"/>
    <w:rsid w:val="60B08AC1"/>
    <w:rsid w:val="60B1F380"/>
    <w:rsid w:val="60BA0699"/>
    <w:rsid w:val="60C874FF"/>
    <w:rsid w:val="60D11F3A"/>
    <w:rsid w:val="60D2A6B7"/>
    <w:rsid w:val="60D37D19"/>
    <w:rsid w:val="60D470A2"/>
    <w:rsid w:val="60DA315E"/>
    <w:rsid w:val="60DB4157"/>
    <w:rsid w:val="60DC5081"/>
    <w:rsid w:val="60DC9E2F"/>
    <w:rsid w:val="60E1165B"/>
    <w:rsid w:val="60E28488"/>
    <w:rsid w:val="60E363B3"/>
    <w:rsid w:val="60E6B1DE"/>
    <w:rsid w:val="60EA8975"/>
    <w:rsid w:val="60F0565F"/>
    <w:rsid w:val="60F87481"/>
    <w:rsid w:val="60FA75A5"/>
    <w:rsid w:val="6106AB7D"/>
    <w:rsid w:val="610938C9"/>
    <w:rsid w:val="610B19E2"/>
    <w:rsid w:val="611A54C6"/>
    <w:rsid w:val="6120B978"/>
    <w:rsid w:val="6122DB5F"/>
    <w:rsid w:val="61287D70"/>
    <w:rsid w:val="612C7E77"/>
    <w:rsid w:val="61310A72"/>
    <w:rsid w:val="6134F14C"/>
    <w:rsid w:val="61359005"/>
    <w:rsid w:val="61395E63"/>
    <w:rsid w:val="613C1DCC"/>
    <w:rsid w:val="614AF94A"/>
    <w:rsid w:val="614B31C3"/>
    <w:rsid w:val="614F41D8"/>
    <w:rsid w:val="614FEA4A"/>
    <w:rsid w:val="61548AC7"/>
    <w:rsid w:val="615A7C73"/>
    <w:rsid w:val="615C5E2F"/>
    <w:rsid w:val="615C7537"/>
    <w:rsid w:val="615D682E"/>
    <w:rsid w:val="615FC2C6"/>
    <w:rsid w:val="61604277"/>
    <w:rsid w:val="616249A3"/>
    <w:rsid w:val="61633846"/>
    <w:rsid w:val="61653F52"/>
    <w:rsid w:val="61661E25"/>
    <w:rsid w:val="616B8340"/>
    <w:rsid w:val="6170C309"/>
    <w:rsid w:val="6176430F"/>
    <w:rsid w:val="61809920"/>
    <w:rsid w:val="61838920"/>
    <w:rsid w:val="618574DE"/>
    <w:rsid w:val="61866805"/>
    <w:rsid w:val="618E75F4"/>
    <w:rsid w:val="6190BB5F"/>
    <w:rsid w:val="619A405E"/>
    <w:rsid w:val="619D1624"/>
    <w:rsid w:val="619D3AF6"/>
    <w:rsid w:val="61A70905"/>
    <w:rsid w:val="61A76A2E"/>
    <w:rsid w:val="61AA9AB9"/>
    <w:rsid w:val="61AD23B1"/>
    <w:rsid w:val="61AEE7A7"/>
    <w:rsid w:val="61B3BE1C"/>
    <w:rsid w:val="61B771CE"/>
    <w:rsid w:val="61BAD5C9"/>
    <w:rsid w:val="61BF39FF"/>
    <w:rsid w:val="61C57EDB"/>
    <w:rsid w:val="61C8285B"/>
    <w:rsid w:val="61C91474"/>
    <w:rsid w:val="61C9BC38"/>
    <w:rsid w:val="61CD30FB"/>
    <w:rsid w:val="61CF79CF"/>
    <w:rsid w:val="61D0C702"/>
    <w:rsid w:val="61D0D2EE"/>
    <w:rsid w:val="61D328FF"/>
    <w:rsid w:val="61DC011C"/>
    <w:rsid w:val="61DE6390"/>
    <w:rsid w:val="61DF9DB0"/>
    <w:rsid w:val="61E02795"/>
    <w:rsid w:val="61E26A30"/>
    <w:rsid w:val="61EF16BE"/>
    <w:rsid w:val="61F0D385"/>
    <w:rsid w:val="61F975CE"/>
    <w:rsid w:val="61FC3A03"/>
    <w:rsid w:val="61FFD0D2"/>
    <w:rsid w:val="6208CC21"/>
    <w:rsid w:val="620EDEDB"/>
    <w:rsid w:val="620EF5C2"/>
    <w:rsid w:val="62102021"/>
    <w:rsid w:val="6213D3D5"/>
    <w:rsid w:val="62143995"/>
    <w:rsid w:val="6216CB9A"/>
    <w:rsid w:val="6218DA2C"/>
    <w:rsid w:val="621BC42D"/>
    <w:rsid w:val="622B4045"/>
    <w:rsid w:val="62305CE6"/>
    <w:rsid w:val="623A2A8B"/>
    <w:rsid w:val="6240641C"/>
    <w:rsid w:val="62441551"/>
    <w:rsid w:val="624B704D"/>
    <w:rsid w:val="62535AF8"/>
    <w:rsid w:val="6257C516"/>
    <w:rsid w:val="62590F04"/>
    <w:rsid w:val="6259B44C"/>
    <w:rsid w:val="625EFE19"/>
    <w:rsid w:val="6260C01A"/>
    <w:rsid w:val="62652D71"/>
    <w:rsid w:val="626D9D18"/>
    <w:rsid w:val="626DAF15"/>
    <w:rsid w:val="626E20F8"/>
    <w:rsid w:val="626E2F9D"/>
    <w:rsid w:val="62735004"/>
    <w:rsid w:val="62767B65"/>
    <w:rsid w:val="6278B068"/>
    <w:rsid w:val="627EBA0A"/>
    <w:rsid w:val="62802066"/>
    <w:rsid w:val="6280DEDD"/>
    <w:rsid w:val="62818C3A"/>
    <w:rsid w:val="62865F18"/>
    <w:rsid w:val="6287A5F2"/>
    <w:rsid w:val="62884DDE"/>
    <w:rsid w:val="6288CE82"/>
    <w:rsid w:val="628D1F6A"/>
    <w:rsid w:val="629439DA"/>
    <w:rsid w:val="62965406"/>
    <w:rsid w:val="62A08B43"/>
    <w:rsid w:val="62A11865"/>
    <w:rsid w:val="62A35C47"/>
    <w:rsid w:val="62A669C6"/>
    <w:rsid w:val="62A83F61"/>
    <w:rsid w:val="62AADEA1"/>
    <w:rsid w:val="62AE93AE"/>
    <w:rsid w:val="62B4F474"/>
    <w:rsid w:val="62B670F1"/>
    <w:rsid w:val="62BA90B6"/>
    <w:rsid w:val="62BA9FD3"/>
    <w:rsid w:val="62BDF59A"/>
    <w:rsid w:val="62BE66A8"/>
    <w:rsid w:val="62C36D8C"/>
    <w:rsid w:val="62C47ED4"/>
    <w:rsid w:val="62C69BDC"/>
    <w:rsid w:val="62CD09DB"/>
    <w:rsid w:val="62CF07EE"/>
    <w:rsid w:val="62E0AD11"/>
    <w:rsid w:val="62E28188"/>
    <w:rsid w:val="62EE9221"/>
    <w:rsid w:val="62F05B28"/>
    <w:rsid w:val="62F45465"/>
    <w:rsid w:val="62F7C60E"/>
    <w:rsid w:val="62F94AAC"/>
    <w:rsid w:val="6300E602"/>
    <w:rsid w:val="63073D1C"/>
    <w:rsid w:val="630B788C"/>
    <w:rsid w:val="630D62BF"/>
    <w:rsid w:val="630D666F"/>
    <w:rsid w:val="6312ECC3"/>
    <w:rsid w:val="63160711"/>
    <w:rsid w:val="631A4090"/>
    <w:rsid w:val="631AE121"/>
    <w:rsid w:val="631F47CC"/>
    <w:rsid w:val="63251EDE"/>
    <w:rsid w:val="6325BC46"/>
    <w:rsid w:val="63270CAC"/>
    <w:rsid w:val="63279F4A"/>
    <w:rsid w:val="632FC4CF"/>
    <w:rsid w:val="6337CBBB"/>
    <w:rsid w:val="6338E685"/>
    <w:rsid w:val="633AC069"/>
    <w:rsid w:val="633F8CFF"/>
    <w:rsid w:val="63415107"/>
    <w:rsid w:val="63425177"/>
    <w:rsid w:val="6345FD16"/>
    <w:rsid w:val="6346EC27"/>
    <w:rsid w:val="634A10AD"/>
    <w:rsid w:val="634D0376"/>
    <w:rsid w:val="63536DB7"/>
    <w:rsid w:val="6358EC4A"/>
    <w:rsid w:val="635E1823"/>
    <w:rsid w:val="636B155C"/>
    <w:rsid w:val="63747DAF"/>
    <w:rsid w:val="63755C6E"/>
    <w:rsid w:val="6378B0B3"/>
    <w:rsid w:val="63795521"/>
    <w:rsid w:val="63802B09"/>
    <w:rsid w:val="63824057"/>
    <w:rsid w:val="6382DC2E"/>
    <w:rsid w:val="6389B799"/>
    <w:rsid w:val="638BAF3B"/>
    <w:rsid w:val="638CB9BF"/>
    <w:rsid w:val="638F328D"/>
    <w:rsid w:val="6399B93F"/>
    <w:rsid w:val="639B201A"/>
    <w:rsid w:val="639C2080"/>
    <w:rsid w:val="63A3253D"/>
    <w:rsid w:val="63A3E057"/>
    <w:rsid w:val="63A40B47"/>
    <w:rsid w:val="63A862C0"/>
    <w:rsid w:val="63ACCAF1"/>
    <w:rsid w:val="63B0A732"/>
    <w:rsid w:val="63B386B3"/>
    <w:rsid w:val="63B78DC6"/>
    <w:rsid w:val="63B7B641"/>
    <w:rsid w:val="63BC92A1"/>
    <w:rsid w:val="63BE7582"/>
    <w:rsid w:val="63C0C4E1"/>
    <w:rsid w:val="63C515F3"/>
    <w:rsid w:val="63C72364"/>
    <w:rsid w:val="63C78B5F"/>
    <w:rsid w:val="63C7AE39"/>
    <w:rsid w:val="63C8FFAA"/>
    <w:rsid w:val="63CA0DC6"/>
    <w:rsid w:val="63D94FC2"/>
    <w:rsid w:val="63DB84AC"/>
    <w:rsid w:val="63E6C150"/>
    <w:rsid w:val="63EA3652"/>
    <w:rsid w:val="63ECD040"/>
    <w:rsid w:val="63ECD936"/>
    <w:rsid w:val="63ECF1A9"/>
    <w:rsid w:val="63ED4AC1"/>
    <w:rsid w:val="63F65535"/>
    <w:rsid w:val="63F7AC91"/>
    <w:rsid w:val="63FBBE5C"/>
    <w:rsid w:val="63FFCBAA"/>
    <w:rsid w:val="640B4090"/>
    <w:rsid w:val="64132C23"/>
    <w:rsid w:val="641430C0"/>
    <w:rsid w:val="64152E01"/>
    <w:rsid w:val="641641CA"/>
    <w:rsid w:val="641A789E"/>
    <w:rsid w:val="641BBE58"/>
    <w:rsid w:val="6420FF09"/>
    <w:rsid w:val="642F32EF"/>
    <w:rsid w:val="64303DD5"/>
    <w:rsid w:val="643100CA"/>
    <w:rsid w:val="64317EC5"/>
    <w:rsid w:val="64391C7F"/>
    <w:rsid w:val="643C54D2"/>
    <w:rsid w:val="643F4F99"/>
    <w:rsid w:val="64433670"/>
    <w:rsid w:val="64478A8C"/>
    <w:rsid w:val="64545070"/>
    <w:rsid w:val="64562A5D"/>
    <w:rsid w:val="6457C541"/>
    <w:rsid w:val="6457DF3B"/>
    <w:rsid w:val="64665D97"/>
    <w:rsid w:val="64667E24"/>
    <w:rsid w:val="6467173E"/>
    <w:rsid w:val="6469636E"/>
    <w:rsid w:val="646BD7D3"/>
    <w:rsid w:val="646C51EB"/>
    <w:rsid w:val="646C888A"/>
    <w:rsid w:val="646D1AB5"/>
    <w:rsid w:val="64771D33"/>
    <w:rsid w:val="647768B7"/>
    <w:rsid w:val="647C21C0"/>
    <w:rsid w:val="6490CA04"/>
    <w:rsid w:val="64948159"/>
    <w:rsid w:val="649B546A"/>
    <w:rsid w:val="64A400C0"/>
    <w:rsid w:val="64A70989"/>
    <w:rsid w:val="64A79643"/>
    <w:rsid w:val="64ADFABB"/>
    <w:rsid w:val="64AF78EA"/>
    <w:rsid w:val="64AF7DB8"/>
    <w:rsid w:val="64B4A842"/>
    <w:rsid w:val="64B6D041"/>
    <w:rsid w:val="64BEC07E"/>
    <w:rsid w:val="64BF7413"/>
    <w:rsid w:val="64C1ECEE"/>
    <w:rsid w:val="64C2F26C"/>
    <w:rsid w:val="64C49CAD"/>
    <w:rsid w:val="64C60E83"/>
    <w:rsid w:val="64CDF2CB"/>
    <w:rsid w:val="64D80315"/>
    <w:rsid w:val="64D9F2D2"/>
    <w:rsid w:val="64DE21D8"/>
    <w:rsid w:val="64E23763"/>
    <w:rsid w:val="64E37DCF"/>
    <w:rsid w:val="64E53DA5"/>
    <w:rsid w:val="64EAE9D4"/>
    <w:rsid w:val="64EE2A95"/>
    <w:rsid w:val="64F0D794"/>
    <w:rsid w:val="64F492E5"/>
    <w:rsid w:val="64F4C73A"/>
    <w:rsid w:val="64FA3800"/>
    <w:rsid w:val="65003E56"/>
    <w:rsid w:val="6501AD1F"/>
    <w:rsid w:val="65066812"/>
    <w:rsid w:val="650D53AC"/>
    <w:rsid w:val="651179CF"/>
    <w:rsid w:val="651476E9"/>
    <w:rsid w:val="6517BC6F"/>
    <w:rsid w:val="651B20A9"/>
    <w:rsid w:val="65203EC4"/>
    <w:rsid w:val="65268797"/>
    <w:rsid w:val="65297E7D"/>
    <w:rsid w:val="652C4029"/>
    <w:rsid w:val="652E28AA"/>
    <w:rsid w:val="6531F230"/>
    <w:rsid w:val="6535E3D2"/>
    <w:rsid w:val="65373DA9"/>
    <w:rsid w:val="65398A84"/>
    <w:rsid w:val="653C8731"/>
    <w:rsid w:val="6542FD8D"/>
    <w:rsid w:val="6548E039"/>
    <w:rsid w:val="6549D9C6"/>
    <w:rsid w:val="654C08EC"/>
    <w:rsid w:val="654C6146"/>
    <w:rsid w:val="655DE920"/>
    <w:rsid w:val="655EA436"/>
    <w:rsid w:val="655F0793"/>
    <w:rsid w:val="655F2D96"/>
    <w:rsid w:val="655F827B"/>
    <w:rsid w:val="655FA7FA"/>
    <w:rsid w:val="65630223"/>
    <w:rsid w:val="6567C22B"/>
    <w:rsid w:val="65689A1C"/>
    <w:rsid w:val="656A4FCF"/>
    <w:rsid w:val="656FBCCE"/>
    <w:rsid w:val="65754B23"/>
    <w:rsid w:val="6576A71B"/>
    <w:rsid w:val="6576BC89"/>
    <w:rsid w:val="65779F62"/>
    <w:rsid w:val="657C421E"/>
    <w:rsid w:val="657C715C"/>
    <w:rsid w:val="65866B7A"/>
    <w:rsid w:val="658933CB"/>
    <w:rsid w:val="658D77BC"/>
    <w:rsid w:val="658E57D5"/>
    <w:rsid w:val="65981B81"/>
    <w:rsid w:val="659E2639"/>
    <w:rsid w:val="65A160AE"/>
    <w:rsid w:val="65A4DF0D"/>
    <w:rsid w:val="65AE4B65"/>
    <w:rsid w:val="65AFD6B5"/>
    <w:rsid w:val="65B00F52"/>
    <w:rsid w:val="65B6CF21"/>
    <w:rsid w:val="65B835C9"/>
    <w:rsid w:val="65BC7499"/>
    <w:rsid w:val="65BD495E"/>
    <w:rsid w:val="65BDFFDA"/>
    <w:rsid w:val="65C015F7"/>
    <w:rsid w:val="65C1AE29"/>
    <w:rsid w:val="65C1CB33"/>
    <w:rsid w:val="65C4170F"/>
    <w:rsid w:val="65C5C52F"/>
    <w:rsid w:val="65CCCC92"/>
    <w:rsid w:val="65CE26EF"/>
    <w:rsid w:val="65D2489D"/>
    <w:rsid w:val="65DBA564"/>
    <w:rsid w:val="65E45B85"/>
    <w:rsid w:val="65E5E954"/>
    <w:rsid w:val="65E6AFE2"/>
    <w:rsid w:val="65E726C8"/>
    <w:rsid w:val="65E9B192"/>
    <w:rsid w:val="65ED2937"/>
    <w:rsid w:val="65EF8759"/>
    <w:rsid w:val="65F56429"/>
    <w:rsid w:val="65F7415D"/>
    <w:rsid w:val="65FBA5BA"/>
    <w:rsid w:val="6600BBE0"/>
    <w:rsid w:val="66032B00"/>
    <w:rsid w:val="66064B97"/>
    <w:rsid w:val="660B80FF"/>
    <w:rsid w:val="660BD616"/>
    <w:rsid w:val="660D00D7"/>
    <w:rsid w:val="660F87C4"/>
    <w:rsid w:val="66136972"/>
    <w:rsid w:val="661923C3"/>
    <w:rsid w:val="661A7BC6"/>
    <w:rsid w:val="6620BA15"/>
    <w:rsid w:val="6623C14C"/>
    <w:rsid w:val="6624446D"/>
    <w:rsid w:val="66248DF4"/>
    <w:rsid w:val="66265AC1"/>
    <w:rsid w:val="662AC5F7"/>
    <w:rsid w:val="662D867F"/>
    <w:rsid w:val="662DBF45"/>
    <w:rsid w:val="662E1E5F"/>
    <w:rsid w:val="6631E3AA"/>
    <w:rsid w:val="66355ACE"/>
    <w:rsid w:val="6636AC5A"/>
    <w:rsid w:val="6637A731"/>
    <w:rsid w:val="663F5C12"/>
    <w:rsid w:val="663FBE93"/>
    <w:rsid w:val="66408251"/>
    <w:rsid w:val="664413DC"/>
    <w:rsid w:val="664A7CC8"/>
    <w:rsid w:val="6657DC32"/>
    <w:rsid w:val="66593F41"/>
    <w:rsid w:val="665D9622"/>
    <w:rsid w:val="665DC450"/>
    <w:rsid w:val="665EE4EE"/>
    <w:rsid w:val="665F1106"/>
    <w:rsid w:val="6662EB7F"/>
    <w:rsid w:val="666472C1"/>
    <w:rsid w:val="66678091"/>
    <w:rsid w:val="666851E3"/>
    <w:rsid w:val="6670864E"/>
    <w:rsid w:val="667477F2"/>
    <w:rsid w:val="6676F6BF"/>
    <w:rsid w:val="667764AC"/>
    <w:rsid w:val="667A8EC5"/>
    <w:rsid w:val="667D6BA6"/>
    <w:rsid w:val="6680BD78"/>
    <w:rsid w:val="66850F6B"/>
    <w:rsid w:val="668512A2"/>
    <w:rsid w:val="66851AC8"/>
    <w:rsid w:val="668FFA88"/>
    <w:rsid w:val="669087C7"/>
    <w:rsid w:val="6697AC8F"/>
    <w:rsid w:val="6698416B"/>
    <w:rsid w:val="669A5DCA"/>
    <w:rsid w:val="669CEA83"/>
    <w:rsid w:val="66A41F2F"/>
    <w:rsid w:val="66A4A38D"/>
    <w:rsid w:val="66A513D9"/>
    <w:rsid w:val="66A63D9C"/>
    <w:rsid w:val="66AB7BEF"/>
    <w:rsid w:val="66AC781A"/>
    <w:rsid w:val="66B55377"/>
    <w:rsid w:val="66C1106C"/>
    <w:rsid w:val="66C7B460"/>
    <w:rsid w:val="66C84F25"/>
    <w:rsid w:val="66CA95AB"/>
    <w:rsid w:val="66D177B0"/>
    <w:rsid w:val="66D1F3F5"/>
    <w:rsid w:val="66DB3B81"/>
    <w:rsid w:val="66DFC22D"/>
    <w:rsid w:val="66EA0941"/>
    <w:rsid w:val="66EC0618"/>
    <w:rsid w:val="66F13DFF"/>
    <w:rsid w:val="66F6ADCE"/>
    <w:rsid w:val="66FA4254"/>
    <w:rsid w:val="66FAD7F4"/>
    <w:rsid w:val="66FFC961"/>
    <w:rsid w:val="67031DBA"/>
    <w:rsid w:val="670B3BA2"/>
    <w:rsid w:val="670CF0DE"/>
    <w:rsid w:val="6717FB65"/>
    <w:rsid w:val="67190046"/>
    <w:rsid w:val="671C2C4A"/>
    <w:rsid w:val="671D8F21"/>
    <w:rsid w:val="671ED9C8"/>
    <w:rsid w:val="671FAEA3"/>
    <w:rsid w:val="67250CE1"/>
    <w:rsid w:val="673036CA"/>
    <w:rsid w:val="67344E9F"/>
    <w:rsid w:val="673CB061"/>
    <w:rsid w:val="674194D6"/>
    <w:rsid w:val="6741EEB8"/>
    <w:rsid w:val="67431F0B"/>
    <w:rsid w:val="67447337"/>
    <w:rsid w:val="6745370A"/>
    <w:rsid w:val="6751F3C0"/>
    <w:rsid w:val="67529F82"/>
    <w:rsid w:val="6755FDE8"/>
    <w:rsid w:val="675806C5"/>
    <w:rsid w:val="675C5BBB"/>
    <w:rsid w:val="675CBDEE"/>
    <w:rsid w:val="676C7CC1"/>
    <w:rsid w:val="6772D2AA"/>
    <w:rsid w:val="67747C8A"/>
    <w:rsid w:val="677990B4"/>
    <w:rsid w:val="677CA4A0"/>
    <w:rsid w:val="677E3A90"/>
    <w:rsid w:val="67801A1E"/>
    <w:rsid w:val="6789B574"/>
    <w:rsid w:val="678E0B9E"/>
    <w:rsid w:val="678E79C8"/>
    <w:rsid w:val="678F089A"/>
    <w:rsid w:val="679095A0"/>
    <w:rsid w:val="6797372E"/>
    <w:rsid w:val="6799E148"/>
    <w:rsid w:val="67A30FCC"/>
    <w:rsid w:val="67A9DC3A"/>
    <w:rsid w:val="67AC2457"/>
    <w:rsid w:val="67B1FEC0"/>
    <w:rsid w:val="67BE05B7"/>
    <w:rsid w:val="67BF6566"/>
    <w:rsid w:val="67CBE8EB"/>
    <w:rsid w:val="67CD9160"/>
    <w:rsid w:val="67CFB22A"/>
    <w:rsid w:val="67D1FB55"/>
    <w:rsid w:val="67D7178D"/>
    <w:rsid w:val="67D76E01"/>
    <w:rsid w:val="67D78324"/>
    <w:rsid w:val="67D8AD2C"/>
    <w:rsid w:val="67D97F08"/>
    <w:rsid w:val="67DD949D"/>
    <w:rsid w:val="67DFB41A"/>
    <w:rsid w:val="67F28E8A"/>
    <w:rsid w:val="67F3415B"/>
    <w:rsid w:val="67F54CD4"/>
    <w:rsid w:val="67F5CA4E"/>
    <w:rsid w:val="67F9D194"/>
    <w:rsid w:val="67FAB889"/>
    <w:rsid w:val="67FB7F16"/>
    <w:rsid w:val="67FE67D0"/>
    <w:rsid w:val="67FE6C7C"/>
    <w:rsid w:val="67FEBD48"/>
    <w:rsid w:val="68010640"/>
    <w:rsid w:val="6802829D"/>
    <w:rsid w:val="680C56AF"/>
    <w:rsid w:val="680F379B"/>
    <w:rsid w:val="6813F726"/>
    <w:rsid w:val="681758C4"/>
    <w:rsid w:val="6817B0BD"/>
    <w:rsid w:val="6820EB29"/>
    <w:rsid w:val="6821F768"/>
    <w:rsid w:val="68238BBD"/>
    <w:rsid w:val="68254C92"/>
    <w:rsid w:val="682592D3"/>
    <w:rsid w:val="68259790"/>
    <w:rsid w:val="682704B2"/>
    <w:rsid w:val="682E9311"/>
    <w:rsid w:val="683580F5"/>
    <w:rsid w:val="68365689"/>
    <w:rsid w:val="683878BF"/>
    <w:rsid w:val="6838D453"/>
    <w:rsid w:val="6839DB1E"/>
    <w:rsid w:val="683B7328"/>
    <w:rsid w:val="68451211"/>
    <w:rsid w:val="68496B2B"/>
    <w:rsid w:val="684C9F49"/>
    <w:rsid w:val="68532F2B"/>
    <w:rsid w:val="6862BA68"/>
    <w:rsid w:val="68663047"/>
    <w:rsid w:val="68685EBB"/>
    <w:rsid w:val="6872376F"/>
    <w:rsid w:val="6873AD21"/>
    <w:rsid w:val="6877E3C6"/>
    <w:rsid w:val="687934B7"/>
    <w:rsid w:val="687E1F06"/>
    <w:rsid w:val="6882C8D8"/>
    <w:rsid w:val="6886F5AC"/>
    <w:rsid w:val="688859E4"/>
    <w:rsid w:val="688BFE47"/>
    <w:rsid w:val="689003C4"/>
    <w:rsid w:val="68913B49"/>
    <w:rsid w:val="6892C68F"/>
    <w:rsid w:val="689325A1"/>
    <w:rsid w:val="6895014A"/>
    <w:rsid w:val="689BA49D"/>
    <w:rsid w:val="68A0CAEA"/>
    <w:rsid w:val="68A92E20"/>
    <w:rsid w:val="68A9833C"/>
    <w:rsid w:val="68AF3B12"/>
    <w:rsid w:val="68B516EE"/>
    <w:rsid w:val="68B5A2A7"/>
    <w:rsid w:val="68B72878"/>
    <w:rsid w:val="68B73490"/>
    <w:rsid w:val="68BAFC6E"/>
    <w:rsid w:val="68C1E921"/>
    <w:rsid w:val="68C202A9"/>
    <w:rsid w:val="68C43750"/>
    <w:rsid w:val="68CBEB5A"/>
    <w:rsid w:val="68CCBADC"/>
    <w:rsid w:val="68D3D84F"/>
    <w:rsid w:val="68D5B9CC"/>
    <w:rsid w:val="68D71754"/>
    <w:rsid w:val="68DC3B8D"/>
    <w:rsid w:val="68E0CF96"/>
    <w:rsid w:val="68E0E26F"/>
    <w:rsid w:val="68E77ABB"/>
    <w:rsid w:val="68EBE917"/>
    <w:rsid w:val="68ECC8EF"/>
    <w:rsid w:val="68F7B6B9"/>
    <w:rsid w:val="68F93454"/>
    <w:rsid w:val="68F96BF5"/>
    <w:rsid w:val="68FABE93"/>
    <w:rsid w:val="68FE49DA"/>
    <w:rsid w:val="69000470"/>
    <w:rsid w:val="6902A2C7"/>
    <w:rsid w:val="6902DAF6"/>
    <w:rsid w:val="690B8FEB"/>
    <w:rsid w:val="690F60CA"/>
    <w:rsid w:val="6911162E"/>
    <w:rsid w:val="6911BE33"/>
    <w:rsid w:val="6911E724"/>
    <w:rsid w:val="6917B8A4"/>
    <w:rsid w:val="69200969"/>
    <w:rsid w:val="6922FBF7"/>
    <w:rsid w:val="6925802C"/>
    <w:rsid w:val="692AD8FB"/>
    <w:rsid w:val="692D5A2D"/>
    <w:rsid w:val="6932897D"/>
    <w:rsid w:val="69332A97"/>
    <w:rsid w:val="6936F572"/>
    <w:rsid w:val="69447CD2"/>
    <w:rsid w:val="69467903"/>
    <w:rsid w:val="6946A349"/>
    <w:rsid w:val="69532E79"/>
    <w:rsid w:val="6954AE0D"/>
    <w:rsid w:val="69658E58"/>
    <w:rsid w:val="69697187"/>
    <w:rsid w:val="696A4D96"/>
    <w:rsid w:val="696BCBCB"/>
    <w:rsid w:val="6971FA6B"/>
    <w:rsid w:val="6972084B"/>
    <w:rsid w:val="6973F902"/>
    <w:rsid w:val="69783B8B"/>
    <w:rsid w:val="6985B84E"/>
    <w:rsid w:val="69955E11"/>
    <w:rsid w:val="69967845"/>
    <w:rsid w:val="699AF3D9"/>
    <w:rsid w:val="699C6B23"/>
    <w:rsid w:val="699D4BF6"/>
    <w:rsid w:val="699EE9C5"/>
    <w:rsid w:val="69A24150"/>
    <w:rsid w:val="69A2D24F"/>
    <w:rsid w:val="69A7C362"/>
    <w:rsid w:val="69B6A37D"/>
    <w:rsid w:val="69BC99A2"/>
    <w:rsid w:val="69C1CB82"/>
    <w:rsid w:val="69C6C30A"/>
    <w:rsid w:val="69C9DC31"/>
    <w:rsid w:val="69D3D910"/>
    <w:rsid w:val="69DC802D"/>
    <w:rsid w:val="69DE3D85"/>
    <w:rsid w:val="69E093EF"/>
    <w:rsid w:val="69E1202F"/>
    <w:rsid w:val="69E7955D"/>
    <w:rsid w:val="69E93299"/>
    <w:rsid w:val="69E955CC"/>
    <w:rsid w:val="69EA9683"/>
    <w:rsid w:val="69EBE6E2"/>
    <w:rsid w:val="69EF72B8"/>
    <w:rsid w:val="69F006B6"/>
    <w:rsid w:val="69F25BE9"/>
    <w:rsid w:val="6A00BF79"/>
    <w:rsid w:val="6A0586AB"/>
    <w:rsid w:val="6A0A4C6C"/>
    <w:rsid w:val="6A0A5975"/>
    <w:rsid w:val="6A0DCC43"/>
    <w:rsid w:val="6A0DEE21"/>
    <w:rsid w:val="6A13AB3D"/>
    <w:rsid w:val="6A181675"/>
    <w:rsid w:val="6A1BD035"/>
    <w:rsid w:val="6A26D2B6"/>
    <w:rsid w:val="6A2A222A"/>
    <w:rsid w:val="6A2BD425"/>
    <w:rsid w:val="6A3664E8"/>
    <w:rsid w:val="6A386503"/>
    <w:rsid w:val="6A38C943"/>
    <w:rsid w:val="6A395BE9"/>
    <w:rsid w:val="6A447683"/>
    <w:rsid w:val="6A45B3EC"/>
    <w:rsid w:val="6A47BC0C"/>
    <w:rsid w:val="6A507EC2"/>
    <w:rsid w:val="6A517308"/>
    <w:rsid w:val="6A59514B"/>
    <w:rsid w:val="6A5B1C13"/>
    <w:rsid w:val="6A5C6548"/>
    <w:rsid w:val="6A5D23EB"/>
    <w:rsid w:val="6A64666C"/>
    <w:rsid w:val="6A65DBC8"/>
    <w:rsid w:val="6A669A34"/>
    <w:rsid w:val="6A678018"/>
    <w:rsid w:val="6A741BC2"/>
    <w:rsid w:val="6A810C62"/>
    <w:rsid w:val="6A847205"/>
    <w:rsid w:val="6A86DC20"/>
    <w:rsid w:val="6A8FA787"/>
    <w:rsid w:val="6A9284AA"/>
    <w:rsid w:val="6A93871A"/>
    <w:rsid w:val="6A9504B5"/>
    <w:rsid w:val="6A98376E"/>
    <w:rsid w:val="6A9DA3B3"/>
    <w:rsid w:val="6A9EFA80"/>
    <w:rsid w:val="6AA12BAE"/>
    <w:rsid w:val="6AA4957F"/>
    <w:rsid w:val="6AA5C277"/>
    <w:rsid w:val="6AAA548A"/>
    <w:rsid w:val="6AABAD07"/>
    <w:rsid w:val="6AAE24A6"/>
    <w:rsid w:val="6AB0F3CD"/>
    <w:rsid w:val="6AB0F87F"/>
    <w:rsid w:val="6AB10016"/>
    <w:rsid w:val="6AB2ADE3"/>
    <w:rsid w:val="6ABF069D"/>
    <w:rsid w:val="6AC1CEE0"/>
    <w:rsid w:val="6AC6C827"/>
    <w:rsid w:val="6ACCEA66"/>
    <w:rsid w:val="6AD1C2F5"/>
    <w:rsid w:val="6AD411C2"/>
    <w:rsid w:val="6AD76749"/>
    <w:rsid w:val="6AD79B77"/>
    <w:rsid w:val="6ADE2EB8"/>
    <w:rsid w:val="6ADF6463"/>
    <w:rsid w:val="6AE07A20"/>
    <w:rsid w:val="6AE8B752"/>
    <w:rsid w:val="6AECFCF7"/>
    <w:rsid w:val="6AF21AEA"/>
    <w:rsid w:val="6AF5A627"/>
    <w:rsid w:val="6AF7868A"/>
    <w:rsid w:val="6AF8829F"/>
    <w:rsid w:val="6AF8B147"/>
    <w:rsid w:val="6AFDC7F3"/>
    <w:rsid w:val="6B04E80E"/>
    <w:rsid w:val="6B051B05"/>
    <w:rsid w:val="6B0A7673"/>
    <w:rsid w:val="6B0B4BEE"/>
    <w:rsid w:val="6B0BACD4"/>
    <w:rsid w:val="6B0DBA53"/>
    <w:rsid w:val="6B132FB6"/>
    <w:rsid w:val="6B15F7E9"/>
    <w:rsid w:val="6B191984"/>
    <w:rsid w:val="6B1957C9"/>
    <w:rsid w:val="6B19FA36"/>
    <w:rsid w:val="6B1AB69F"/>
    <w:rsid w:val="6B1BF2FA"/>
    <w:rsid w:val="6B1C2380"/>
    <w:rsid w:val="6B1FECFA"/>
    <w:rsid w:val="6B2C1AAD"/>
    <w:rsid w:val="6B2EDA7A"/>
    <w:rsid w:val="6B312349"/>
    <w:rsid w:val="6B3EEA11"/>
    <w:rsid w:val="6B42DDA0"/>
    <w:rsid w:val="6B436525"/>
    <w:rsid w:val="6B47C467"/>
    <w:rsid w:val="6B47E915"/>
    <w:rsid w:val="6B4C9FCE"/>
    <w:rsid w:val="6B4D0D6A"/>
    <w:rsid w:val="6B4D6725"/>
    <w:rsid w:val="6B51A9DD"/>
    <w:rsid w:val="6B5294C1"/>
    <w:rsid w:val="6B52FD3E"/>
    <w:rsid w:val="6B54C950"/>
    <w:rsid w:val="6B62F356"/>
    <w:rsid w:val="6B6501BF"/>
    <w:rsid w:val="6B651CE9"/>
    <w:rsid w:val="6B660B4D"/>
    <w:rsid w:val="6B6AC0DF"/>
    <w:rsid w:val="6B6B7322"/>
    <w:rsid w:val="6B6BB9D2"/>
    <w:rsid w:val="6B6BD4BE"/>
    <w:rsid w:val="6B75DB05"/>
    <w:rsid w:val="6B76C0FB"/>
    <w:rsid w:val="6B7A0B45"/>
    <w:rsid w:val="6B7D8083"/>
    <w:rsid w:val="6B7F9C1E"/>
    <w:rsid w:val="6B817135"/>
    <w:rsid w:val="6B859F06"/>
    <w:rsid w:val="6B85C4AF"/>
    <w:rsid w:val="6B8A43AC"/>
    <w:rsid w:val="6B952441"/>
    <w:rsid w:val="6B9A2FA0"/>
    <w:rsid w:val="6B9B8259"/>
    <w:rsid w:val="6B9DD872"/>
    <w:rsid w:val="6B9EE8C1"/>
    <w:rsid w:val="6B9F328B"/>
    <w:rsid w:val="6BA280FE"/>
    <w:rsid w:val="6BAB6E1D"/>
    <w:rsid w:val="6BAE304B"/>
    <w:rsid w:val="6BC02848"/>
    <w:rsid w:val="6BC3FDD6"/>
    <w:rsid w:val="6BD8A20A"/>
    <w:rsid w:val="6BD90E84"/>
    <w:rsid w:val="6BD9A6ED"/>
    <w:rsid w:val="6BDA891F"/>
    <w:rsid w:val="6BDD532D"/>
    <w:rsid w:val="6BE1217F"/>
    <w:rsid w:val="6BE22279"/>
    <w:rsid w:val="6BECF8D2"/>
    <w:rsid w:val="6BF1AC4D"/>
    <w:rsid w:val="6BF56F50"/>
    <w:rsid w:val="6BF968B9"/>
    <w:rsid w:val="6BFB6980"/>
    <w:rsid w:val="6BFCAA90"/>
    <w:rsid w:val="6C0036CD"/>
    <w:rsid w:val="6C0AC3D4"/>
    <w:rsid w:val="6C0C25E2"/>
    <w:rsid w:val="6C0D7E6E"/>
    <w:rsid w:val="6C0DA4FA"/>
    <w:rsid w:val="6C10B1BB"/>
    <w:rsid w:val="6C142F13"/>
    <w:rsid w:val="6C181E90"/>
    <w:rsid w:val="6C18688B"/>
    <w:rsid w:val="6C1FD303"/>
    <w:rsid w:val="6C24F270"/>
    <w:rsid w:val="6C2AD384"/>
    <w:rsid w:val="6C2F4933"/>
    <w:rsid w:val="6C2F577B"/>
    <w:rsid w:val="6C30A855"/>
    <w:rsid w:val="6C310CB7"/>
    <w:rsid w:val="6C427B9F"/>
    <w:rsid w:val="6C4298C3"/>
    <w:rsid w:val="6C4B4172"/>
    <w:rsid w:val="6C4E2640"/>
    <w:rsid w:val="6C52DDF7"/>
    <w:rsid w:val="6C58AD80"/>
    <w:rsid w:val="6C5FE279"/>
    <w:rsid w:val="6C6279BD"/>
    <w:rsid w:val="6C657712"/>
    <w:rsid w:val="6C66B441"/>
    <w:rsid w:val="6C69C13E"/>
    <w:rsid w:val="6C6A38FD"/>
    <w:rsid w:val="6C6B58E6"/>
    <w:rsid w:val="6C6D959C"/>
    <w:rsid w:val="6C723F70"/>
    <w:rsid w:val="6C738C8F"/>
    <w:rsid w:val="6C784038"/>
    <w:rsid w:val="6C7DE33E"/>
    <w:rsid w:val="6C885C36"/>
    <w:rsid w:val="6C8E54D8"/>
    <w:rsid w:val="6C911963"/>
    <w:rsid w:val="6C947958"/>
    <w:rsid w:val="6C975C43"/>
    <w:rsid w:val="6C998949"/>
    <w:rsid w:val="6C9C8BB8"/>
    <w:rsid w:val="6C9E0ED8"/>
    <w:rsid w:val="6CA0E0CA"/>
    <w:rsid w:val="6CA18A37"/>
    <w:rsid w:val="6CA646D4"/>
    <w:rsid w:val="6CA71C4F"/>
    <w:rsid w:val="6CB16BC6"/>
    <w:rsid w:val="6CB31887"/>
    <w:rsid w:val="6CB455EA"/>
    <w:rsid w:val="6CB5593D"/>
    <w:rsid w:val="6CB5B415"/>
    <w:rsid w:val="6CB6421A"/>
    <w:rsid w:val="6CB6E81B"/>
    <w:rsid w:val="6CB9FF1C"/>
    <w:rsid w:val="6CBC0AAB"/>
    <w:rsid w:val="6CBC3A12"/>
    <w:rsid w:val="6CBED982"/>
    <w:rsid w:val="6CC13032"/>
    <w:rsid w:val="6CC3881C"/>
    <w:rsid w:val="6CCD2B37"/>
    <w:rsid w:val="6CD5498F"/>
    <w:rsid w:val="6CD68A13"/>
    <w:rsid w:val="6CD9BCFE"/>
    <w:rsid w:val="6CDABA72"/>
    <w:rsid w:val="6CDCD5B6"/>
    <w:rsid w:val="6CE07836"/>
    <w:rsid w:val="6CE2BCE2"/>
    <w:rsid w:val="6CE3B976"/>
    <w:rsid w:val="6CE51F7E"/>
    <w:rsid w:val="6CE6C554"/>
    <w:rsid w:val="6CE8659F"/>
    <w:rsid w:val="6CE96F08"/>
    <w:rsid w:val="6CED3846"/>
    <w:rsid w:val="6CED75F5"/>
    <w:rsid w:val="6CEE443F"/>
    <w:rsid w:val="6CEFC44B"/>
    <w:rsid w:val="6CF43A64"/>
    <w:rsid w:val="6CF630FD"/>
    <w:rsid w:val="6CFABEB7"/>
    <w:rsid w:val="6D003B6B"/>
    <w:rsid w:val="6D057A10"/>
    <w:rsid w:val="6D086C80"/>
    <w:rsid w:val="6D0BE9E2"/>
    <w:rsid w:val="6D0C20E6"/>
    <w:rsid w:val="6D0C3AC0"/>
    <w:rsid w:val="6D0F4AE4"/>
    <w:rsid w:val="6D11B6F1"/>
    <w:rsid w:val="6D13BB31"/>
    <w:rsid w:val="6D13FDC1"/>
    <w:rsid w:val="6D14BB9F"/>
    <w:rsid w:val="6D192B80"/>
    <w:rsid w:val="6D19AF86"/>
    <w:rsid w:val="6D1B21AE"/>
    <w:rsid w:val="6D1ECD6C"/>
    <w:rsid w:val="6D2256AE"/>
    <w:rsid w:val="6D22BF0D"/>
    <w:rsid w:val="6D276BA6"/>
    <w:rsid w:val="6D2A098B"/>
    <w:rsid w:val="6D30A75B"/>
    <w:rsid w:val="6D38D248"/>
    <w:rsid w:val="6D40C957"/>
    <w:rsid w:val="6D45FA21"/>
    <w:rsid w:val="6D4744FC"/>
    <w:rsid w:val="6D4A8F67"/>
    <w:rsid w:val="6D4CFF80"/>
    <w:rsid w:val="6D4F4A10"/>
    <w:rsid w:val="6D4FFB11"/>
    <w:rsid w:val="6D5A83A4"/>
    <w:rsid w:val="6D5D21CC"/>
    <w:rsid w:val="6D5D9858"/>
    <w:rsid w:val="6D65D4C7"/>
    <w:rsid w:val="6D667813"/>
    <w:rsid w:val="6D6AFFAE"/>
    <w:rsid w:val="6D6B66E6"/>
    <w:rsid w:val="6D6E75A1"/>
    <w:rsid w:val="6D71C407"/>
    <w:rsid w:val="6D72702C"/>
    <w:rsid w:val="6D753F12"/>
    <w:rsid w:val="6D7A2677"/>
    <w:rsid w:val="6D878341"/>
    <w:rsid w:val="6D91DA99"/>
    <w:rsid w:val="6D94C576"/>
    <w:rsid w:val="6D95554D"/>
    <w:rsid w:val="6D99F064"/>
    <w:rsid w:val="6D9DC907"/>
    <w:rsid w:val="6D9ECCAF"/>
    <w:rsid w:val="6DA3B40B"/>
    <w:rsid w:val="6DA59CB5"/>
    <w:rsid w:val="6DB1CDA9"/>
    <w:rsid w:val="6DB98C65"/>
    <w:rsid w:val="6DC00B23"/>
    <w:rsid w:val="6DC040B5"/>
    <w:rsid w:val="6DC07728"/>
    <w:rsid w:val="6DC08AD8"/>
    <w:rsid w:val="6DC27C82"/>
    <w:rsid w:val="6DC366A0"/>
    <w:rsid w:val="6DC5427D"/>
    <w:rsid w:val="6DC66D56"/>
    <w:rsid w:val="6DCA77F4"/>
    <w:rsid w:val="6DD06918"/>
    <w:rsid w:val="6DDE215E"/>
    <w:rsid w:val="6DE0906E"/>
    <w:rsid w:val="6DE110AF"/>
    <w:rsid w:val="6DE530FD"/>
    <w:rsid w:val="6DE7B05A"/>
    <w:rsid w:val="6DE9BEAC"/>
    <w:rsid w:val="6DECE6C3"/>
    <w:rsid w:val="6DEFBCD9"/>
    <w:rsid w:val="6DF014FF"/>
    <w:rsid w:val="6DF43BED"/>
    <w:rsid w:val="6DF6AC00"/>
    <w:rsid w:val="6DF84462"/>
    <w:rsid w:val="6DFAFCA8"/>
    <w:rsid w:val="6DFD8284"/>
    <w:rsid w:val="6E034C12"/>
    <w:rsid w:val="6E04F32B"/>
    <w:rsid w:val="6E06E558"/>
    <w:rsid w:val="6E0855E7"/>
    <w:rsid w:val="6E0AFF1A"/>
    <w:rsid w:val="6E0C2884"/>
    <w:rsid w:val="6E0E9FF7"/>
    <w:rsid w:val="6E124C14"/>
    <w:rsid w:val="6E14D3C5"/>
    <w:rsid w:val="6E157323"/>
    <w:rsid w:val="6E181814"/>
    <w:rsid w:val="6E1A62AD"/>
    <w:rsid w:val="6E212F3D"/>
    <w:rsid w:val="6E2488C0"/>
    <w:rsid w:val="6E285A96"/>
    <w:rsid w:val="6E29159E"/>
    <w:rsid w:val="6E2DBDAE"/>
    <w:rsid w:val="6E354CE8"/>
    <w:rsid w:val="6E368747"/>
    <w:rsid w:val="6E38020A"/>
    <w:rsid w:val="6E398F3F"/>
    <w:rsid w:val="6E3CB12B"/>
    <w:rsid w:val="6E42929D"/>
    <w:rsid w:val="6E44DEB3"/>
    <w:rsid w:val="6E46C32E"/>
    <w:rsid w:val="6E46C4A8"/>
    <w:rsid w:val="6E48A88B"/>
    <w:rsid w:val="6E494818"/>
    <w:rsid w:val="6E4E23E6"/>
    <w:rsid w:val="6E5CE0BF"/>
    <w:rsid w:val="6E613218"/>
    <w:rsid w:val="6E66D280"/>
    <w:rsid w:val="6E6F4032"/>
    <w:rsid w:val="6E71F5A3"/>
    <w:rsid w:val="6E7E2614"/>
    <w:rsid w:val="6E7F89D7"/>
    <w:rsid w:val="6E81302C"/>
    <w:rsid w:val="6E81AD67"/>
    <w:rsid w:val="6E839D08"/>
    <w:rsid w:val="6E89C234"/>
    <w:rsid w:val="6E8DAE0A"/>
    <w:rsid w:val="6E921840"/>
    <w:rsid w:val="6E9CA281"/>
    <w:rsid w:val="6EA229A7"/>
    <w:rsid w:val="6EA38C45"/>
    <w:rsid w:val="6EAC8236"/>
    <w:rsid w:val="6EAD023D"/>
    <w:rsid w:val="6EB25476"/>
    <w:rsid w:val="6EBB28D0"/>
    <w:rsid w:val="6EBC99FE"/>
    <w:rsid w:val="6EBE93F5"/>
    <w:rsid w:val="6ECB7C50"/>
    <w:rsid w:val="6ED59419"/>
    <w:rsid w:val="6ED84031"/>
    <w:rsid w:val="6EE51EF9"/>
    <w:rsid w:val="6EE7CEB9"/>
    <w:rsid w:val="6EF87D55"/>
    <w:rsid w:val="6EFE9CEC"/>
    <w:rsid w:val="6EFEF9CD"/>
    <w:rsid w:val="6F04470B"/>
    <w:rsid w:val="6F05206F"/>
    <w:rsid w:val="6F07DC4F"/>
    <w:rsid w:val="6F0A50C4"/>
    <w:rsid w:val="6F0A595A"/>
    <w:rsid w:val="6F0D53DE"/>
    <w:rsid w:val="6F12404C"/>
    <w:rsid w:val="6F17ABF2"/>
    <w:rsid w:val="6F1F8254"/>
    <w:rsid w:val="6F28BEE1"/>
    <w:rsid w:val="6F2C84AD"/>
    <w:rsid w:val="6F2FC4C5"/>
    <w:rsid w:val="6F30F30D"/>
    <w:rsid w:val="6F325B1A"/>
    <w:rsid w:val="6F3540D9"/>
    <w:rsid w:val="6F35F2C2"/>
    <w:rsid w:val="6F36F264"/>
    <w:rsid w:val="6F399968"/>
    <w:rsid w:val="6F3F1824"/>
    <w:rsid w:val="6F409677"/>
    <w:rsid w:val="6F4A2F21"/>
    <w:rsid w:val="6F4ED2BE"/>
    <w:rsid w:val="6F54B572"/>
    <w:rsid w:val="6F558441"/>
    <w:rsid w:val="6F56D48C"/>
    <w:rsid w:val="6F5EB75F"/>
    <w:rsid w:val="6F646570"/>
    <w:rsid w:val="6F68AD79"/>
    <w:rsid w:val="6F69CA89"/>
    <w:rsid w:val="6F6BCEF5"/>
    <w:rsid w:val="6F703E44"/>
    <w:rsid w:val="6F735F41"/>
    <w:rsid w:val="6F767523"/>
    <w:rsid w:val="6F7B35CF"/>
    <w:rsid w:val="6F7C60CF"/>
    <w:rsid w:val="6F7D0B05"/>
    <w:rsid w:val="6F857C9D"/>
    <w:rsid w:val="6F861D41"/>
    <w:rsid w:val="6F896B8D"/>
    <w:rsid w:val="6F8FB06F"/>
    <w:rsid w:val="6F95D2D8"/>
    <w:rsid w:val="6F96CD09"/>
    <w:rsid w:val="6F99106A"/>
    <w:rsid w:val="6F9A717D"/>
    <w:rsid w:val="6FA5C0A5"/>
    <w:rsid w:val="6FA6E147"/>
    <w:rsid w:val="6FAA8815"/>
    <w:rsid w:val="6FACEB1B"/>
    <w:rsid w:val="6FADBD05"/>
    <w:rsid w:val="6FAE4BBA"/>
    <w:rsid w:val="6FB11556"/>
    <w:rsid w:val="6FB5450A"/>
    <w:rsid w:val="6FB750FD"/>
    <w:rsid w:val="6FB7E826"/>
    <w:rsid w:val="6FB83BFF"/>
    <w:rsid w:val="6FBB2BFA"/>
    <w:rsid w:val="6FBE07F2"/>
    <w:rsid w:val="6FC0AFFF"/>
    <w:rsid w:val="6FC7D07F"/>
    <w:rsid w:val="6FC8F990"/>
    <w:rsid w:val="6FCAB013"/>
    <w:rsid w:val="6FCF6C30"/>
    <w:rsid w:val="6FD20D84"/>
    <w:rsid w:val="6FD6AA54"/>
    <w:rsid w:val="6FDAFE36"/>
    <w:rsid w:val="6FDF0369"/>
    <w:rsid w:val="6FDF6610"/>
    <w:rsid w:val="6FE97A84"/>
    <w:rsid w:val="6FE9F447"/>
    <w:rsid w:val="6FFAB64A"/>
    <w:rsid w:val="6FFB8BE6"/>
    <w:rsid w:val="6FFDEFD4"/>
    <w:rsid w:val="6FFE00F9"/>
    <w:rsid w:val="7002034D"/>
    <w:rsid w:val="7004ECD8"/>
    <w:rsid w:val="7008953A"/>
    <w:rsid w:val="700D39AA"/>
    <w:rsid w:val="700F6ED3"/>
    <w:rsid w:val="701082C0"/>
    <w:rsid w:val="701A1AB2"/>
    <w:rsid w:val="701BB9AD"/>
    <w:rsid w:val="701BEFDC"/>
    <w:rsid w:val="701D5DDA"/>
    <w:rsid w:val="70203A3C"/>
    <w:rsid w:val="70225CC8"/>
    <w:rsid w:val="70242B25"/>
    <w:rsid w:val="7028B539"/>
    <w:rsid w:val="702E1A72"/>
    <w:rsid w:val="702FDB2C"/>
    <w:rsid w:val="703468B2"/>
    <w:rsid w:val="70375D5A"/>
    <w:rsid w:val="7039CA4A"/>
    <w:rsid w:val="703BCC07"/>
    <w:rsid w:val="703E3202"/>
    <w:rsid w:val="703FC7AE"/>
    <w:rsid w:val="704F5E0E"/>
    <w:rsid w:val="70540E21"/>
    <w:rsid w:val="70541E85"/>
    <w:rsid w:val="7057BB56"/>
    <w:rsid w:val="70589FD1"/>
    <w:rsid w:val="705AE968"/>
    <w:rsid w:val="705CBF1C"/>
    <w:rsid w:val="705E54DD"/>
    <w:rsid w:val="706098E5"/>
    <w:rsid w:val="7068D5B0"/>
    <w:rsid w:val="7070730A"/>
    <w:rsid w:val="70720B56"/>
    <w:rsid w:val="70725A62"/>
    <w:rsid w:val="7074D9E1"/>
    <w:rsid w:val="707B8861"/>
    <w:rsid w:val="7082629B"/>
    <w:rsid w:val="70870DC7"/>
    <w:rsid w:val="708A5B85"/>
    <w:rsid w:val="708EE26A"/>
    <w:rsid w:val="7094269C"/>
    <w:rsid w:val="70A4D849"/>
    <w:rsid w:val="70A83CD8"/>
    <w:rsid w:val="70AEEEED"/>
    <w:rsid w:val="70B2CD1E"/>
    <w:rsid w:val="70B42A4F"/>
    <w:rsid w:val="70D3A7F0"/>
    <w:rsid w:val="70E29F06"/>
    <w:rsid w:val="70E4EC99"/>
    <w:rsid w:val="70E57622"/>
    <w:rsid w:val="70E69C43"/>
    <w:rsid w:val="70E8003A"/>
    <w:rsid w:val="70EEBBDC"/>
    <w:rsid w:val="70F04B4E"/>
    <w:rsid w:val="70F20354"/>
    <w:rsid w:val="70F24776"/>
    <w:rsid w:val="70F3EFA9"/>
    <w:rsid w:val="70F5982E"/>
    <w:rsid w:val="70F63A48"/>
    <w:rsid w:val="70FC3C41"/>
    <w:rsid w:val="710278DE"/>
    <w:rsid w:val="7104C44E"/>
    <w:rsid w:val="71068803"/>
    <w:rsid w:val="71081E8B"/>
    <w:rsid w:val="71198CA0"/>
    <w:rsid w:val="711A0F5D"/>
    <w:rsid w:val="711C550C"/>
    <w:rsid w:val="711E4910"/>
    <w:rsid w:val="712474FE"/>
    <w:rsid w:val="7129C6E2"/>
    <w:rsid w:val="712BEBD5"/>
    <w:rsid w:val="71388CD1"/>
    <w:rsid w:val="713B6D53"/>
    <w:rsid w:val="713C1A38"/>
    <w:rsid w:val="713EB517"/>
    <w:rsid w:val="71458157"/>
    <w:rsid w:val="714D249B"/>
    <w:rsid w:val="714F1542"/>
    <w:rsid w:val="7152B284"/>
    <w:rsid w:val="71595258"/>
    <w:rsid w:val="715A2F1C"/>
    <w:rsid w:val="715D8757"/>
    <w:rsid w:val="7162E8A5"/>
    <w:rsid w:val="71637CC9"/>
    <w:rsid w:val="716A6934"/>
    <w:rsid w:val="71727392"/>
    <w:rsid w:val="71727AB5"/>
    <w:rsid w:val="71745B33"/>
    <w:rsid w:val="7175A3FE"/>
    <w:rsid w:val="71804F60"/>
    <w:rsid w:val="71854AE5"/>
    <w:rsid w:val="7185CF56"/>
    <w:rsid w:val="71874799"/>
    <w:rsid w:val="71899490"/>
    <w:rsid w:val="718AB6B7"/>
    <w:rsid w:val="718B106A"/>
    <w:rsid w:val="7196DBEE"/>
    <w:rsid w:val="7197B548"/>
    <w:rsid w:val="71A5D033"/>
    <w:rsid w:val="71A7E7A6"/>
    <w:rsid w:val="71ADA53E"/>
    <w:rsid w:val="71AE396A"/>
    <w:rsid w:val="71AF328A"/>
    <w:rsid w:val="71B10133"/>
    <w:rsid w:val="71B1E37A"/>
    <w:rsid w:val="71B6BDC4"/>
    <w:rsid w:val="71B71CD0"/>
    <w:rsid w:val="71B7654D"/>
    <w:rsid w:val="71B8A365"/>
    <w:rsid w:val="71C0910B"/>
    <w:rsid w:val="71C48366"/>
    <w:rsid w:val="71C49A41"/>
    <w:rsid w:val="71C84F18"/>
    <w:rsid w:val="71C896BD"/>
    <w:rsid w:val="71CB6964"/>
    <w:rsid w:val="71CC665A"/>
    <w:rsid w:val="71CD303C"/>
    <w:rsid w:val="71CF1A8A"/>
    <w:rsid w:val="71D0A1F8"/>
    <w:rsid w:val="71D4408F"/>
    <w:rsid w:val="71DBADA4"/>
    <w:rsid w:val="71DD6334"/>
    <w:rsid w:val="71DECA04"/>
    <w:rsid w:val="71DEE9D5"/>
    <w:rsid w:val="71E0B071"/>
    <w:rsid w:val="71E77FCD"/>
    <w:rsid w:val="71EBEDC5"/>
    <w:rsid w:val="71EEC3DD"/>
    <w:rsid w:val="71EF1992"/>
    <w:rsid w:val="71F6536A"/>
    <w:rsid w:val="71FE69AF"/>
    <w:rsid w:val="7208DEC0"/>
    <w:rsid w:val="7210AACF"/>
    <w:rsid w:val="7213983D"/>
    <w:rsid w:val="72175FCD"/>
    <w:rsid w:val="72193E70"/>
    <w:rsid w:val="721B5285"/>
    <w:rsid w:val="72230879"/>
    <w:rsid w:val="7224DF87"/>
    <w:rsid w:val="722AB2CB"/>
    <w:rsid w:val="723206BA"/>
    <w:rsid w:val="724C53EE"/>
    <w:rsid w:val="72537538"/>
    <w:rsid w:val="7256A979"/>
    <w:rsid w:val="7257E627"/>
    <w:rsid w:val="72587D9E"/>
    <w:rsid w:val="7258D5A1"/>
    <w:rsid w:val="725A88E1"/>
    <w:rsid w:val="72603723"/>
    <w:rsid w:val="72624857"/>
    <w:rsid w:val="726327CE"/>
    <w:rsid w:val="72686699"/>
    <w:rsid w:val="726F2E8F"/>
    <w:rsid w:val="726FC5D7"/>
    <w:rsid w:val="727239F6"/>
    <w:rsid w:val="7273870E"/>
    <w:rsid w:val="7275C6E4"/>
    <w:rsid w:val="7276180D"/>
    <w:rsid w:val="7280FD1A"/>
    <w:rsid w:val="7285AEC3"/>
    <w:rsid w:val="72942604"/>
    <w:rsid w:val="7297E7D0"/>
    <w:rsid w:val="729AB852"/>
    <w:rsid w:val="729B7511"/>
    <w:rsid w:val="729EABB1"/>
    <w:rsid w:val="72A7225D"/>
    <w:rsid w:val="72A75597"/>
    <w:rsid w:val="72A8C821"/>
    <w:rsid w:val="72ACCF3F"/>
    <w:rsid w:val="72B058D3"/>
    <w:rsid w:val="72B4E533"/>
    <w:rsid w:val="72B5AA59"/>
    <w:rsid w:val="72B6294F"/>
    <w:rsid w:val="72B6DC53"/>
    <w:rsid w:val="72BD1AED"/>
    <w:rsid w:val="72C05C10"/>
    <w:rsid w:val="72C0C2A9"/>
    <w:rsid w:val="72C1A6AB"/>
    <w:rsid w:val="72C5B24F"/>
    <w:rsid w:val="72C6BCC0"/>
    <w:rsid w:val="72C719A7"/>
    <w:rsid w:val="72CBD835"/>
    <w:rsid w:val="72CC2831"/>
    <w:rsid w:val="72CCC41F"/>
    <w:rsid w:val="72D1412D"/>
    <w:rsid w:val="72D3F600"/>
    <w:rsid w:val="72D7AD1C"/>
    <w:rsid w:val="72DB646F"/>
    <w:rsid w:val="72DB8BD0"/>
    <w:rsid w:val="72DD0E8A"/>
    <w:rsid w:val="72DF1F87"/>
    <w:rsid w:val="72E02520"/>
    <w:rsid w:val="72E16799"/>
    <w:rsid w:val="72E2111A"/>
    <w:rsid w:val="72F3F223"/>
    <w:rsid w:val="72F522B9"/>
    <w:rsid w:val="72FE2983"/>
    <w:rsid w:val="72FF9D3B"/>
    <w:rsid w:val="73047906"/>
    <w:rsid w:val="7308FF9D"/>
    <w:rsid w:val="7309C984"/>
    <w:rsid w:val="730D0142"/>
    <w:rsid w:val="731433C7"/>
    <w:rsid w:val="73178D63"/>
    <w:rsid w:val="731B5D45"/>
    <w:rsid w:val="731F2103"/>
    <w:rsid w:val="7325C796"/>
    <w:rsid w:val="732692FC"/>
    <w:rsid w:val="7331BA7A"/>
    <w:rsid w:val="7340F24F"/>
    <w:rsid w:val="7344120F"/>
    <w:rsid w:val="73484B5F"/>
    <w:rsid w:val="73492ED3"/>
    <w:rsid w:val="734B10BD"/>
    <w:rsid w:val="734EC9A3"/>
    <w:rsid w:val="734F9DB0"/>
    <w:rsid w:val="73518F11"/>
    <w:rsid w:val="735257C2"/>
    <w:rsid w:val="73545C70"/>
    <w:rsid w:val="7359FDDA"/>
    <w:rsid w:val="73617F1E"/>
    <w:rsid w:val="736CBD11"/>
    <w:rsid w:val="7372C47A"/>
    <w:rsid w:val="73793395"/>
    <w:rsid w:val="737F3012"/>
    <w:rsid w:val="73806222"/>
    <w:rsid w:val="73820A0C"/>
    <w:rsid w:val="7383D127"/>
    <w:rsid w:val="73892EAF"/>
    <w:rsid w:val="738B0817"/>
    <w:rsid w:val="738D97A1"/>
    <w:rsid w:val="738F3E0A"/>
    <w:rsid w:val="7391E1AB"/>
    <w:rsid w:val="7392226A"/>
    <w:rsid w:val="739223CB"/>
    <w:rsid w:val="73997E12"/>
    <w:rsid w:val="739D73E2"/>
    <w:rsid w:val="739D78EA"/>
    <w:rsid w:val="739D7923"/>
    <w:rsid w:val="73A27CCB"/>
    <w:rsid w:val="73A2D241"/>
    <w:rsid w:val="73A4FBA5"/>
    <w:rsid w:val="73AEB3FA"/>
    <w:rsid w:val="73B8BB4F"/>
    <w:rsid w:val="73BB0E75"/>
    <w:rsid w:val="73BC4423"/>
    <w:rsid w:val="73BCC434"/>
    <w:rsid w:val="73C505EA"/>
    <w:rsid w:val="73C724EF"/>
    <w:rsid w:val="73C8A63E"/>
    <w:rsid w:val="73CD44B5"/>
    <w:rsid w:val="73CED3AB"/>
    <w:rsid w:val="73D32B02"/>
    <w:rsid w:val="73D40295"/>
    <w:rsid w:val="73D49053"/>
    <w:rsid w:val="73D797C5"/>
    <w:rsid w:val="73DDE723"/>
    <w:rsid w:val="73DE9726"/>
    <w:rsid w:val="73E1A1F5"/>
    <w:rsid w:val="73E26303"/>
    <w:rsid w:val="73E2A743"/>
    <w:rsid w:val="73E42014"/>
    <w:rsid w:val="73E589EE"/>
    <w:rsid w:val="73EA3A1B"/>
    <w:rsid w:val="73ECD99C"/>
    <w:rsid w:val="73EF6F5E"/>
    <w:rsid w:val="73F1B35E"/>
    <w:rsid w:val="73F1B4F3"/>
    <w:rsid w:val="73F2E6B9"/>
    <w:rsid w:val="73F722F9"/>
    <w:rsid w:val="74097DA7"/>
    <w:rsid w:val="740F4399"/>
    <w:rsid w:val="741295EB"/>
    <w:rsid w:val="74131736"/>
    <w:rsid w:val="7414BF65"/>
    <w:rsid w:val="74164A8A"/>
    <w:rsid w:val="74178D67"/>
    <w:rsid w:val="7418A1D9"/>
    <w:rsid w:val="741BB8D3"/>
    <w:rsid w:val="741D780B"/>
    <w:rsid w:val="741D7FC1"/>
    <w:rsid w:val="741F019D"/>
    <w:rsid w:val="741F2E7D"/>
    <w:rsid w:val="7420E8EC"/>
    <w:rsid w:val="7431EF88"/>
    <w:rsid w:val="74335D30"/>
    <w:rsid w:val="743782A0"/>
    <w:rsid w:val="7438A5A4"/>
    <w:rsid w:val="743F9414"/>
    <w:rsid w:val="7446B6E4"/>
    <w:rsid w:val="74499911"/>
    <w:rsid w:val="744EB5E9"/>
    <w:rsid w:val="74576524"/>
    <w:rsid w:val="7457A1D8"/>
    <w:rsid w:val="74592DE9"/>
    <w:rsid w:val="745B1350"/>
    <w:rsid w:val="745CBE57"/>
    <w:rsid w:val="74640F9D"/>
    <w:rsid w:val="7464EF72"/>
    <w:rsid w:val="746765CF"/>
    <w:rsid w:val="746AC464"/>
    <w:rsid w:val="7471C626"/>
    <w:rsid w:val="747260AF"/>
    <w:rsid w:val="74755676"/>
    <w:rsid w:val="747A6513"/>
    <w:rsid w:val="747D396E"/>
    <w:rsid w:val="747E14B9"/>
    <w:rsid w:val="747E5284"/>
    <w:rsid w:val="747E64B6"/>
    <w:rsid w:val="7480D992"/>
    <w:rsid w:val="7483FD37"/>
    <w:rsid w:val="74869541"/>
    <w:rsid w:val="7486EE73"/>
    <w:rsid w:val="7488B4BD"/>
    <w:rsid w:val="7489D06F"/>
    <w:rsid w:val="748AF905"/>
    <w:rsid w:val="749254C1"/>
    <w:rsid w:val="7493E139"/>
    <w:rsid w:val="7497E00E"/>
    <w:rsid w:val="749966BD"/>
    <w:rsid w:val="749C160E"/>
    <w:rsid w:val="749EA7C8"/>
    <w:rsid w:val="74A0AB5C"/>
    <w:rsid w:val="74A7B762"/>
    <w:rsid w:val="74AD9D21"/>
    <w:rsid w:val="74AEE911"/>
    <w:rsid w:val="74B8DC91"/>
    <w:rsid w:val="74B9C35C"/>
    <w:rsid w:val="74BB5D66"/>
    <w:rsid w:val="74BC4A2B"/>
    <w:rsid w:val="74C3C5FB"/>
    <w:rsid w:val="74C62CDD"/>
    <w:rsid w:val="74C8D8FD"/>
    <w:rsid w:val="74C90C0C"/>
    <w:rsid w:val="74CF560A"/>
    <w:rsid w:val="74D68DC7"/>
    <w:rsid w:val="74D73F2B"/>
    <w:rsid w:val="74DAE81A"/>
    <w:rsid w:val="74E2651C"/>
    <w:rsid w:val="74E72481"/>
    <w:rsid w:val="74E786C8"/>
    <w:rsid w:val="74F24671"/>
    <w:rsid w:val="74F51CC5"/>
    <w:rsid w:val="74F6DC99"/>
    <w:rsid w:val="74F95624"/>
    <w:rsid w:val="74FCBC69"/>
    <w:rsid w:val="750110C3"/>
    <w:rsid w:val="75011A17"/>
    <w:rsid w:val="750DE9CD"/>
    <w:rsid w:val="75180ECA"/>
    <w:rsid w:val="751A8D99"/>
    <w:rsid w:val="751CD1EB"/>
    <w:rsid w:val="751CDE35"/>
    <w:rsid w:val="751DDDC3"/>
    <w:rsid w:val="751F65DF"/>
    <w:rsid w:val="751FB34D"/>
    <w:rsid w:val="75240547"/>
    <w:rsid w:val="7524D7D2"/>
    <w:rsid w:val="75253D4B"/>
    <w:rsid w:val="75279A40"/>
    <w:rsid w:val="752D85B1"/>
    <w:rsid w:val="752DF42C"/>
    <w:rsid w:val="75373978"/>
    <w:rsid w:val="753C225B"/>
    <w:rsid w:val="753D91B5"/>
    <w:rsid w:val="753DC065"/>
    <w:rsid w:val="753FC67B"/>
    <w:rsid w:val="75465B03"/>
    <w:rsid w:val="754E79D4"/>
    <w:rsid w:val="754F1A0F"/>
    <w:rsid w:val="75523BF4"/>
    <w:rsid w:val="7552E6A2"/>
    <w:rsid w:val="75548CA4"/>
    <w:rsid w:val="7554ECC5"/>
    <w:rsid w:val="755A5BF5"/>
    <w:rsid w:val="7560897F"/>
    <w:rsid w:val="756EEA50"/>
    <w:rsid w:val="7572E7AF"/>
    <w:rsid w:val="7574472B"/>
    <w:rsid w:val="7576BC50"/>
    <w:rsid w:val="75778D21"/>
    <w:rsid w:val="75786F8A"/>
    <w:rsid w:val="75820690"/>
    <w:rsid w:val="758601D5"/>
    <w:rsid w:val="75885E2A"/>
    <w:rsid w:val="758BB302"/>
    <w:rsid w:val="759031F0"/>
    <w:rsid w:val="7595DD17"/>
    <w:rsid w:val="75A05E2D"/>
    <w:rsid w:val="75A61029"/>
    <w:rsid w:val="75A6CF51"/>
    <w:rsid w:val="75B15A82"/>
    <w:rsid w:val="75B52928"/>
    <w:rsid w:val="75BD44BB"/>
    <w:rsid w:val="75BE53D8"/>
    <w:rsid w:val="75C1786B"/>
    <w:rsid w:val="75C3D389"/>
    <w:rsid w:val="75CECF2A"/>
    <w:rsid w:val="75D03CC5"/>
    <w:rsid w:val="75D60C53"/>
    <w:rsid w:val="75D896AA"/>
    <w:rsid w:val="75D8EAF6"/>
    <w:rsid w:val="75DE2747"/>
    <w:rsid w:val="75DEC31F"/>
    <w:rsid w:val="75DF506C"/>
    <w:rsid w:val="75E00733"/>
    <w:rsid w:val="75E2FA1D"/>
    <w:rsid w:val="75E73229"/>
    <w:rsid w:val="75ED5978"/>
    <w:rsid w:val="75F04729"/>
    <w:rsid w:val="75FF3428"/>
    <w:rsid w:val="75FFDFFE"/>
    <w:rsid w:val="760FE435"/>
    <w:rsid w:val="76181777"/>
    <w:rsid w:val="761932A7"/>
    <w:rsid w:val="7619BE7E"/>
    <w:rsid w:val="761C282A"/>
    <w:rsid w:val="761D8E90"/>
    <w:rsid w:val="761E446F"/>
    <w:rsid w:val="76208B46"/>
    <w:rsid w:val="7620EDC2"/>
    <w:rsid w:val="7620F984"/>
    <w:rsid w:val="762238A2"/>
    <w:rsid w:val="762831A1"/>
    <w:rsid w:val="7628B5FD"/>
    <w:rsid w:val="762CC37B"/>
    <w:rsid w:val="762D39F8"/>
    <w:rsid w:val="762D6CCB"/>
    <w:rsid w:val="76325B04"/>
    <w:rsid w:val="76328C6D"/>
    <w:rsid w:val="7634695A"/>
    <w:rsid w:val="7634B178"/>
    <w:rsid w:val="76350A96"/>
    <w:rsid w:val="76394FD3"/>
    <w:rsid w:val="763A87CC"/>
    <w:rsid w:val="763BFC45"/>
    <w:rsid w:val="7644A204"/>
    <w:rsid w:val="7646D7B7"/>
    <w:rsid w:val="765040DB"/>
    <w:rsid w:val="7650446B"/>
    <w:rsid w:val="765261F4"/>
    <w:rsid w:val="76527252"/>
    <w:rsid w:val="765753E2"/>
    <w:rsid w:val="7658BC08"/>
    <w:rsid w:val="76591107"/>
    <w:rsid w:val="765BFAC9"/>
    <w:rsid w:val="7660383C"/>
    <w:rsid w:val="76606B2A"/>
    <w:rsid w:val="76611EE6"/>
    <w:rsid w:val="766858B0"/>
    <w:rsid w:val="766A211E"/>
    <w:rsid w:val="766AE2F4"/>
    <w:rsid w:val="766C97AA"/>
    <w:rsid w:val="766E22EB"/>
    <w:rsid w:val="766FA340"/>
    <w:rsid w:val="767319B4"/>
    <w:rsid w:val="76738FA0"/>
    <w:rsid w:val="767D2256"/>
    <w:rsid w:val="7686B49A"/>
    <w:rsid w:val="768A0E41"/>
    <w:rsid w:val="768FC6E5"/>
    <w:rsid w:val="769046E0"/>
    <w:rsid w:val="769328D6"/>
    <w:rsid w:val="7693B622"/>
    <w:rsid w:val="7694062A"/>
    <w:rsid w:val="7695231B"/>
    <w:rsid w:val="769822C9"/>
    <w:rsid w:val="76A2E171"/>
    <w:rsid w:val="76AD81C2"/>
    <w:rsid w:val="76ADB400"/>
    <w:rsid w:val="76ADD5BC"/>
    <w:rsid w:val="76B3CC7A"/>
    <w:rsid w:val="76B69404"/>
    <w:rsid w:val="76B7EA9E"/>
    <w:rsid w:val="76BA515E"/>
    <w:rsid w:val="76BEB29D"/>
    <w:rsid w:val="76C0ED67"/>
    <w:rsid w:val="76C2AC59"/>
    <w:rsid w:val="76C34D18"/>
    <w:rsid w:val="76CD8BE5"/>
    <w:rsid w:val="76CD910E"/>
    <w:rsid w:val="76CEE9F1"/>
    <w:rsid w:val="76D2F984"/>
    <w:rsid w:val="76D56711"/>
    <w:rsid w:val="76DDBDA4"/>
    <w:rsid w:val="76E222A1"/>
    <w:rsid w:val="76E2971B"/>
    <w:rsid w:val="76E8A924"/>
    <w:rsid w:val="76EA8125"/>
    <w:rsid w:val="76EE5EB6"/>
    <w:rsid w:val="76F1BC0E"/>
    <w:rsid w:val="76F51258"/>
    <w:rsid w:val="7701B4DB"/>
    <w:rsid w:val="7702CED4"/>
    <w:rsid w:val="770677B3"/>
    <w:rsid w:val="770A1AD0"/>
    <w:rsid w:val="770ED2E0"/>
    <w:rsid w:val="771244B3"/>
    <w:rsid w:val="7715E8D8"/>
    <w:rsid w:val="771603A9"/>
    <w:rsid w:val="77199E3F"/>
    <w:rsid w:val="771DD667"/>
    <w:rsid w:val="771E3071"/>
    <w:rsid w:val="771E474F"/>
    <w:rsid w:val="7726F42E"/>
    <w:rsid w:val="77273D0E"/>
    <w:rsid w:val="772971D5"/>
    <w:rsid w:val="772E5E16"/>
    <w:rsid w:val="7734E6B1"/>
    <w:rsid w:val="773583D5"/>
    <w:rsid w:val="773F06F2"/>
    <w:rsid w:val="77429FB2"/>
    <w:rsid w:val="7746DD15"/>
    <w:rsid w:val="77481C51"/>
    <w:rsid w:val="774ECFBE"/>
    <w:rsid w:val="7750CF18"/>
    <w:rsid w:val="77526894"/>
    <w:rsid w:val="7754C390"/>
    <w:rsid w:val="775B5A7A"/>
    <w:rsid w:val="775DB87D"/>
    <w:rsid w:val="7760A4E6"/>
    <w:rsid w:val="77621317"/>
    <w:rsid w:val="77649513"/>
    <w:rsid w:val="77689A69"/>
    <w:rsid w:val="776CC8CE"/>
    <w:rsid w:val="77771409"/>
    <w:rsid w:val="7777A1A2"/>
    <w:rsid w:val="777AB028"/>
    <w:rsid w:val="777AC0F6"/>
    <w:rsid w:val="778165AF"/>
    <w:rsid w:val="778279FA"/>
    <w:rsid w:val="778B3F5C"/>
    <w:rsid w:val="778FCFCF"/>
    <w:rsid w:val="779056AA"/>
    <w:rsid w:val="7791BF4F"/>
    <w:rsid w:val="7798B752"/>
    <w:rsid w:val="7798E59E"/>
    <w:rsid w:val="779968F0"/>
    <w:rsid w:val="779987AE"/>
    <w:rsid w:val="779CF5D6"/>
    <w:rsid w:val="77A3920F"/>
    <w:rsid w:val="77A7FCA3"/>
    <w:rsid w:val="77ABB779"/>
    <w:rsid w:val="77ADF0B0"/>
    <w:rsid w:val="77B58EDF"/>
    <w:rsid w:val="77BA9E55"/>
    <w:rsid w:val="77BD6FC3"/>
    <w:rsid w:val="77C2DF12"/>
    <w:rsid w:val="77C4DB33"/>
    <w:rsid w:val="77C53F65"/>
    <w:rsid w:val="77C7EC8E"/>
    <w:rsid w:val="77CC5559"/>
    <w:rsid w:val="77CDF9BB"/>
    <w:rsid w:val="77D33DF2"/>
    <w:rsid w:val="77D61D61"/>
    <w:rsid w:val="77D64797"/>
    <w:rsid w:val="77D9EBF3"/>
    <w:rsid w:val="77F06CF3"/>
    <w:rsid w:val="77F17C01"/>
    <w:rsid w:val="77F1E6E1"/>
    <w:rsid w:val="77F2DF50"/>
    <w:rsid w:val="77F82B7A"/>
    <w:rsid w:val="78008063"/>
    <w:rsid w:val="780E36D9"/>
    <w:rsid w:val="78109FDA"/>
    <w:rsid w:val="7812CCA8"/>
    <w:rsid w:val="78132C5A"/>
    <w:rsid w:val="7817DC5B"/>
    <w:rsid w:val="7818ED12"/>
    <w:rsid w:val="78227DA0"/>
    <w:rsid w:val="782284FB"/>
    <w:rsid w:val="78274829"/>
    <w:rsid w:val="782C51C3"/>
    <w:rsid w:val="7833C4EA"/>
    <w:rsid w:val="783BFEFB"/>
    <w:rsid w:val="783F2629"/>
    <w:rsid w:val="7840AD83"/>
    <w:rsid w:val="78410DDD"/>
    <w:rsid w:val="7842ABC2"/>
    <w:rsid w:val="7842D7C0"/>
    <w:rsid w:val="78442959"/>
    <w:rsid w:val="7846A6CB"/>
    <w:rsid w:val="78478060"/>
    <w:rsid w:val="7848546F"/>
    <w:rsid w:val="7848F704"/>
    <w:rsid w:val="784C90C6"/>
    <w:rsid w:val="784E0D56"/>
    <w:rsid w:val="78522D33"/>
    <w:rsid w:val="7854319E"/>
    <w:rsid w:val="78547EF7"/>
    <w:rsid w:val="785A3972"/>
    <w:rsid w:val="78613848"/>
    <w:rsid w:val="7861EB8E"/>
    <w:rsid w:val="78638602"/>
    <w:rsid w:val="786446D0"/>
    <w:rsid w:val="78684BB8"/>
    <w:rsid w:val="7869E0AA"/>
    <w:rsid w:val="786BD9EB"/>
    <w:rsid w:val="786D11E7"/>
    <w:rsid w:val="786F683B"/>
    <w:rsid w:val="7872E25A"/>
    <w:rsid w:val="7874E708"/>
    <w:rsid w:val="787EBCD6"/>
    <w:rsid w:val="78827E22"/>
    <w:rsid w:val="788EBA4E"/>
    <w:rsid w:val="7893039D"/>
    <w:rsid w:val="7894B028"/>
    <w:rsid w:val="789596A5"/>
    <w:rsid w:val="789B1840"/>
    <w:rsid w:val="78A942BE"/>
    <w:rsid w:val="78ADEF1A"/>
    <w:rsid w:val="78B083E5"/>
    <w:rsid w:val="78B2E12C"/>
    <w:rsid w:val="78B320F3"/>
    <w:rsid w:val="78BC6BD5"/>
    <w:rsid w:val="78BE5994"/>
    <w:rsid w:val="78BED82B"/>
    <w:rsid w:val="78BF6C05"/>
    <w:rsid w:val="78C04F8A"/>
    <w:rsid w:val="78C50940"/>
    <w:rsid w:val="78C67449"/>
    <w:rsid w:val="78CD1850"/>
    <w:rsid w:val="78CF2E59"/>
    <w:rsid w:val="78D0027E"/>
    <w:rsid w:val="78D316A7"/>
    <w:rsid w:val="78D3B9BA"/>
    <w:rsid w:val="78D67077"/>
    <w:rsid w:val="78D7A84B"/>
    <w:rsid w:val="78D92B4A"/>
    <w:rsid w:val="78DA3D06"/>
    <w:rsid w:val="78DBF996"/>
    <w:rsid w:val="78DE7013"/>
    <w:rsid w:val="78DF3682"/>
    <w:rsid w:val="78E3ECB2"/>
    <w:rsid w:val="78E419F1"/>
    <w:rsid w:val="78E504CB"/>
    <w:rsid w:val="78E6BA3D"/>
    <w:rsid w:val="78E75844"/>
    <w:rsid w:val="78E9274B"/>
    <w:rsid w:val="78EF0415"/>
    <w:rsid w:val="78EF5BC5"/>
    <w:rsid w:val="78EFFCA6"/>
    <w:rsid w:val="78F10B7B"/>
    <w:rsid w:val="78F428FA"/>
    <w:rsid w:val="78FCD698"/>
    <w:rsid w:val="7903FED6"/>
    <w:rsid w:val="79076D3C"/>
    <w:rsid w:val="7908992F"/>
    <w:rsid w:val="790A6063"/>
    <w:rsid w:val="790AD7A3"/>
    <w:rsid w:val="790E8FF4"/>
    <w:rsid w:val="790F581E"/>
    <w:rsid w:val="7911E579"/>
    <w:rsid w:val="79134D92"/>
    <w:rsid w:val="791780C3"/>
    <w:rsid w:val="7917E736"/>
    <w:rsid w:val="7918526E"/>
    <w:rsid w:val="791DE957"/>
    <w:rsid w:val="79240E9C"/>
    <w:rsid w:val="79259FF8"/>
    <w:rsid w:val="7927C0E2"/>
    <w:rsid w:val="79299038"/>
    <w:rsid w:val="792FB5DF"/>
    <w:rsid w:val="7930E82F"/>
    <w:rsid w:val="7932AF24"/>
    <w:rsid w:val="79459CD5"/>
    <w:rsid w:val="794F9C32"/>
    <w:rsid w:val="795502D2"/>
    <w:rsid w:val="7956FCD9"/>
    <w:rsid w:val="795F972D"/>
    <w:rsid w:val="7961533A"/>
    <w:rsid w:val="7969A865"/>
    <w:rsid w:val="796D827F"/>
    <w:rsid w:val="796DB896"/>
    <w:rsid w:val="796EDA81"/>
    <w:rsid w:val="79707F5B"/>
    <w:rsid w:val="79717BC7"/>
    <w:rsid w:val="7977A91D"/>
    <w:rsid w:val="797947F6"/>
    <w:rsid w:val="797F033C"/>
    <w:rsid w:val="798300F2"/>
    <w:rsid w:val="798324F3"/>
    <w:rsid w:val="79861CDB"/>
    <w:rsid w:val="798749EE"/>
    <w:rsid w:val="798B5C03"/>
    <w:rsid w:val="798E6917"/>
    <w:rsid w:val="798F3EDE"/>
    <w:rsid w:val="7991706A"/>
    <w:rsid w:val="7991BD36"/>
    <w:rsid w:val="799477CA"/>
    <w:rsid w:val="79983BDD"/>
    <w:rsid w:val="799B272D"/>
    <w:rsid w:val="79A09BDB"/>
    <w:rsid w:val="79A54E9A"/>
    <w:rsid w:val="79A59ECB"/>
    <w:rsid w:val="79A62E6F"/>
    <w:rsid w:val="79A9FEEA"/>
    <w:rsid w:val="79AAB497"/>
    <w:rsid w:val="79B2D0A0"/>
    <w:rsid w:val="79B3F691"/>
    <w:rsid w:val="79B84006"/>
    <w:rsid w:val="79BA15AC"/>
    <w:rsid w:val="79BC656E"/>
    <w:rsid w:val="79BDE171"/>
    <w:rsid w:val="79C04B52"/>
    <w:rsid w:val="79C5102A"/>
    <w:rsid w:val="79C6FC13"/>
    <w:rsid w:val="79CA5190"/>
    <w:rsid w:val="79CCEB11"/>
    <w:rsid w:val="79D23467"/>
    <w:rsid w:val="79DBB70E"/>
    <w:rsid w:val="79E5C676"/>
    <w:rsid w:val="79E9498D"/>
    <w:rsid w:val="79ED48AA"/>
    <w:rsid w:val="79F291B2"/>
    <w:rsid w:val="79F9F1A9"/>
    <w:rsid w:val="79FB2D8B"/>
    <w:rsid w:val="79FCACB9"/>
    <w:rsid w:val="7A0FCCA0"/>
    <w:rsid w:val="7A101559"/>
    <w:rsid w:val="7A102140"/>
    <w:rsid w:val="7A1489D1"/>
    <w:rsid w:val="7A14B269"/>
    <w:rsid w:val="7A17DDB7"/>
    <w:rsid w:val="7A194876"/>
    <w:rsid w:val="7A1FFAEC"/>
    <w:rsid w:val="7A24F8F0"/>
    <w:rsid w:val="7A28505B"/>
    <w:rsid w:val="7A2EBE75"/>
    <w:rsid w:val="7A301A19"/>
    <w:rsid w:val="7A318206"/>
    <w:rsid w:val="7A325528"/>
    <w:rsid w:val="7A3DB91E"/>
    <w:rsid w:val="7A49E575"/>
    <w:rsid w:val="7A5190D3"/>
    <w:rsid w:val="7A5431DF"/>
    <w:rsid w:val="7A619C8D"/>
    <w:rsid w:val="7A61F723"/>
    <w:rsid w:val="7A64EF6F"/>
    <w:rsid w:val="7A659CE6"/>
    <w:rsid w:val="7A664B4A"/>
    <w:rsid w:val="7A6AFEBA"/>
    <w:rsid w:val="7A6B3597"/>
    <w:rsid w:val="7A6CA941"/>
    <w:rsid w:val="7A6EA3E4"/>
    <w:rsid w:val="7A750E2A"/>
    <w:rsid w:val="7A77989E"/>
    <w:rsid w:val="7A789011"/>
    <w:rsid w:val="7A79B2D9"/>
    <w:rsid w:val="7A7AC543"/>
    <w:rsid w:val="7A7B46F9"/>
    <w:rsid w:val="7A7D4B9B"/>
    <w:rsid w:val="7A8500D4"/>
    <w:rsid w:val="7A867409"/>
    <w:rsid w:val="7A893847"/>
    <w:rsid w:val="7A8B2FBB"/>
    <w:rsid w:val="7A8BC4C1"/>
    <w:rsid w:val="7A920022"/>
    <w:rsid w:val="7A970ED7"/>
    <w:rsid w:val="7AA1BC25"/>
    <w:rsid w:val="7AA2C08D"/>
    <w:rsid w:val="7AAE8520"/>
    <w:rsid w:val="7AB33CE8"/>
    <w:rsid w:val="7AB38978"/>
    <w:rsid w:val="7AB7FB79"/>
    <w:rsid w:val="7AB82050"/>
    <w:rsid w:val="7AB8E6E9"/>
    <w:rsid w:val="7AB91EFC"/>
    <w:rsid w:val="7ABAC2D4"/>
    <w:rsid w:val="7ABEA904"/>
    <w:rsid w:val="7AC2C684"/>
    <w:rsid w:val="7AC634B1"/>
    <w:rsid w:val="7ACA0D9E"/>
    <w:rsid w:val="7ACAC81F"/>
    <w:rsid w:val="7ACC624A"/>
    <w:rsid w:val="7ACE49E7"/>
    <w:rsid w:val="7ACF837F"/>
    <w:rsid w:val="7AD39CB0"/>
    <w:rsid w:val="7AD3CCFB"/>
    <w:rsid w:val="7AD49D40"/>
    <w:rsid w:val="7AD4CF16"/>
    <w:rsid w:val="7AD4E10B"/>
    <w:rsid w:val="7ADB71EB"/>
    <w:rsid w:val="7AE0843C"/>
    <w:rsid w:val="7AE5F532"/>
    <w:rsid w:val="7AE919B4"/>
    <w:rsid w:val="7AEC58E5"/>
    <w:rsid w:val="7AF25CE2"/>
    <w:rsid w:val="7AF47D40"/>
    <w:rsid w:val="7AF51528"/>
    <w:rsid w:val="7AF9153C"/>
    <w:rsid w:val="7AFBB583"/>
    <w:rsid w:val="7AFC3AA9"/>
    <w:rsid w:val="7B05C06A"/>
    <w:rsid w:val="7B08EA97"/>
    <w:rsid w:val="7B159121"/>
    <w:rsid w:val="7B19BBE7"/>
    <w:rsid w:val="7B1B35B0"/>
    <w:rsid w:val="7B1C46A7"/>
    <w:rsid w:val="7B1F7009"/>
    <w:rsid w:val="7B20F8CA"/>
    <w:rsid w:val="7B256F31"/>
    <w:rsid w:val="7B266F2A"/>
    <w:rsid w:val="7B280D5E"/>
    <w:rsid w:val="7B2820F5"/>
    <w:rsid w:val="7B2A2755"/>
    <w:rsid w:val="7B2D532F"/>
    <w:rsid w:val="7B2D8D97"/>
    <w:rsid w:val="7B309958"/>
    <w:rsid w:val="7B3140AA"/>
    <w:rsid w:val="7B327592"/>
    <w:rsid w:val="7B36A285"/>
    <w:rsid w:val="7B36F78E"/>
    <w:rsid w:val="7B3803A3"/>
    <w:rsid w:val="7B389202"/>
    <w:rsid w:val="7B43DC9E"/>
    <w:rsid w:val="7B44F895"/>
    <w:rsid w:val="7B48409C"/>
    <w:rsid w:val="7B5C5BCA"/>
    <w:rsid w:val="7B645E49"/>
    <w:rsid w:val="7B67733F"/>
    <w:rsid w:val="7B67B07B"/>
    <w:rsid w:val="7B69B6A4"/>
    <w:rsid w:val="7B69BADB"/>
    <w:rsid w:val="7B742C62"/>
    <w:rsid w:val="7B7445AE"/>
    <w:rsid w:val="7B796E5E"/>
    <w:rsid w:val="7B7D3D80"/>
    <w:rsid w:val="7B8C3E6E"/>
    <w:rsid w:val="7B8F62AB"/>
    <w:rsid w:val="7B917858"/>
    <w:rsid w:val="7B91C882"/>
    <w:rsid w:val="7B97DA4E"/>
    <w:rsid w:val="7B9AA13E"/>
    <w:rsid w:val="7B9C900E"/>
    <w:rsid w:val="7BA09D82"/>
    <w:rsid w:val="7BB19C00"/>
    <w:rsid w:val="7BB3748C"/>
    <w:rsid w:val="7BB44D2D"/>
    <w:rsid w:val="7BB4D270"/>
    <w:rsid w:val="7BB9446B"/>
    <w:rsid w:val="7BC1C230"/>
    <w:rsid w:val="7BCB0922"/>
    <w:rsid w:val="7BCEA3EA"/>
    <w:rsid w:val="7BD3ACF2"/>
    <w:rsid w:val="7BD4D096"/>
    <w:rsid w:val="7BE1D316"/>
    <w:rsid w:val="7BE9838D"/>
    <w:rsid w:val="7BEA3EC9"/>
    <w:rsid w:val="7BEAD7D8"/>
    <w:rsid w:val="7BEAE467"/>
    <w:rsid w:val="7BEB2877"/>
    <w:rsid w:val="7BEB54DA"/>
    <w:rsid w:val="7BEF0F5E"/>
    <w:rsid w:val="7BEF3354"/>
    <w:rsid w:val="7BF29E0F"/>
    <w:rsid w:val="7BFB4D6D"/>
    <w:rsid w:val="7BFD91F3"/>
    <w:rsid w:val="7C07F6F8"/>
    <w:rsid w:val="7C11EC7F"/>
    <w:rsid w:val="7C16C6F4"/>
    <w:rsid w:val="7C1C09E0"/>
    <w:rsid w:val="7C1F8D6E"/>
    <w:rsid w:val="7C1FE10D"/>
    <w:rsid w:val="7C250AED"/>
    <w:rsid w:val="7C2D2231"/>
    <w:rsid w:val="7C343AA3"/>
    <w:rsid w:val="7C3976B6"/>
    <w:rsid w:val="7C39E64B"/>
    <w:rsid w:val="7C406CD1"/>
    <w:rsid w:val="7C43633A"/>
    <w:rsid w:val="7C4D68CB"/>
    <w:rsid w:val="7C5DC5EB"/>
    <w:rsid w:val="7C6389AC"/>
    <w:rsid w:val="7C6CD2C3"/>
    <w:rsid w:val="7C6F2182"/>
    <w:rsid w:val="7C730B6F"/>
    <w:rsid w:val="7C7808DC"/>
    <w:rsid w:val="7C787E6F"/>
    <w:rsid w:val="7C7F75D2"/>
    <w:rsid w:val="7C82141D"/>
    <w:rsid w:val="7C84895B"/>
    <w:rsid w:val="7C8560B4"/>
    <w:rsid w:val="7C859A40"/>
    <w:rsid w:val="7C88550B"/>
    <w:rsid w:val="7C8A2C2F"/>
    <w:rsid w:val="7C8B40E0"/>
    <w:rsid w:val="7C8DFAF9"/>
    <w:rsid w:val="7C921C52"/>
    <w:rsid w:val="7C96ED76"/>
    <w:rsid w:val="7C9D8C69"/>
    <w:rsid w:val="7CAF7954"/>
    <w:rsid w:val="7CB36589"/>
    <w:rsid w:val="7CB3E388"/>
    <w:rsid w:val="7CB68DE8"/>
    <w:rsid w:val="7CB856A5"/>
    <w:rsid w:val="7CBA2FD2"/>
    <w:rsid w:val="7CBE28CB"/>
    <w:rsid w:val="7CC6CDD0"/>
    <w:rsid w:val="7CC7FD8C"/>
    <w:rsid w:val="7CCC6673"/>
    <w:rsid w:val="7CCD110B"/>
    <w:rsid w:val="7CD2C7EF"/>
    <w:rsid w:val="7CD520C6"/>
    <w:rsid w:val="7CD5A79A"/>
    <w:rsid w:val="7CD5BDD3"/>
    <w:rsid w:val="7CDC7687"/>
    <w:rsid w:val="7CDDC69E"/>
    <w:rsid w:val="7CE0154E"/>
    <w:rsid w:val="7CE49FB0"/>
    <w:rsid w:val="7CE94BCC"/>
    <w:rsid w:val="7CF75802"/>
    <w:rsid w:val="7CF97BCE"/>
    <w:rsid w:val="7CFCFBB9"/>
    <w:rsid w:val="7D06813C"/>
    <w:rsid w:val="7D11CA67"/>
    <w:rsid w:val="7D132811"/>
    <w:rsid w:val="7D13F51D"/>
    <w:rsid w:val="7D14B6BB"/>
    <w:rsid w:val="7D181A28"/>
    <w:rsid w:val="7D188D95"/>
    <w:rsid w:val="7D1B9828"/>
    <w:rsid w:val="7D1C80E7"/>
    <w:rsid w:val="7D1F7C89"/>
    <w:rsid w:val="7D2312A4"/>
    <w:rsid w:val="7D2A3274"/>
    <w:rsid w:val="7D2AA393"/>
    <w:rsid w:val="7D2BA32C"/>
    <w:rsid w:val="7D2D9F46"/>
    <w:rsid w:val="7D344D7B"/>
    <w:rsid w:val="7D3924C1"/>
    <w:rsid w:val="7D395479"/>
    <w:rsid w:val="7D42C3DB"/>
    <w:rsid w:val="7D44F670"/>
    <w:rsid w:val="7D47BD46"/>
    <w:rsid w:val="7D4AB9B5"/>
    <w:rsid w:val="7D4E08AA"/>
    <w:rsid w:val="7D51E40A"/>
    <w:rsid w:val="7D53CBF4"/>
    <w:rsid w:val="7D57538A"/>
    <w:rsid w:val="7D59E828"/>
    <w:rsid w:val="7D5CF75A"/>
    <w:rsid w:val="7D61F483"/>
    <w:rsid w:val="7D6887E4"/>
    <w:rsid w:val="7D72D26D"/>
    <w:rsid w:val="7D73480D"/>
    <w:rsid w:val="7D73E96A"/>
    <w:rsid w:val="7D747180"/>
    <w:rsid w:val="7D857FD0"/>
    <w:rsid w:val="7D8BE723"/>
    <w:rsid w:val="7D8E6E70"/>
    <w:rsid w:val="7D8E862A"/>
    <w:rsid w:val="7D90ECD4"/>
    <w:rsid w:val="7D98AC34"/>
    <w:rsid w:val="7D99163E"/>
    <w:rsid w:val="7D9D3DA8"/>
    <w:rsid w:val="7D9FBAD6"/>
    <w:rsid w:val="7DA04AC5"/>
    <w:rsid w:val="7DA3D72C"/>
    <w:rsid w:val="7DA434D5"/>
    <w:rsid w:val="7DA6DDA2"/>
    <w:rsid w:val="7DB3ADF5"/>
    <w:rsid w:val="7DB6FA27"/>
    <w:rsid w:val="7DB8109B"/>
    <w:rsid w:val="7DB8C489"/>
    <w:rsid w:val="7DBC9C28"/>
    <w:rsid w:val="7DC01B40"/>
    <w:rsid w:val="7DC5A19F"/>
    <w:rsid w:val="7DC5F168"/>
    <w:rsid w:val="7DC643D7"/>
    <w:rsid w:val="7DC6B9BF"/>
    <w:rsid w:val="7DCD4436"/>
    <w:rsid w:val="7DD5915A"/>
    <w:rsid w:val="7DD8854A"/>
    <w:rsid w:val="7DDB8C2E"/>
    <w:rsid w:val="7DDEA40B"/>
    <w:rsid w:val="7DDFCDD5"/>
    <w:rsid w:val="7DE0AABD"/>
    <w:rsid w:val="7DE926D1"/>
    <w:rsid w:val="7DEB00C1"/>
    <w:rsid w:val="7DECBA06"/>
    <w:rsid w:val="7DF8B45C"/>
    <w:rsid w:val="7DFC7DB0"/>
    <w:rsid w:val="7DFDDF6E"/>
    <w:rsid w:val="7DFEA1BE"/>
    <w:rsid w:val="7DFF120B"/>
    <w:rsid w:val="7E00BDCD"/>
    <w:rsid w:val="7E0127B1"/>
    <w:rsid w:val="7E01304F"/>
    <w:rsid w:val="7E09A435"/>
    <w:rsid w:val="7E10CA7C"/>
    <w:rsid w:val="7E13E6F9"/>
    <w:rsid w:val="7E190DF8"/>
    <w:rsid w:val="7E1947C3"/>
    <w:rsid w:val="7E1BE324"/>
    <w:rsid w:val="7E24EDA4"/>
    <w:rsid w:val="7E25F81B"/>
    <w:rsid w:val="7E29A6FD"/>
    <w:rsid w:val="7E2CB147"/>
    <w:rsid w:val="7E2EF508"/>
    <w:rsid w:val="7E3129E3"/>
    <w:rsid w:val="7E335645"/>
    <w:rsid w:val="7E336F65"/>
    <w:rsid w:val="7E33EDFB"/>
    <w:rsid w:val="7E39403D"/>
    <w:rsid w:val="7E39875F"/>
    <w:rsid w:val="7E46337A"/>
    <w:rsid w:val="7E4D5970"/>
    <w:rsid w:val="7E542706"/>
    <w:rsid w:val="7E5A4238"/>
    <w:rsid w:val="7E5E0FEC"/>
    <w:rsid w:val="7E5E27C2"/>
    <w:rsid w:val="7E5E9479"/>
    <w:rsid w:val="7E6AD78E"/>
    <w:rsid w:val="7E6FA465"/>
    <w:rsid w:val="7E6FAC48"/>
    <w:rsid w:val="7E739F14"/>
    <w:rsid w:val="7E7F0A8C"/>
    <w:rsid w:val="7E81CB73"/>
    <w:rsid w:val="7E87436E"/>
    <w:rsid w:val="7E9009AD"/>
    <w:rsid w:val="7E93EBE9"/>
    <w:rsid w:val="7E950512"/>
    <w:rsid w:val="7E968824"/>
    <w:rsid w:val="7E97648E"/>
    <w:rsid w:val="7E987DB9"/>
    <w:rsid w:val="7E9C0D96"/>
    <w:rsid w:val="7EA2A81B"/>
    <w:rsid w:val="7EA7C227"/>
    <w:rsid w:val="7EA9DFE3"/>
    <w:rsid w:val="7EAA981E"/>
    <w:rsid w:val="7EABFD3C"/>
    <w:rsid w:val="7EAD3B1E"/>
    <w:rsid w:val="7EAE195B"/>
    <w:rsid w:val="7EB147C1"/>
    <w:rsid w:val="7EB8B997"/>
    <w:rsid w:val="7EBEB68D"/>
    <w:rsid w:val="7EC2BBD0"/>
    <w:rsid w:val="7EC38AC8"/>
    <w:rsid w:val="7ECB44C8"/>
    <w:rsid w:val="7ECD786C"/>
    <w:rsid w:val="7ECDE591"/>
    <w:rsid w:val="7ECF59FA"/>
    <w:rsid w:val="7ED0B3D2"/>
    <w:rsid w:val="7ED10E14"/>
    <w:rsid w:val="7ED3A3D0"/>
    <w:rsid w:val="7ED7AACF"/>
    <w:rsid w:val="7ED7E279"/>
    <w:rsid w:val="7EDD02A1"/>
    <w:rsid w:val="7EDF848F"/>
    <w:rsid w:val="7EE2AC99"/>
    <w:rsid w:val="7EE33A91"/>
    <w:rsid w:val="7EE45DBA"/>
    <w:rsid w:val="7EEBE40F"/>
    <w:rsid w:val="7EF81C45"/>
    <w:rsid w:val="7EF986F4"/>
    <w:rsid w:val="7EFB24F5"/>
    <w:rsid w:val="7EFD6728"/>
    <w:rsid w:val="7EFD981E"/>
    <w:rsid w:val="7EFF2FB1"/>
    <w:rsid w:val="7EFF8AC3"/>
    <w:rsid w:val="7F08CA58"/>
    <w:rsid w:val="7F0B11DB"/>
    <w:rsid w:val="7F0E9BD8"/>
    <w:rsid w:val="7F1038F2"/>
    <w:rsid w:val="7F1040EE"/>
    <w:rsid w:val="7F18AD3F"/>
    <w:rsid w:val="7F1E9344"/>
    <w:rsid w:val="7F24B87E"/>
    <w:rsid w:val="7F2A99BD"/>
    <w:rsid w:val="7F2BEDF8"/>
    <w:rsid w:val="7F36B64F"/>
    <w:rsid w:val="7F37AA89"/>
    <w:rsid w:val="7F435C5A"/>
    <w:rsid w:val="7F4445AC"/>
    <w:rsid w:val="7F450651"/>
    <w:rsid w:val="7F457CAC"/>
    <w:rsid w:val="7F4B0A50"/>
    <w:rsid w:val="7F4D2BE7"/>
    <w:rsid w:val="7F55CCDC"/>
    <w:rsid w:val="7F578C64"/>
    <w:rsid w:val="7F583F15"/>
    <w:rsid w:val="7F58ED08"/>
    <w:rsid w:val="7F5CD536"/>
    <w:rsid w:val="7F5DC2F8"/>
    <w:rsid w:val="7F601279"/>
    <w:rsid w:val="7F613D39"/>
    <w:rsid w:val="7F631420"/>
    <w:rsid w:val="7F647F20"/>
    <w:rsid w:val="7F65AF39"/>
    <w:rsid w:val="7F65CF90"/>
    <w:rsid w:val="7F6810C2"/>
    <w:rsid w:val="7F6A0F36"/>
    <w:rsid w:val="7F72A765"/>
    <w:rsid w:val="7F7AFB23"/>
    <w:rsid w:val="7F848A45"/>
    <w:rsid w:val="7F884A6C"/>
    <w:rsid w:val="7F8A1703"/>
    <w:rsid w:val="7F8A80D7"/>
    <w:rsid w:val="7F8CACEF"/>
    <w:rsid w:val="7F93196D"/>
    <w:rsid w:val="7F9631ED"/>
    <w:rsid w:val="7F9A721F"/>
    <w:rsid w:val="7F9B6A81"/>
    <w:rsid w:val="7F9D07C7"/>
    <w:rsid w:val="7FA198AC"/>
    <w:rsid w:val="7FA420EB"/>
    <w:rsid w:val="7FAA057C"/>
    <w:rsid w:val="7FACE9E8"/>
    <w:rsid w:val="7FB6699D"/>
    <w:rsid w:val="7FB77C6D"/>
    <w:rsid w:val="7FB94CCE"/>
    <w:rsid w:val="7FC881A8"/>
    <w:rsid w:val="7FC988ED"/>
    <w:rsid w:val="7FCC2337"/>
    <w:rsid w:val="7FCC3CC0"/>
    <w:rsid w:val="7FD0C939"/>
    <w:rsid w:val="7FD3E2E7"/>
    <w:rsid w:val="7FD6E2C2"/>
    <w:rsid w:val="7FDBFF52"/>
    <w:rsid w:val="7FDE2043"/>
    <w:rsid w:val="7FE0D0B9"/>
    <w:rsid w:val="7FE2903C"/>
    <w:rsid w:val="7FE47BAE"/>
    <w:rsid w:val="7FE5ED1A"/>
    <w:rsid w:val="7FE7A57D"/>
    <w:rsid w:val="7FE865AB"/>
    <w:rsid w:val="7FEBD610"/>
    <w:rsid w:val="7FF2D6A2"/>
    <w:rsid w:val="7FF87E4E"/>
    <w:rsid w:val="7FF9212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DA486"/>
  <w15:chartTrackingRefBased/>
  <w15:docId w15:val="{3A0BB6F5-59EB-47DE-AA10-E126FD00F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FA1CDE"/>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6887"/>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6887"/>
    <w:pPr>
      <w:keepNext/>
      <w:keepLines/>
      <w:spacing w:before="40"/>
      <w:outlineLvl w:val="2"/>
    </w:pPr>
    <w:rPr>
      <w:rFonts w:asciiTheme="majorHAnsi" w:hAnsiTheme="majorHAnsi" w:eastAsiaTheme="majorEastAsia" w:cstheme="majorBidi"/>
      <w:color w:val="1F3763" w:themeColor="accent1" w:themeShade="7F"/>
    </w:rPr>
  </w:style>
  <w:style w:type="paragraph" w:styleId="Heading4">
    <w:name w:val="heading 4"/>
    <w:basedOn w:val="Normal"/>
    <w:next w:val="Normal"/>
    <w:link w:val="Heading4Char"/>
    <w:uiPriority w:val="9"/>
    <w:unhideWhenUsed/>
    <w:qFormat/>
    <w:rsid w:val="00CE6887"/>
    <w:pPr>
      <w:keepNext/>
      <w:keepLines/>
      <w:spacing w:before="4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CE6887"/>
    <w:pPr>
      <w:keepNext/>
      <w:keepLines/>
      <w:spacing w:before="4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CE6887"/>
    <w:pPr>
      <w:keepNext/>
      <w:keepLines/>
      <w:spacing w:before="4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CE6887"/>
    <w:pPr>
      <w:keepNext/>
      <w:keepLines/>
      <w:spacing w:before="4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CE6887"/>
    <w:pPr>
      <w:keepNext/>
      <w:keepLines/>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6887"/>
    <w:pPr>
      <w:keepNext/>
      <w:keepLines/>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unhideWhenUsed/>
    <w:rsid w:val="008C6FC7"/>
    <w:pPr>
      <w:spacing w:before="100" w:beforeAutospacing="1" w:after="100" w:afterAutospacing="1"/>
    </w:pPr>
    <w:rPr>
      <w:rFonts w:ascii="Times New Roman" w:hAnsi="Times New Roman" w:eastAsia="Times New Roman" w:cs="Times New Roman"/>
      <w:kern w:val="0"/>
      <w14:ligatures w14:val="none"/>
    </w:rPr>
  </w:style>
  <w:style w:type="character" w:styleId="Strong">
    <w:name w:val="Strong"/>
    <w:basedOn w:val="DefaultParagraphFont"/>
    <w:uiPriority w:val="22"/>
    <w:qFormat/>
    <w:rsid w:val="008C6FC7"/>
    <w:rPr>
      <w:b/>
      <w:bCs/>
    </w:rPr>
  </w:style>
  <w:style w:type="paragraph" w:styleId="ListParagraph">
    <w:name w:val="List Paragraph"/>
    <w:basedOn w:val="Normal"/>
    <w:uiPriority w:val="34"/>
    <w:qFormat/>
    <w:rsid w:val="005176A9"/>
    <w:pPr>
      <w:ind w:left="720"/>
      <w:contextualSpacing/>
    </w:pPr>
  </w:style>
  <w:style w:type="character" w:styleId="Heading1Char" w:customStyle="1">
    <w:name w:val="Heading 1 Char"/>
    <w:basedOn w:val="DefaultParagraphFont"/>
    <w:link w:val="Heading1"/>
    <w:uiPriority w:val="9"/>
    <w:rsid w:val="00FA1CDE"/>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FA1CDE"/>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FA1CDE"/>
    <w:pPr>
      <w:spacing w:before="120"/>
    </w:pPr>
    <w:rPr>
      <w:rFonts w:cstheme="minorHAnsi"/>
      <w:b/>
      <w:bCs/>
      <w:i/>
      <w:iCs/>
    </w:rPr>
  </w:style>
  <w:style w:type="character" w:styleId="Hyperlink">
    <w:name w:val="Hyperlink"/>
    <w:basedOn w:val="DefaultParagraphFont"/>
    <w:uiPriority w:val="99"/>
    <w:unhideWhenUsed/>
    <w:rsid w:val="00FA1CDE"/>
    <w:rPr>
      <w:color w:val="0563C1" w:themeColor="hyperlink"/>
      <w:u w:val="single"/>
    </w:rPr>
  </w:style>
  <w:style w:type="paragraph" w:styleId="TOC2">
    <w:name w:val="toc 2"/>
    <w:basedOn w:val="Normal"/>
    <w:next w:val="Normal"/>
    <w:autoRedefine/>
    <w:uiPriority w:val="39"/>
    <w:unhideWhenUsed/>
    <w:rsid w:val="00FA1CDE"/>
    <w:pPr>
      <w:spacing w:before="120"/>
      <w:ind w:left="240"/>
    </w:pPr>
    <w:rPr>
      <w:rFonts w:cstheme="minorHAnsi"/>
      <w:b/>
      <w:bCs/>
      <w:sz w:val="22"/>
      <w:szCs w:val="22"/>
    </w:rPr>
  </w:style>
  <w:style w:type="paragraph" w:styleId="TOC3">
    <w:name w:val="toc 3"/>
    <w:basedOn w:val="Normal"/>
    <w:next w:val="Normal"/>
    <w:autoRedefine/>
    <w:uiPriority w:val="39"/>
    <w:unhideWhenUsed/>
    <w:rsid w:val="00FA1CDE"/>
    <w:pPr>
      <w:ind w:left="480"/>
    </w:pPr>
    <w:rPr>
      <w:rFonts w:cstheme="minorHAnsi"/>
      <w:sz w:val="20"/>
      <w:szCs w:val="20"/>
    </w:rPr>
  </w:style>
  <w:style w:type="paragraph" w:styleId="TOC4">
    <w:name w:val="toc 4"/>
    <w:basedOn w:val="Normal"/>
    <w:next w:val="Normal"/>
    <w:autoRedefine/>
    <w:uiPriority w:val="39"/>
    <w:unhideWhenUsed/>
    <w:rsid w:val="00FA1CDE"/>
    <w:pPr>
      <w:ind w:left="720"/>
    </w:pPr>
    <w:rPr>
      <w:rFonts w:cstheme="minorHAnsi"/>
      <w:sz w:val="20"/>
      <w:szCs w:val="20"/>
    </w:rPr>
  </w:style>
  <w:style w:type="paragraph" w:styleId="TOC5">
    <w:name w:val="toc 5"/>
    <w:basedOn w:val="Normal"/>
    <w:next w:val="Normal"/>
    <w:autoRedefine/>
    <w:uiPriority w:val="39"/>
    <w:unhideWhenUsed/>
    <w:rsid w:val="00FA1CDE"/>
    <w:pPr>
      <w:ind w:left="960"/>
    </w:pPr>
    <w:rPr>
      <w:rFonts w:cstheme="minorHAnsi"/>
      <w:sz w:val="20"/>
      <w:szCs w:val="20"/>
    </w:rPr>
  </w:style>
  <w:style w:type="paragraph" w:styleId="TOC6">
    <w:name w:val="toc 6"/>
    <w:basedOn w:val="Normal"/>
    <w:next w:val="Normal"/>
    <w:autoRedefine/>
    <w:uiPriority w:val="39"/>
    <w:semiHidden/>
    <w:unhideWhenUsed/>
    <w:rsid w:val="00FA1CDE"/>
    <w:pPr>
      <w:ind w:left="1200"/>
    </w:pPr>
    <w:rPr>
      <w:rFonts w:cstheme="minorHAnsi"/>
      <w:sz w:val="20"/>
      <w:szCs w:val="20"/>
    </w:rPr>
  </w:style>
  <w:style w:type="paragraph" w:styleId="TOC7">
    <w:name w:val="toc 7"/>
    <w:basedOn w:val="Normal"/>
    <w:next w:val="Normal"/>
    <w:autoRedefine/>
    <w:uiPriority w:val="39"/>
    <w:semiHidden/>
    <w:unhideWhenUsed/>
    <w:rsid w:val="00FA1CDE"/>
    <w:pPr>
      <w:ind w:left="1440"/>
    </w:pPr>
    <w:rPr>
      <w:rFonts w:cstheme="minorHAnsi"/>
      <w:sz w:val="20"/>
      <w:szCs w:val="20"/>
    </w:rPr>
  </w:style>
  <w:style w:type="paragraph" w:styleId="TOC8">
    <w:name w:val="toc 8"/>
    <w:basedOn w:val="Normal"/>
    <w:next w:val="Normal"/>
    <w:autoRedefine/>
    <w:uiPriority w:val="39"/>
    <w:semiHidden/>
    <w:unhideWhenUsed/>
    <w:rsid w:val="00FA1CDE"/>
    <w:pPr>
      <w:ind w:left="1680"/>
    </w:pPr>
    <w:rPr>
      <w:rFonts w:cstheme="minorHAnsi"/>
      <w:sz w:val="20"/>
      <w:szCs w:val="20"/>
    </w:rPr>
  </w:style>
  <w:style w:type="paragraph" w:styleId="TOC9">
    <w:name w:val="toc 9"/>
    <w:basedOn w:val="Normal"/>
    <w:next w:val="Normal"/>
    <w:autoRedefine/>
    <w:uiPriority w:val="39"/>
    <w:semiHidden/>
    <w:unhideWhenUsed/>
    <w:rsid w:val="00FA1CDE"/>
    <w:pPr>
      <w:ind w:left="1920"/>
    </w:pPr>
    <w:rPr>
      <w:rFonts w:cstheme="minorHAnsi"/>
      <w:sz w:val="20"/>
      <w:szCs w:val="20"/>
    </w:rPr>
  </w:style>
  <w:style w:type="character" w:styleId="Heading2Char" w:customStyle="1">
    <w:name w:val="Heading 2 Char"/>
    <w:basedOn w:val="DefaultParagraphFont"/>
    <w:link w:val="Heading2"/>
    <w:uiPriority w:val="9"/>
    <w:rsid w:val="00CE6887"/>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CE6887"/>
    <w:rPr>
      <w:rFonts w:asciiTheme="majorHAnsi" w:hAnsiTheme="majorHAnsi" w:eastAsiaTheme="majorEastAsia" w:cstheme="majorBidi"/>
      <w:color w:val="1F3763" w:themeColor="accent1" w:themeShade="7F"/>
    </w:rPr>
  </w:style>
  <w:style w:type="character" w:styleId="Heading4Char" w:customStyle="1">
    <w:name w:val="Heading 4 Char"/>
    <w:basedOn w:val="DefaultParagraphFont"/>
    <w:link w:val="Heading4"/>
    <w:uiPriority w:val="9"/>
    <w:rsid w:val="00CE6887"/>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rsid w:val="00CE6887"/>
    <w:rPr>
      <w:rFonts w:asciiTheme="majorHAnsi" w:hAnsiTheme="majorHAnsi" w:eastAsiaTheme="majorEastAsia" w:cstheme="majorBidi"/>
      <w:color w:val="2F5496" w:themeColor="accent1" w:themeShade="BF"/>
    </w:rPr>
  </w:style>
  <w:style w:type="character" w:styleId="Heading6Char" w:customStyle="1">
    <w:name w:val="Heading 6 Char"/>
    <w:basedOn w:val="DefaultParagraphFont"/>
    <w:link w:val="Heading6"/>
    <w:uiPriority w:val="9"/>
    <w:rsid w:val="00CE6887"/>
    <w:rPr>
      <w:rFonts w:asciiTheme="majorHAnsi" w:hAnsiTheme="majorHAnsi" w:eastAsiaTheme="majorEastAsia" w:cstheme="majorBidi"/>
      <w:color w:val="1F3763" w:themeColor="accent1" w:themeShade="7F"/>
    </w:rPr>
  </w:style>
  <w:style w:type="character" w:styleId="Heading7Char" w:customStyle="1">
    <w:name w:val="Heading 7 Char"/>
    <w:basedOn w:val="DefaultParagraphFont"/>
    <w:link w:val="Heading7"/>
    <w:uiPriority w:val="9"/>
    <w:semiHidden/>
    <w:rsid w:val="00CE6887"/>
    <w:rPr>
      <w:rFonts w:asciiTheme="majorHAnsi" w:hAnsiTheme="majorHAnsi" w:eastAsiaTheme="majorEastAsia" w:cstheme="majorBidi"/>
      <w:i/>
      <w:iCs/>
      <w:color w:val="1F3763" w:themeColor="accent1" w:themeShade="7F"/>
    </w:rPr>
  </w:style>
  <w:style w:type="character" w:styleId="Heading8Char" w:customStyle="1">
    <w:name w:val="Heading 8 Char"/>
    <w:basedOn w:val="DefaultParagraphFont"/>
    <w:link w:val="Heading8"/>
    <w:uiPriority w:val="9"/>
    <w:semiHidden/>
    <w:rsid w:val="00CE6887"/>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CE6887"/>
    <w:rPr>
      <w:rFonts w:asciiTheme="majorHAnsi" w:hAnsiTheme="majorHAnsi" w:eastAsiaTheme="majorEastAsia" w:cstheme="majorBidi"/>
      <w:i/>
      <w:iCs/>
      <w:color w:val="272727" w:themeColor="text1" w:themeTint="D8"/>
      <w:sz w:val="21"/>
      <w:szCs w:val="21"/>
    </w:rPr>
  </w:style>
  <w:style w:type="numbering" w:styleId="CurrentList1" w:customStyle="1">
    <w:name w:val="Current List1"/>
    <w:uiPriority w:val="99"/>
    <w:rsid w:val="00C26B07"/>
    <w:pPr>
      <w:numPr>
        <w:numId w:val="7"/>
      </w:numPr>
    </w:pPr>
  </w:style>
  <w:style w:type="paragraph" w:styleId="Header">
    <w:name w:val="header"/>
    <w:basedOn w:val="Normal"/>
    <w:link w:val="HeaderChar"/>
    <w:uiPriority w:val="99"/>
    <w:unhideWhenUsed/>
    <w:rsid w:val="00740B0A"/>
    <w:pPr>
      <w:tabs>
        <w:tab w:val="center" w:pos="4680"/>
        <w:tab w:val="right" w:pos="9360"/>
      </w:tabs>
    </w:pPr>
  </w:style>
  <w:style w:type="character" w:styleId="HeaderChar" w:customStyle="1">
    <w:name w:val="Header Char"/>
    <w:basedOn w:val="DefaultParagraphFont"/>
    <w:link w:val="Header"/>
    <w:uiPriority w:val="99"/>
    <w:rsid w:val="00740B0A"/>
  </w:style>
  <w:style w:type="paragraph" w:styleId="Footer">
    <w:name w:val="footer"/>
    <w:basedOn w:val="Normal"/>
    <w:link w:val="FooterChar"/>
    <w:uiPriority w:val="99"/>
    <w:unhideWhenUsed/>
    <w:rsid w:val="00740B0A"/>
    <w:pPr>
      <w:tabs>
        <w:tab w:val="center" w:pos="4680"/>
        <w:tab w:val="right" w:pos="9360"/>
      </w:tabs>
    </w:pPr>
  </w:style>
  <w:style w:type="character" w:styleId="FooterChar" w:customStyle="1">
    <w:name w:val="Footer Char"/>
    <w:basedOn w:val="DefaultParagraphFont"/>
    <w:link w:val="Footer"/>
    <w:uiPriority w:val="99"/>
    <w:rsid w:val="00740B0A"/>
  </w:style>
  <w:style w:type="character" w:styleId="FootnoteReference">
    <w:name w:val="footnote reference"/>
    <w:aliases w:val="ftref,16 Point,Superscript 6 Point,Ref,de nota al pie,fr,Fußnotenzeichen DISS,(NECG) Footnote Reference,Footnote Reference Number,Footnote Ref in FtNote,SUPERS,footnote ref,BVI fnr,Char Char Char Char Car Char,SUPE"/>
    <w:basedOn w:val="DefaultParagraphFont"/>
    <w:uiPriority w:val="99"/>
    <w:unhideWhenUsed/>
    <w:qFormat/>
    <w:rPr>
      <w:vertAlign w:val="superscript"/>
    </w:rPr>
  </w:style>
  <w:style w:type="paragraph" w:styleId="CommentText">
    <w:name w:val="annotation text"/>
    <w:basedOn w:val="Normal"/>
    <w:link w:val="CommentTextChar"/>
    <w:uiPriority w:val="99"/>
    <w:unhideWhenUsed/>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A9154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ommentSubject">
    <w:name w:val="annotation subject"/>
    <w:basedOn w:val="CommentText"/>
    <w:next w:val="CommentText"/>
    <w:link w:val="CommentSubjectChar"/>
    <w:uiPriority w:val="99"/>
    <w:semiHidden/>
    <w:unhideWhenUsed/>
    <w:rsid w:val="00A9154A"/>
    <w:rPr>
      <w:b/>
      <w:bCs/>
    </w:rPr>
  </w:style>
  <w:style w:type="character" w:styleId="CommentSubjectChar" w:customStyle="1">
    <w:name w:val="Comment Subject Char"/>
    <w:basedOn w:val="CommentTextChar"/>
    <w:link w:val="CommentSubject"/>
    <w:uiPriority w:val="99"/>
    <w:semiHidden/>
    <w:rsid w:val="00A9154A"/>
    <w:rPr>
      <w:b/>
      <w:bCs/>
      <w:sz w:val="20"/>
      <w:szCs w:val="20"/>
    </w:rPr>
  </w:style>
  <w:style w:type="character" w:styleId="UnresolvedMention">
    <w:name w:val="Unresolved Mention"/>
    <w:basedOn w:val="DefaultParagraphFont"/>
    <w:uiPriority w:val="99"/>
    <w:semiHidden/>
    <w:unhideWhenUsed/>
    <w:rsid w:val="00A9154A"/>
    <w:rPr>
      <w:color w:val="605E5C"/>
      <w:shd w:val="clear" w:color="auto" w:fill="E1DFDD"/>
    </w:rPr>
  </w:style>
  <w:style w:type="paragraph" w:styleId="Revision">
    <w:name w:val="Revision"/>
    <w:hidden/>
    <w:uiPriority w:val="99"/>
    <w:semiHidden/>
    <w:rsid w:val="00083E76"/>
  </w:style>
  <w:style w:type="paragraph" w:styleId="FootnoteText">
    <w:name w:val="footnote text"/>
    <w:aliases w:val="ft,Footnote Text Char Char,Footnote Text Char1 Char Char,Footnote Text Char Char Char Char,Footnote Text Char1 Char Char Char Char,Footnote Text Char Char Char Char Char Char,fn,ADB,f"/>
    <w:basedOn w:val="Normal"/>
    <w:link w:val="FootnoteTextChar"/>
    <w:uiPriority w:val="99"/>
    <w:unhideWhenUsed/>
    <w:qFormat/>
    <w:rsid w:val="00497071"/>
    <w:pPr>
      <w:spacing w:line="259" w:lineRule="auto"/>
    </w:pPr>
    <w:rPr>
      <w:kern w:val="0"/>
      <w:sz w:val="20"/>
      <w:szCs w:val="20"/>
      <w:lang w:val="en-GB"/>
      <w14:ligatures w14:val="none"/>
    </w:rPr>
  </w:style>
  <w:style w:type="character" w:styleId="FootnoteTextChar" w:customStyle="1">
    <w:name w:val="Footnote Text Char"/>
    <w:aliases w:val="ft Char,Footnote Text Char Char Char,Footnote Text Char1 Char Char Char,Footnote Text Char Char Char Char Char,Footnote Text Char1 Char Char Char Char Char,Footnote Text Char Char Char Char Char Char Char,fn Char,ADB Char,f Char"/>
    <w:basedOn w:val="DefaultParagraphFont"/>
    <w:link w:val="FootnoteText"/>
    <w:uiPriority w:val="99"/>
    <w:rsid w:val="00497071"/>
    <w:rPr>
      <w:kern w:val="0"/>
      <w:sz w:val="20"/>
      <w:szCs w:val="20"/>
      <w:lang w:val="en-GB"/>
      <w14:ligatures w14:val="none"/>
    </w:rPr>
  </w:style>
  <w:style w:type="character" w:styleId="EndnoteReference">
    <w:name w:val="endnote reference"/>
    <w:basedOn w:val="DefaultParagraphFont"/>
    <w:uiPriority w:val="99"/>
    <w:semiHidden/>
    <w:unhideWhenUsed/>
    <w:rPr>
      <w:vertAlign w:val="superscript"/>
    </w:rPr>
  </w:style>
  <w:style w:type="character" w:styleId="EndnoteTextChar" w:customStyle="1">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rPr>
      <w:sz w:val="20"/>
      <w:szCs w:val="20"/>
    </w:rPr>
  </w:style>
  <w:style w:type="paragraph" w:styleId="BalloonText">
    <w:name w:val="Balloon Text"/>
    <w:basedOn w:val="Normal"/>
    <w:link w:val="BalloonTextChar"/>
    <w:uiPriority w:val="99"/>
    <w:semiHidden/>
    <w:unhideWhenUsed/>
    <w:rsid w:val="0082763C"/>
    <w:rPr>
      <w:rFonts w:ascii="Segoe UI" w:hAnsi="Segoe UI" w:cs="Segoe UI"/>
      <w:sz w:val="18"/>
      <w:szCs w:val="18"/>
    </w:rPr>
  </w:style>
  <w:style w:type="character" w:styleId="BalloonTextChar" w:customStyle="1">
    <w:name w:val="Balloon Text Char"/>
    <w:basedOn w:val="DefaultParagraphFont"/>
    <w:link w:val="BalloonText"/>
    <w:uiPriority w:val="99"/>
    <w:semiHidden/>
    <w:rsid w:val="0082763C"/>
    <w:rPr>
      <w:rFonts w:ascii="Segoe UI" w:hAnsi="Segoe UI" w:cs="Segoe UI"/>
      <w:sz w:val="18"/>
      <w:szCs w:val="18"/>
    </w:rPr>
  </w:style>
  <w:style w:type="character" w:styleId="Emphasis">
    <w:name w:val="Emphasis"/>
    <w:basedOn w:val="DefaultParagraphFont"/>
    <w:uiPriority w:val="20"/>
    <w:qFormat/>
    <w:rsid w:val="002A5676"/>
    <w:rPr>
      <w:i/>
      <w:iCs/>
    </w:rPr>
  </w:style>
  <w:style w:type="character" w:styleId="mw-headline" w:customStyle="1">
    <w:name w:val="mw-headline"/>
    <w:basedOn w:val="DefaultParagraphFont"/>
    <w:rsid w:val="005D4091"/>
  </w:style>
  <w:style w:type="character" w:styleId="poverty" w:customStyle="1">
    <w:name w:val="poverty"/>
    <w:basedOn w:val="DefaultParagraphFont"/>
    <w:rsid w:val="000F7F27"/>
  </w:style>
  <w:style w:type="character" w:styleId="governance" w:customStyle="1">
    <w:name w:val="governance"/>
    <w:basedOn w:val="DefaultParagraphFont"/>
    <w:rsid w:val="000F7F27"/>
  </w:style>
  <w:style w:type="character" w:styleId="resilience" w:customStyle="1">
    <w:name w:val="resilience"/>
    <w:basedOn w:val="DefaultParagraphFont"/>
    <w:rsid w:val="000F7F27"/>
  </w:style>
  <w:style w:type="character" w:styleId="environment" w:customStyle="1">
    <w:name w:val="environment"/>
    <w:basedOn w:val="DefaultParagraphFont"/>
    <w:rsid w:val="000F7F27"/>
  </w:style>
  <w:style w:type="character" w:styleId="energy" w:customStyle="1">
    <w:name w:val="energy"/>
    <w:basedOn w:val="DefaultParagraphFont"/>
    <w:rsid w:val="000F7F27"/>
  </w:style>
  <w:style w:type="character" w:styleId="gender" w:customStyle="1">
    <w:name w:val="gender"/>
    <w:basedOn w:val="DefaultParagraphFont"/>
    <w:rsid w:val="000F7F27"/>
  </w:style>
  <w:style w:type="character" w:styleId="views-label" w:customStyle="1">
    <w:name w:val="views-label"/>
    <w:basedOn w:val="DefaultParagraphFont"/>
    <w:rsid w:val="0053689A"/>
  </w:style>
  <w:style w:type="character" w:styleId="field-content" w:customStyle="1">
    <w:name w:val="field-content"/>
    <w:basedOn w:val="DefaultParagraphFont"/>
    <w:rsid w:val="0053689A"/>
  </w:style>
  <w:style w:type="character" w:styleId="text-extrabold" w:customStyle="1">
    <w:name w:val="text-extrabold"/>
    <w:basedOn w:val="DefaultParagraphFont"/>
    <w:rsid w:val="00E62247"/>
  </w:style>
  <w:style w:type="paragraph" w:styleId="article-blocktext" w:customStyle="1">
    <w:name w:val="article-block__text"/>
    <w:basedOn w:val="Normal"/>
    <w:rsid w:val="009C4399"/>
    <w:pPr>
      <w:spacing w:before="100" w:beforeAutospacing="1" w:after="100" w:afterAutospacing="1"/>
    </w:pPr>
    <w:rPr>
      <w:rFonts w:ascii="Times New Roman" w:hAnsi="Times New Roman" w:eastAsia="Times New Roman" w:cs="Times New Roman"/>
      <w:kern w:val="0"/>
      <w:lang w:val="en-GB" w:eastAsia="en-GB"/>
      <w14:ligatures w14:val="none"/>
    </w:rPr>
  </w:style>
  <w:style w:type="paragraph" w:styleId="wef-1ty47b3" w:customStyle="1">
    <w:name w:val="wef-1ty47b3"/>
    <w:basedOn w:val="Normal"/>
    <w:rsid w:val="003E3293"/>
    <w:pPr>
      <w:spacing w:before="100" w:beforeAutospacing="1" w:after="100" w:afterAutospacing="1"/>
    </w:pPr>
    <w:rPr>
      <w:rFonts w:ascii="Times New Roman" w:hAnsi="Times New Roman" w:eastAsia="Times New Roman" w:cs="Times New Roman"/>
      <w:kern w:val="0"/>
      <w:lang w:val="en-GB" w:eastAsia="en-GB"/>
      <w14:ligatures w14:val="none"/>
    </w:rPr>
  </w:style>
  <w:style w:type="character" w:styleId="field" w:customStyle="1">
    <w:name w:val="field"/>
    <w:basedOn w:val="DefaultParagraphFont"/>
    <w:rsid w:val="00C71BB2"/>
  </w:style>
  <w:style w:type="paragraph" w:styleId="z-TopofForm">
    <w:name w:val="HTML Top of Form"/>
    <w:basedOn w:val="Normal"/>
    <w:next w:val="Normal"/>
    <w:link w:val="z-TopofFormChar"/>
    <w:hidden/>
    <w:uiPriority w:val="99"/>
    <w:semiHidden/>
    <w:unhideWhenUsed/>
    <w:rsid w:val="006A6966"/>
    <w:pPr>
      <w:pBdr>
        <w:bottom w:val="single" w:color="auto" w:sz="6" w:space="1"/>
      </w:pBdr>
      <w:jc w:val="center"/>
    </w:pPr>
    <w:rPr>
      <w:rFonts w:ascii="Arial" w:hAnsi="Arial" w:eastAsia="Times New Roman" w:cs="Arial"/>
      <w:vanish/>
      <w:kern w:val="0"/>
      <w:sz w:val="16"/>
      <w:szCs w:val="16"/>
      <w:lang w:val="en-GB" w:eastAsia="en-GB"/>
      <w14:ligatures w14:val="none"/>
    </w:rPr>
  </w:style>
  <w:style w:type="character" w:styleId="z-TopofFormChar" w:customStyle="1">
    <w:name w:val="z-Top of Form Char"/>
    <w:basedOn w:val="DefaultParagraphFont"/>
    <w:link w:val="z-TopofForm"/>
    <w:uiPriority w:val="99"/>
    <w:semiHidden/>
    <w:rsid w:val="006A6966"/>
    <w:rPr>
      <w:rFonts w:ascii="Arial" w:hAnsi="Arial" w:eastAsia="Times New Roman" w:cs="Arial"/>
      <w:vanish/>
      <w:kern w:val="0"/>
      <w:sz w:val="16"/>
      <w:szCs w:val="16"/>
      <w:lang w:val="en-GB" w:eastAsia="en-GB"/>
      <w14:ligatures w14:val="none"/>
    </w:rPr>
  </w:style>
  <w:style w:type="paragraph" w:styleId="c-ctadescription" w:customStyle="1">
    <w:name w:val="c-cta__description"/>
    <w:basedOn w:val="Normal"/>
    <w:rsid w:val="00AE43A5"/>
    <w:pPr>
      <w:spacing w:before="100" w:beforeAutospacing="1" w:after="100" w:afterAutospacing="1"/>
    </w:pPr>
    <w:rPr>
      <w:rFonts w:ascii="Times New Roman" w:hAnsi="Times New Roman" w:eastAsia="Times New Roman" w:cs="Times New Roman"/>
      <w:kern w:val="0"/>
      <w:lang w:val="en-GB" w:eastAsia="en-GB"/>
      <w14:ligatures w14:val="none"/>
    </w:rPr>
  </w:style>
  <w:style w:type="character" w:styleId="m-font-size-14" w:customStyle="1">
    <w:name w:val="m-font-size-14"/>
    <w:basedOn w:val="DefaultParagraphFont"/>
    <w:rsid w:val="007E1E98"/>
  </w:style>
  <w:style w:type="paragraph" w:styleId="Caption">
    <w:name w:val="caption"/>
    <w:basedOn w:val="Normal"/>
    <w:next w:val="Normal"/>
    <w:uiPriority w:val="35"/>
    <w:unhideWhenUsed/>
    <w:qFormat/>
    <w:rsid w:val="001C449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4411">
      <w:bodyDiv w:val="1"/>
      <w:marLeft w:val="0"/>
      <w:marRight w:val="0"/>
      <w:marTop w:val="0"/>
      <w:marBottom w:val="0"/>
      <w:divBdr>
        <w:top w:val="none" w:sz="0" w:space="0" w:color="auto"/>
        <w:left w:val="none" w:sz="0" w:space="0" w:color="auto"/>
        <w:bottom w:val="none" w:sz="0" w:space="0" w:color="auto"/>
        <w:right w:val="none" w:sz="0" w:space="0" w:color="auto"/>
      </w:divBdr>
    </w:div>
    <w:div w:id="9532591">
      <w:bodyDiv w:val="1"/>
      <w:marLeft w:val="0"/>
      <w:marRight w:val="0"/>
      <w:marTop w:val="0"/>
      <w:marBottom w:val="0"/>
      <w:divBdr>
        <w:top w:val="none" w:sz="0" w:space="0" w:color="auto"/>
        <w:left w:val="none" w:sz="0" w:space="0" w:color="auto"/>
        <w:bottom w:val="none" w:sz="0" w:space="0" w:color="auto"/>
        <w:right w:val="none" w:sz="0" w:space="0" w:color="auto"/>
      </w:divBdr>
    </w:div>
    <w:div w:id="11998576">
      <w:bodyDiv w:val="1"/>
      <w:marLeft w:val="0"/>
      <w:marRight w:val="0"/>
      <w:marTop w:val="0"/>
      <w:marBottom w:val="0"/>
      <w:divBdr>
        <w:top w:val="none" w:sz="0" w:space="0" w:color="auto"/>
        <w:left w:val="none" w:sz="0" w:space="0" w:color="auto"/>
        <w:bottom w:val="none" w:sz="0" w:space="0" w:color="auto"/>
        <w:right w:val="none" w:sz="0" w:space="0" w:color="auto"/>
      </w:divBdr>
    </w:div>
    <w:div w:id="13313667">
      <w:bodyDiv w:val="1"/>
      <w:marLeft w:val="0"/>
      <w:marRight w:val="0"/>
      <w:marTop w:val="0"/>
      <w:marBottom w:val="0"/>
      <w:divBdr>
        <w:top w:val="none" w:sz="0" w:space="0" w:color="auto"/>
        <w:left w:val="none" w:sz="0" w:space="0" w:color="auto"/>
        <w:bottom w:val="none" w:sz="0" w:space="0" w:color="auto"/>
        <w:right w:val="none" w:sz="0" w:space="0" w:color="auto"/>
      </w:divBdr>
    </w:div>
    <w:div w:id="26151107">
      <w:bodyDiv w:val="1"/>
      <w:marLeft w:val="0"/>
      <w:marRight w:val="0"/>
      <w:marTop w:val="0"/>
      <w:marBottom w:val="0"/>
      <w:divBdr>
        <w:top w:val="none" w:sz="0" w:space="0" w:color="auto"/>
        <w:left w:val="none" w:sz="0" w:space="0" w:color="auto"/>
        <w:bottom w:val="none" w:sz="0" w:space="0" w:color="auto"/>
        <w:right w:val="none" w:sz="0" w:space="0" w:color="auto"/>
      </w:divBdr>
    </w:div>
    <w:div w:id="36400408">
      <w:bodyDiv w:val="1"/>
      <w:marLeft w:val="0"/>
      <w:marRight w:val="0"/>
      <w:marTop w:val="0"/>
      <w:marBottom w:val="0"/>
      <w:divBdr>
        <w:top w:val="none" w:sz="0" w:space="0" w:color="auto"/>
        <w:left w:val="none" w:sz="0" w:space="0" w:color="auto"/>
        <w:bottom w:val="none" w:sz="0" w:space="0" w:color="auto"/>
        <w:right w:val="none" w:sz="0" w:space="0" w:color="auto"/>
      </w:divBdr>
    </w:div>
    <w:div w:id="61219453">
      <w:bodyDiv w:val="1"/>
      <w:marLeft w:val="0"/>
      <w:marRight w:val="0"/>
      <w:marTop w:val="0"/>
      <w:marBottom w:val="0"/>
      <w:divBdr>
        <w:top w:val="none" w:sz="0" w:space="0" w:color="auto"/>
        <w:left w:val="none" w:sz="0" w:space="0" w:color="auto"/>
        <w:bottom w:val="none" w:sz="0" w:space="0" w:color="auto"/>
        <w:right w:val="none" w:sz="0" w:space="0" w:color="auto"/>
      </w:divBdr>
    </w:div>
    <w:div w:id="65542136">
      <w:bodyDiv w:val="1"/>
      <w:marLeft w:val="0"/>
      <w:marRight w:val="0"/>
      <w:marTop w:val="0"/>
      <w:marBottom w:val="0"/>
      <w:divBdr>
        <w:top w:val="none" w:sz="0" w:space="0" w:color="auto"/>
        <w:left w:val="none" w:sz="0" w:space="0" w:color="auto"/>
        <w:bottom w:val="none" w:sz="0" w:space="0" w:color="auto"/>
        <w:right w:val="none" w:sz="0" w:space="0" w:color="auto"/>
      </w:divBdr>
    </w:div>
    <w:div w:id="70782040">
      <w:bodyDiv w:val="1"/>
      <w:marLeft w:val="0"/>
      <w:marRight w:val="0"/>
      <w:marTop w:val="0"/>
      <w:marBottom w:val="0"/>
      <w:divBdr>
        <w:top w:val="none" w:sz="0" w:space="0" w:color="auto"/>
        <w:left w:val="none" w:sz="0" w:space="0" w:color="auto"/>
        <w:bottom w:val="none" w:sz="0" w:space="0" w:color="auto"/>
        <w:right w:val="none" w:sz="0" w:space="0" w:color="auto"/>
      </w:divBdr>
    </w:div>
    <w:div w:id="93283928">
      <w:bodyDiv w:val="1"/>
      <w:marLeft w:val="0"/>
      <w:marRight w:val="0"/>
      <w:marTop w:val="0"/>
      <w:marBottom w:val="0"/>
      <w:divBdr>
        <w:top w:val="none" w:sz="0" w:space="0" w:color="auto"/>
        <w:left w:val="none" w:sz="0" w:space="0" w:color="auto"/>
        <w:bottom w:val="none" w:sz="0" w:space="0" w:color="auto"/>
        <w:right w:val="none" w:sz="0" w:space="0" w:color="auto"/>
      </w:divBdr>
    </w:div>
    <w:div w:id="103424697">
      <w:bodyDiv w:val="1"/>
      <w:marLeft w:val="0"/>
      <w:marRight w:val="0"/>
      <w:marTop w:val="0"/>
      <w:marBottom w:val="0"/>
      <w:divBdr>
        <w:top w:val="none" w:sz="0" w:space="0" w:color="auto"/>
        <w:left w:val="none" w:sz="0" w:space="0" w:color="auto"/>
        <w:bottom w:val="none" w:sz="0" w:space="0" w:color="auto"/>
        <w:right w:val="none" w:sz="0" w:space="0" w:color="auto"/>
      </w:divBdr>
    </w:div>
    <w:div w:id="139857596">
      <w:bodyDiv w:val="1"/>
      <w:marLeft w:val="0"/>
      <w:marRight w:val="0"/>
      <w:marTop w:val="0"/>
      <w:marBottom w:val="0"/>
      <w:divBdr>
        <w:top w:val="none" w:sz="0" w:space="0" w:color="auto"/>
        <w:left w:val="none" w:sz="0" w:space="0" w:color="auto"/>
        <w:bottom w:val="none" w:sz="0" w:space="0" w:color="auto"/>
        <w:right w:val="none" w:sz="0" w:space="0" w:color="auto"/>
      </w:divBdr>
    </w:div>
    <w:div w:id="175077872">
      <w:bodyDiv w:val="1"/>
      <w:marLeft w:val="0"/>
      <w:marRight w:val="0"/>
      <w:marTop w:val="0"/>
      <w:marBottom w:val="0"/>
      <w:divBdr>
        <w:top w:val="none" w:sz="0" w:space="0" w:color="auto"/>
        <w:left w:val="none" w:sz="0" w:space="0" w:color="auto"/>
        <w:bottom w:val="none" w:sz="0" w:space="0" w:color="auto"/>
        <w:right w:val="none" w:sz="0" w:space="0" w:color="auto"/>
      </w:divBdr>
    </w:div>
    <w:div w:id="175922609">
      <w:bodyDiv w:val="1"/>
      <w:marLeft w:val="0"/>
      <w:marRight w:val="0"/>
      <w:marTop w:val="0"/>
      <w:marBottom w:val="0"/>
      <w:divBdr>
        <w:top w:val="none" w:sz="0" w:space="0" w:color="auto"/>
        <w:left w:val="none" w:sz="0" w:space="0" w:color="auto"/>
        <w:bottom w:val="none" w:sz="0" w:space="0" w:color="auto"/>
        <w:right w:val="none" w:sz="0" w:space="0" w:color="auto"/>
      </w:divBdr>
    </w:div>
    <w:div w:id="179902931">
      <w:bodyDiv w:val="1"/>
      <w:marLeft w:val="0"/>
      <w:marRight w:val="0"/>
      <w:marTop w:val="0"/>
      <w:marBottom w:val="0"/>
      <w:divBdr>
        <w:top w:val="none" w:sz="0" w:space="0" w:color="auto"/>
        <w:left w:val="none" w:sz="0" w:space="0" w:color="auto"/>
        <w:bottom w:val="none" w:sz="0" w:space="0" w:color="auto"/>
        <w:right w:val="none" w:sz="0" w:space="0" w:color="auto"/>
      </w:divBdr>
      <w:divsChild>
        <w:div w:id="210263103">
          <w:marLeft w:val="0"/>
          <w:marRight w:val="0"/>
          <w:marTop w:val="0"/>
          <w:marBottom w:val="0"/>
          <w:divBdr>
            <w:top w:val="none" w:sz="0" w:space="0" w:color="auto"/>
            <w:left w:val="none" w:sz="0" w:space="0" w:color="auto"/>
            <w:bottom w:val="none" w:sz="0" w:space="0" w:color="auto"/>
            <w:right w:val="none" w:sz="0" w:space="0" w:color="auto"/>
          </w:divBdr>
          <w:divsChild>
            <w:div w:id="1919050572">
              <w:marLeft w:val="0"/>
              <w:marRight w:val="0"/>
              <w:marTop w:val="0"/>
              <w:marBottom w:val="0"/>
              <w:divBdr>
                <w:top w:val="single" w:sz="2" w:space="0" w:color="D9D9E3"/>
                <w:left w:val="single" w:sz="2" w:space="0" w:color="D9D9E3"/>
                <w:bottom w:val="single" w:sz="2" w:space="0" w:color="D9D9E3"/>
                <w:right w:val="single" w:sz="2" w:space="0" w:color="D9D9E3"/>
              </w:divBdr>
              <w:divsChild>
                <w:div w:id="1447965586">
                  <w:marLeft w:val="0"/>
                  <w:marRight w:val="0"/>
                  <w:marTop w:val="0"/>
                  <w:marBottom w:val="0"/>
                  <w:divBdr>
                    <w:top w:val="single" w:sz="2" w:space="0" w:color="D9D9E3"/>
                    <w:left w:val="single" w:sz="2" w:space="0" w:color="D9D9E3"/>
                    <w:bottom w:val="single" w:sz="2" w:space="0" w:color="D9D9E3"/>
                    <w:right w:val="single" w:sz="2" w:space="0" w:color="D9D9E3"/>
                  </w:divBdr>
                  <w:divsChild>
                    <w:div w:id="2050491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82512914">
          <w:marLeft w:val="0"/>
          <w:marRight w:val="0"/>
          <w:marTop w:val="0"/>
          <w:marBottom w:val="0"/>
          <w:divBdr>
            <w:top w:val="single" w:sz="2" w:space="0" w:color="D9D9E3"/>
            <w:left w:val="single" w:sz="2" w:space="0" w:color="D9D9E3"/>
            <w:bottom w:val="single" w:sz="2" w:space="0" w:color="D9D9E3"/>
            <w:right w:val="single" w:sz="2" w:space="0" w:color="D9D9E3"/>
          </w:divBdr>
          <w:divsChild>
            <w:div w:id="1045179985">
              <w:marLeft w:val="0"/>
              <w:marRight w:val="0"/>
              <w:marTop w:val="0"/>
              <w:marBottom w:val="0"/>
              <w:divBdr>
                <w:top w:val="single" w:sz="2" w:space="0" w:color="D9D9E3"/>
                <w:left w:val="single" w:sz="2" w:space="0" w:color="D9D9E3"/>
                <w:bottom w:val="single" w:sz="2" w:space="0" w:color="D9D9E3"/>
                <w:right w:val="single" w:sz="2" w:space="0" w:color="D9D9E3"/>
              </w:divBdr>
              <w:divsChild>
                <w:div w:id="1345202744">
                  <w:marLeft w:val="0"/>
                  <w:marRight w:val="0"/>
                  <w:marTop w:val="0"/>
                  <w:marBottom w:val="0"/>
                  <w:divBdr>
                    <w:top w:val="single" w:sz="2" w:space="0" w:color="D9D9E3"/>
                    <w:left w:val="single" w:sz="2" w:space="0" w:color="D9D9E3"/>
                    <w:bottom w:val="single" w:sz="2" w:space="0" w:color="D9D9E3"/>
                    <w:right w:val="single" w:sz="2" w:space="0" w:color="D9D9E3"/>
                  </w:divBdr>
                  <w:divsChild>
                    <w:div w:id="769936695">
                      <w:marLeft w:val="0"/>
                      <w:marRight w:val="0"/>
                      <w:marTop w:val="0"/>
                      <w:marBottom w:val="0"/>
                      <w:divBdr>
                        <w:top w:val="single" w:sz="2" w:space="0" w:color="D9D9E3"/>
                        <w:left w:val="single" w:sz="2" w:space="0" w:color="D9D9E3"/>
                        <w:bottom w:val="single" w:sz="2" w:space="0" w:color="D9D9E3"/>
                        <w:right w:val="single" w:sz="2" w:space="0" w:color="D9D9E3"/>
                      </w:divBdr>
                      <w:divsChild>
                        <w:div w:id="1546602752">
                          <w:marLeft w:val="0"/>
                          <w:marRight w:val="0"/>
                          <w:marTop w:val="0"/>
                          <w:marBottom w:val="0"/>
                          <w:divBdr>
                            <w:top w:val="single" w:sz="2" w:space="0" w:color="auto"/>
                            <w:left w:val="single" w:sz="2" w:space="0" w:color="auto"/>
                            <w:bottom w:val="single" w:sz="6" w:space="0" w:color="auto"/>
                            <w:right w:val="single" w:sz="2" w:space="0" w:color="auto"/>
                          </w:divBdr>
                          <w:divsChild>
                            <w:div w:id="16846221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04423261">
                                  <w:marLeft w:val="0"/>
                                  <w:marRight w:val="0"/>
                                  <w:marTop w:val="0"/>
                                  <w:marBottom w:val="0"/>
                                  <w:divBdr>
                                    <w:top w:val="single" w:sz="2" w:space="0" w:color="D9D9E3"/>
                                    <w:left w:val="single" w:sz="2" w:space="0" w:color="D9D9E3"/>
                                    <w:bottom w:val="single" w:sz="2" w:space="0" w:color="D9D9E3"/>
                                    <w:right w:val="single" w:sz="2" w:space="0" w:color="D9D9E3"/>
                                  </w:divBdr>
                                  <w:divsChild>
                                    <w:div w:id="1071737401">
                                      <w:marLeft w:val="0"/>
                                      <w:marRight w:val="0"/>
                                      <w:marTop w:val="0"/>
                                      <w:marBottom w:val="0"/>
                                      <w:divBdr>
                                        <w:top w:val="single" w:sz="2" w:space="0" w:color="D9D9E3"/>
                                        <w:left w:val="single" w:sz="2" w:space="0" w:color="D9D9E3"/>
                                        <w:bottom w:val="single" w:sz="2" w:space="0" w:color="D9D9E3"/>
                                        <w:right w:val="single" w:sz="2" w:space="0" w:color="D9D9E3"/>
                                      </w:divBdr>
                                      <w:divsChild>
                                        <w:div w:id="2024042489">
                                          <w:marLeft w:val="0"/>
                                          <w:marRight w:val="0"/>
                                          <w:marTop w:val="0"/>
                                          <w:marBottom w:val="0"/>
                                          <w:divBdr>
                                            <w:top w:val="single" w:sz="2" w:space="0" w:color="D9D9E3"/>
                                            <w:left w:val="single" w:sz="2" w:space="0" w:color="D9D9E3"/>
                                            <w:bottom w:val="single" w:sz="2" w:space="0" w:color="D9D9E3"/>
                                            <w:right w:val="single" w:sz="2" w:space="0" w:color="D9D9E3"/>
                                          </w:divBdr>
                                          <w:divsChild>
                                            <w:div w:id="1357729954">
                                              <w:marLeft w:val="0"/>
                                              <w:marRight w:val="0"/>
                                              <w:marTop w:val="0"/>
                                              <w:marBottom w:val="0"/>
                                              <w:divBdr>
                                                <w:top w:val="single" w:sz="2" w:space="0" w:color="D9D9E3"/>
                                                <w:left w:val="single" w:sz="2" w:space="0" w:color="D9D9E3"/>
                                                <w:bottom w:val="single" w:sz="2" w:space="0" w:color="D9D9E3"/>
                                                <w:right w:val="single" w:sz="2" w:space="0" w:color="D9D9E3"/>
                                              </w:divBdr>
                                              <w:divsChild>
                                                <w:div w:id="15614058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864831">
      <w:bodyDiv w:val="1"/>
      <w:marLeft w:val="0"/>
      <w:marRight w:val="0"/>
      <w:marTop w:val="0"/>
      <w:marBottom w:val="0"/>
      <w:divBdr>
        <w:top w:val="none" w:sz="0" w:space="0" w:color="auto"/>
        <w:left w:val="none" w:sz="0" w:space="0" w:color="auto"/>
        <w:bottom w:val="none" w:sz="0" w:space="0" w:color="auto"/>
        <w:right w:val="none" w:sz="0" w:space="0" w:color="auto"/>
      </w:divBdr>
    </w:div>
    <w:div w:id="187644516">
      <w:bodyDiv w:val="1"/>
      <w:marLeft w:val="0"/>
      <w:marRight w:val="0"/>
      <w:marTop w:val="0"/>
      <w:marBottom w:val="0"/>
      <w:divBdr>
        <w:top w:val="none" w:sz="0" w:space="0" w:color="auto"/>
        <w:left w:val="none" w:sz="0" w:space="0" w:color="auto"/>
        <w:bottom w:val="none" w:sz="0" w:space="0" w:color="auto"/>
        <w:right w:val="none" w:sz="0" w:space="0" w:color="auto"/>
      </w:divBdr>
    </w:div>
    <w:div w:id="213734814">
      <w:bodyDiv w:val="1"/>
      <w:marLeft w:val="0"/>
      <w:marRight w:val="0"/>
      <w:marTop w:val="0"/>
      <w:marBottom w:val="0"/>
      <w:divBdr>
        <w:top w:val="none" w:sz="0" w:space="0" w:color="auto"/>
        <w:left w:val="none" w:sz="0" w:space="0" w:color="auto"/>
        <w:bottom w:val="none" w:sz="0" w:space="0" w:color="auto"/>
        <w:right w:val="none" w:sz="0" w:space="0" w:color="auto"/>
      </w:divBdr>
    </w:div>
    <w:div w:id="238253144">
      <w:bodyDiv w:val="1"/>
      <w:marLeft w:val="0"/>
      <w:marRight w:val="0"/>
      <w:marTop w:val="0"/>
      <w:marBottom w:val="0"/>
      <w:divBdr>
        <w:top w:val="none" w:sz="0" w:space="0" w:color="auto"/>
        <w:left w:val="none" w:sz="0" w:space="0" w:color="auto"/>
        <w:bottom w:val="none" w:sz="0" w:space="0" w:color="auto"/>
        <w:right w:val="none" w:sz="0" w:space="0" w:color="auto"/>
      </w:divBdr>
    </w:div>
    <w:div w:id="239606281">
      <w:bodyDiv w:val="1"/>
      <w:marLeft w:val="0"/>
      <w:marRight w:val="0"/>
      <w:marTop w:val="0"/>
      <w:marBottom w:val="0"/>
      <w:divBdr>
        <w:top w:val="none" w:sz="0" w:space="0" w:color="auto"/>
        <w:left w:val="none" w:sz="0" w:space="0" w:color="auto"/>
        <w:bottom w:val="none" w:sz="0" w:space="0" w:color="auto"/>
        <w:right w:val="none" w:sz="0" w:space="0" w:color="auto"/>
      </w:divBdr>
    </w:div>
    <w:div w:id="243682288">
      <w:bodyDiv w:val="1"/>
      <w:marLeft w:val="0"/>
      <w:marRight w:val="0"/>
      <w:marTop w:val="0"/>
      <w:marBottom w:val="0"/>
      <w:divBdr>
        <w:top w:val="none" w:sz="0" w:space="0" w:color="auto"/>
        <w:left w:val="none" w:sz="0" w:space="0" w:color="auto"/>
        <w:bottom w:val="none" w:sz="0" w:space="0" w:color="auto"/>
        <w:right w:val="none" w:sz="0" w:space="0" w:color="auto"/>
      </w:divBdr>
    </w:div>
    <w:div w:id="265040886">
      <w:bodyDiv w:val="1"/>
      <w:marLeft w:val="0"/>
      <w:marRight w:val="0"/>
      <w:marTop w:val="0"/>
      <w:marBottom w:val="0"/>
      <w:divBdr>
        <w:top w:val="none" w:sz="0" w:space="0" w:color="auto"/>
        <w:left w:val="none" w:sz="0" w:space="0" w:color="auto"/>
        <w:bottom w:val="none" w:sz="0" w:space="0" w:color="auto"/>
        <w:right w:val="none" w:sz="0" w:space="0" w:color="auto"/>
      </w:divBdr>
    </w:div>
    <w:div w:id="269750463">
      <w:bodyDiv w:val="1"/>
      <w:marLeft w:val="0"/>
      <w:marRight w:val="0"/>
      <w:marTop w:val="0"/>
      <w:marBottom w:val="0"/>
      <w:divBdr>
        <w:top w:val="none" w:sz="0" w:space="0" w:color="auto"/>
        <w:left w:val="none" w:sz="0" w:space="0" w:color="auto"/>
        <w:bottom w:val="none" w:sz="0" w:space="0" w:color="auto"/>
        <w:right w:val="none" w:sz="0" w:space="0" w:color="auto"/>
      </w:divBdr>
    </w:div>
    <w:div w:id="271713692">
      <w:bodyDiv w:val="1"/>
      <w:marLeft w:val="0"/>
      <w:marRight w:val="0"/>
      <w:marTop w:val="0"/>
      <w:marBottom w:val="0"/>
      <w:divBdr>
        <w:top w:val="none" w:sz="0" w:space="0" w:color="auto"/>
        <w:left w:val="none" w:sz="0" w:space="0" w:color="auto"/>
        <w:bottom w:val="none" w:sz="0" w:space="0" w:color="auto"/>
        <w:right w:val="none" w:sz="0" w:space="0" w:color="auto"/>
      </w:divBdr>
    </w:div>
    <w:div w:id="289210527">
      <w:bodyDiv w:val="1"/>
      <w:marLeft w:val="0"/>
      <w:marRight w:val="0"/>
      <w:marTop w:val="0"/>
      <w:marBottom w:val="0"/>
      <w:divBdr>
        <w:top w:val="none" w:sz="0" w:space="0" w:color="auto"/>
        <w:left w:val="none" w:sz="0" w:space="0" w:color="auto"/>
        <w:bottom w:val="none" w:sz="0" w:space="0" w:color="auto"/>
        <w:right w:val="none" w:sz="0" w:space="0" w:color="auto"/>
      </w:divBdr>
    </w:div>
    <w:div w:id="302587539">
      <w:bodyDiv w:val="1"/>
      <w:marLeft w:val="0"/>
      <w:marRight w:val="0"/>
      <w:marTop w:val="0"/>
      <w:marBottom w:val="0"/>
      <w:divBdr>
        <w:top w:val="none" w:sz="0" w:space="0" w:color="auto"/>
        <w:left w:val="none" w:sz="0" w:space="0" w:color="auto"/>
        <w:bottom w:val="none" w:sz="0" w:space="0" w:color="auto"/>
        <w:right w:val="none" w:sz="0" w:space="0" w:color="auto"/>
      </w:divBdr>
    </w:div>
    <w:div w:id="308292385">
      <w:bodyDiv w:val="1"/>
      <w:marLeft w:val="0"/>
      <w:marRight w:val="0"/>
      <w:marTop w:val="0"/>
      <w:marBottom w:val="0"/>
      <w:divBdr>
        <w:top w:val="none" w:sz="0" w:space="0" w:color="auto"/>
        <w:left w:val="none" w:sz="0" w:space="0" w:color="auto"/>
        <w:bottom w:val="none" w:sz="0" w:space="0" w:color="auto"/>
        <w:right w:val="none" w:sz="0" w:space="0" w:color="auto"/>
      </w:divBdr>
    </w:div>
    <w:div w:id="310403276">
      <w:bodyDiv w:val="1"/>
      <w:marLeft w:val="0"/>
      <w:marRight w:val="0"/>
      <w:marTop w:val="0"/>
      <w:marBottom w:val="0"/>
      <w:divBdr>
        <w:top w:val="none" w:sz="0" w:space="0" w:color="auto"/>
        <w:left w:val="none" w:sz="0" w:space="0" w:color="auto"/>
        <w:bottom w:val="none" w:sz="0" w:space="0" w:color="auto"/>
        <w:right w:val="none" w:sz="0" w:space="0" w:color="auto"/>
      </w:divBdr>
    </w:div>
    <w:div w:id="326398071">
      <w:bodyDiv w:val="1"/>
      <w:marLeft w:val="0"/>
      <w:marRight w:val="0"/>
      <w:marTop w:val="0"/>
      <w:marBottom w:val="0"/>
      <w:divBdr>
        <w:top w:val="none" w:sz="0" w:space="0" w:color="auto"/>
        <w:left w:val="none" w:sz="0" w:space="0" w:color="auto"/>
        <w:bottom w:val="none" w:sz="0" w:space="0" w:color="auto"/>
        <w:right w:val="none" w:sz="0" w:space="0" w:color="auto"/>
      </w:divBdr>
    </w:div>
    <w:div w:id="327751910">
      <w:bodyDiv w:val="1"/>
      <w:marLeft w:val="0"/>
      <w:marRight w:val="0"/>
      <w:marTop w:val="0"/>
      <w:marBottom w:val="0"/>
      <w:divBdr>
        <w:top w:val="none" w:sz="0" w:space="0" w:color="auto"/>
        <w:left w:val="none" w:sz="0" w:space="0" w:color="auto"/>
        <w:bottom w:val="none" w:sz="0" w:space="0" w:color="auto"/>
        <w:right w:val="none" w:sz="0" w:space="0" w:color="auto"/>
      </w:divBdr>
    </w:div>
    <w:div w:id="334696233">
      <w:bodyDiv w:val="1"/>
      <w:marLeft w:val="0"/>
      <w:marRight w:val="0"/>
      <w:marTop w:val="0"/>
      <w:marBottom w:val="0"/>
      <w:divBdr>
        <w:top w:val="none" w:sz="0" w:space="0" w:color="auto"/>
        <w:left w:val="none" w:sz="0" w:space="0" w:color="auto"/>
        <w:bottom w:val="none" w:sz="0" w:space="0" w:color="auto"/>
        <w:right w:val="none" w:sz="0" w:space="0" w:color="auto"/>
      </w:divBdr>
    </w:div>
    <w:div w:id="357464626">
      <w:bodyDiv w:val="1"/>
      <w:marLeft w:val="0"/>
      <w:marRight w:val="0"/>
      <w:marTop w:val="0"/>
      <w:marBottom w:val="0"/>
      <w:divBdr>
        <w:top w:val="none" w:sz="0" w:space="0" w:color="auto"/>
        <w:left w:val="none" w:sz="0" w:space="0" w:color="auto"/>
        <w:bottom w:val="none" w:sz="0" w:space="0" w:color="auto"/>
        <w:right w:val="none" w:sz="0" w:space="0" w:color="auto"/>
      </w:divBdr>
    </w:div>
    <w:div w:id="359817856">
      <w:bodyDiv w:val="1"/>
      <w:marLeft w:val="0"/>
      <w:marRight w:val="0"/>
      <w:marTop w:val="0"/>
      <w:marBottom w:val="0"/>
      <w:divBdr>
        <w:top w:val="none" w:sz="0" w:space="0" w:color="auto"/>
        <w:left w:val="none" w:sz="0" w:space="0" w:color="auto"/>
        <w:bottom w:val="none" w:sz="0" w:space="0" w:color="auto"/>
        <w:right w:val="none" w:sz="0" w:space="0" w:color="auto"/>
      </w:divBdr>
    </w:div>
    <w:div w:id="368534491">
      <w:bodyDiv w:val="1"/>
      <w:marLeft w:val="0"/>
      <w:marRight w:val="0"/>
      <w:marTop w:val="0"/>
      <w:marBottom w:val="0"/>
      <w:divBdr>
        <w:top w:val="none" w:sz="0" w:space="0" w:color="auto"/>
        <w:left w:val="none" w:sz="0" w:space="0" w:color="auto"/>
        <w:bottom w:val="none" w:sz="0" w:space="0" w:color="auto"/>
        <w:right w:val="none" w:sz="0" w:space="0" w:color="auto"/>
      </w:divBdr>
    </w:div>
    <w:div w:id="377778510">
      <w:bodyDiv w:val="1"/>
      <w:marLeft w:val="0"/>
      <w:marRight w:val="0"/>
      <w:marTop w:val="0"/>
      <w:marBottom w:val="0"/>
      <w:divBdr>
        <w:top w:val="none" w:sz="0" w:space="0" w:color="auto"/>
        <w:left w:val="none" w:sz="0" w:space="0" w:color="auto"/>
        <w:bottom w:val="none" w:sz="0" w:space="0" w:color="auto"/>
        <w:right w:val="none" w:sz="0" w:space="0" w:color="auto"/>
      </w:divBdr>
    </w:div>
    <w:div w:id="387150281">
      <w:bodyDiv w:val="1"/>
      <w:marLeft w:val="0"/>
      <w:marRight w:val="0"/>
      <w:marTop w:val="0"/>
      <w:marBottom w:val="0"/>
      <w:divBdr>
        <w:top w:val="none" w:sz="0" w:space="0" w:color="auto"/>
        <w:left w:val="none" w:sz="0" w:space="0" w:color="auto"/>
        <w:bottom w:val="none" w:sz="0" w:space="0" w:color="auto"/>
        <w:right w:val="none" w:sz="0" w:space="0" w:color="auto"/>
      </w:divBdr>
    </w:div>
    <w:div w:id="404836778">
      <w:bodyDiv w:val="1"/>
      <w:marLeft w:val="0"/>
      <w:marRight w:val="0"/>
      <w:marTop w:val="0"/>
      <w:marBottom w:val="0"/>
      <w:divBdr>
        <w:top w:val="none" w:sz="0" w:space="0" w:color="auto"/>
        <w:left w:val="none" w:sz="0" w:space="0" w:color="auto"/>
        <w:bottom w:val="none" w:sz="0" w:space="0" w:color="auto"/>
        <w:right w:val="none" w:sz="0" w:space="0" w:color="auto"/>
      </w:divBdr>
    </w:div>
    <w:div w:id="404838068">
      <w:bodyDiv w:val="1"/>
      <w:marLeft w:val="0"/>
      <w:marRight w:val="0"/>
      <w:marTop w:val="0"/>
      <w:marBottom w:val="0"/>
      <w:divBdr>
        <w:top w:val="none" w:sz="0" w:space="0" w:color="auto"/>
        <w:left w:val="none" w:sz="0" w:space="0" w:color="auto"/>
        <w:bottom w:val="none" w:sz="0" w:space="0" w:color="auto"/>
        <w:right w:val="none" w:sz="0" w:space="0" w:color="auto"/>
      </w:divBdr>
    </w:div>
    <w:div w:id="413164488">
      <w:bodyDiv w:val="1"/>
      <w:marLeft w:val="0"/>
      <w:marRight w:val="0"/>
      <w:marTop w:val="0"/>
      <w:marBottom w:val="0"/>
      <w:divBdr>
        <w:top w:val="none" w:sz="0" w:space="0" w:color="auto"/>
        <w:left w:val="none" w:sz="0" w:space="0" w:color="auto"/>
        <w:bottom w:val="none" w:sz="0" w:space="0" w:color="auto"/>
        <w:right w:val="none" w:sz="0" w:space="0" w:color="auto"/>
      </w:divBdr>
    </w:div>
    <w:div w:id="418916492">
      <w:bodyDiv w:val="1"/>
      <w:marLeft w:val="0"/>
      <w:marRight w:val="0"/>
      <w:marTop w:val="0"/>
      <w:marBottom w:val="0"/>
      <w:divBdr>
        <w:top w:val="none" w:sz="0" w:space="0" w:color="auto"/>
        <w:left w:val="none" w:sz="0" w:space="0" w:color="auto"/>
        <w:bottom w:val="none" w:sz="0" w:space="0" w:color="auto"/>
        <w:right w:val="none" w:sz="0" w:space="0" w:color="auto"/>
      </w:divBdr>
    </w:div>
    <w:div w:id="428505158">
      <w:bodyDiv w:val="1"/>
      <w:marLeft w:val="0"/>
      <w:marRight w:val="0"/>
      <w:marTop w:val="0"/>
      <w:marBottom w:val="0"/>
      <w:divBdr>
        <w:top w:val="none" w:sz="0" w:space="0" w:color="auto"/>
        <w:left w:val="none" w:sz="0" w:space="0" w:color="auto"/>
        <w:bottom w:val="none" w:sz="0" w:space="0" w:color="auto"/>
        <w:right w:val="none" w:sz="0" w:space="0" w:color="auto"/>
      </w:divBdr>
    </w:div>
    <w:div w:id="432483825">
      <w:bodyDiv w:val="1"/>
      <w:marLeft w:val="0"/>
      <w:marRight w:val="0"/>
      <w:marTop w:val="0"/>
      <w:marBottom w:val="0"/>
      <w:divBdr>
        <w:top w:val="none" w:sz="0" w:space="0" w:color="auto"/>
        <w:left w:val="none" w:sz="0" w:space="0" w:color="auto"/>
        <w:bottom w:val="none" w:sz="0" w:space="0" w:color="auto"/>
        <w:right w:val="none" w:sz="0" w:space="0" w:color="auto"/>
      </w:divBdr>
    </w:div>
    <w:div w:id="449785538">
      <w:bodyDiv w:val="1"/>
      <w:marLeft w:val="0"/>
      <w:marRight w:val="0"/>
      <w:marTop w:val="0"/>
      <w:marBottom w:val="0"/>
      <w:divBdr>
        <w:top w:val="none" w:sz="0" w:space="0" w:color="auto"/>
        <w:left w:val="none" w:sz="0" w:space="0" w:color="auto"/>
        <w:bottom w:val="none" w:sz="0" w:space="0" w:color="auto"/>
        <w:right w:val="none" w:sz="0" w:space="0" w:color="auto"/>
      </w:divBdr>
      <w:divsChild>
        <w:div w:id="55327321">
          <w:marLeft w:val="0"/>
          <w:marRight w:val="0"/>
          <w:marTop w:val="150"/>
          <w:marBottom w:val="300"/>
          <w:divBdr>
            <w:top w:val="none" w:sz="0" w:space="0" w:color="auto"/>
            <w:left w:val="none" w:sz="0" w:space="0" w:color="auto"/>
            <w:bottom w:val="none" w:sz="0" w:space="0" w:color="auto"/>
            <w:right w:val="none" w:sz="0" w:space="0" w:color="auto"/>
          </w:divBdr>
        </w:div>
        <w:div w:id="580022134">
          <w:marLeft w:val="0"/>
          <w:marRight w:val="300"/>
          <w:marTop w:val="0"/>
          <w:marBottom w:val="0"/>
          <w:divBdr>
            <w:top w:val="none" w:sz="0" w:space="0" w:color="auto"/>
            <w:left w:val="none" w:sz="0" w:space="0" w:color="auto"/>
            <w:bottom w:val="none" w:sz="0" w:space="0" w:color="auto"/>
            <w:right w:val="none" w:sz="0" w:space="0" w:color="auto"/>
          </w:divBdr>
          <w:divsChild>
            <w:div w:id="937832876">
              <w:marLeft w:val="0"/>
              <w:marRight w:val="0"/>
              <w:marTop w:val="0"/>
              <w:marBottom w:val="0"/>
              <w:divBdr>
                <w:top w:val="none" w:sz="0" w:space="0" w:color="auto"/>
                <w:left w:val="none" w:sz="0" w:space="0" w:color="auto"/>
                <w:bottom w:val="none" w:sz="0" w:space="0" w:color="auto"/>
                <w:right w:val="none" w:sz="0" w:space="0" w:color="auto"/>
              </w:divBdr>
              <w:divsChild>
                <w:div w:id="1579318263">
                  <w:marLeft w:val="0"/>
                  <w:marRight w:val="0"/>
                  <w:marTop w:val="0"/>
                  <w:marBottom w:val="0"/>
                  <w:divBdr>
                    <w:top w:val="none" w:sz="0" w:space="11" w:color="auto"/>
                    <w:left w:val="none" w:sz="0" w:space="11" w:color="auto"/>
                    <w:bottom w:val="single" w:sz="6" w:space="11" w:color="CCCCCC"/>
                    <w:right w:val="single" w:sz="12" w:space="11" w:color="00ADEF"/>
                  </w:divBdr>
                </w:div>
                <w:div w:id="1000278736">
                  <w:marLeft w:val="0"/>
                  <w:marRight w:val="0"/>
                  <w:marTop w:val="0"/>
                  <w:marBottom w:val="0"/>
                  <w:divBdr>
                    <w:top w:val="none" w:sz="0" w:space="11" w:color="auto"/>
                    <w:left w:val="none" w:sz="0" w:space="11" w:color="auto"/>
                    <w:bottom w:val="single" w:sz="6" w:space="11" w:color="CCCCCC"/>
                    <w:right w:val="none" w:sz="0" w:space="11" w:color="auto"/>
                  </w:divBdr>
                </w:div>
                <w:div w:id="1838230455">
                  <w:marLeft w:val="0"/>
                  <w:marRight w:val="0"/>
                  <w:marTop w:val="0"/>
                  <w:marBottom w:val="0"/>
                  <w:divBdr>
                    <w:top w:val="none" w:sz="0" w:space="11" w:color="auto"/>
                    <w:left w:val="none" w:sz="0" w:space="11" w:color="auto"/>
                    <w:bottom w:val="single" w:sz="6" w:space="11" w:color="CCCCCC"/>
                    <w:right w:val="none" w:sz="0" w:space="11" w:color="auto"/>
                  </w:divBdr>
                </w:div>
                <w:div w:id="332077239">
                  <w:marLeft w:val="0"/>
                  <w:marRight w:val="0"/>
                  <w:marTop w:val="0"/>
                  <w:marBottom w:val="0"/>
                  <w:divBdr>
                    <w:top w:val="none" w:sz="0" w:space="11" w:color="auto"/>
                    <w:left w:val="none" w:sz="0" w:space="11" w:color="auto"/>
                    <w:bottom w:val="single" w:sz="6" w:space="11" w:color="CCCCCC"/>
                    <w:right w:val="none" w:sz="0" w:space="11" w:color="auto"/>
                  </w:divBdr>
                </w:div>
                <w:div w:id="1670792955">
                  <w:marLeft w:val="0"/>
                  <w:marRight w:val="0"/>
                  <w:marTop w:val="0"/>
                  <w:marBottom w:val="0"/>
                  <w:divBdr>
                    <w:top w:val="none" w:sz="0" w:space="11" w:color="auto"/>
                    <w:left w:val="none" w:sz="0" w:space="11" w:color="auto"/>
                    <w:bottom w:val="single" w:sz="6" w:space="11" w:color="CCCCCC"/>
                    <w:right w:val="none" w:sz="0" w:space="11" w:color="auto"/>
                  </w:divBdr>
                </w:div>
                <w:div w:id="2058045397">
                  <w:marLeft w:val="0"/>
                  <w:marRight w:val="0"/>
                  <w:marTop w:val="0"/>
                  <w:marBottom w:val="0"/>
                  <w:divBdr>
                    <w:top w:val="none" w:sz="0" w:space="11" w:color="auto"/>
                    <w:left w:val="none" w:sz="0" w:space="11" w:color="auto"/>
                    <w:bottom w:val="single" w:sz="6" w:space="11" w:color="CCCCCC"/>
                    <w:right w:val="none" w:sz="0" w:space="11" w:color="auto"/>
                  </w:divBdr>
                </w:div>
                <w:div w:id="1792675382">
                  <w:marLeft w:val="0"/>
                  <w:marRight w:val="0"/>
                  <w:marTop w:val="0"/>
                  <w:marBottom w:val="0"/>
                  <w:divBdr>
                    <w:top w:val="none" w:sz="0" w:space="11" w:color="auto"/>
                    <w:left w:val="none" w:sz="0" w:space="11" w:color="auto"/>
                    <w:bottom w:val="single" w:sz="6" w:space="11" w:color="CCCCCC"/>
                    <w:right w:val="none" w:sz="0" w:space="11" w:color="auto"/>
                  </w:divBdr>
                </w:div>
              </w:divsChild>
            </w:div>
          </w:divsChild>
        </w:div>
      </w:divsChild>
    </w:div>
    <w:div w:id="471869879">
      <w:bodyDiv w:val="1"/>
      <w:marLeft w:val="0"/>
      <w:marRight w:val="0"/>
      <w:marTop w:val="0"/>
      <w:marBottom w:val="0"/>
      <w:divBdr>
        <w:top w:val="none" w:sz="0" w:space="0" w:color="auto"/>
        <w:left w:val="none" w:sz="0" w:space="0" w:color="auto"/>
        <w:bottom w:val="none" w:sz="0" w:space="0" w:color="auto"/>
        <w:right w:val="none" w:sz="0" w:space="0" w:color="auto"/>
      </w:divBdr>
    </w:div>
    <w:div w:id="473331221">
      <w:bodyDiv w:val="1"/>
      <w:marLeft w:val="0"/>
      <w:marRight w:val="0"/>
      <w:marTop w:val="0"/>
      <w:marBottom w:val="0"/>
      <w:divBdr>
        <w:top w:val="none" w:sz="0" w:space="0" w:color="auto"/>
        <w:left w:val="none" w:sz="0" w:space="0" w:color="auto"/>
        <w:bottom w:val="none" w:sz="0" w:space="0" w:color="auto"/>
        <w:right w:val="none" w:sz="0" w:space="0" w:color="auto"/>
      </w:divBdr>
    </w:div>
    <w:div w:id="482624763">
      <w:bodyDiv w:val="1"/>
      <w:marLeft w:val="0"/>
      <w:marRight w:val="0"/>
      <w:marTop w:val="0"/>
      <w:marBottom w:val="0"/>
      <w:divBdr>
        <w:top w:val="none" w:sz="0" w:space="0" w:color="auto"/>
        <w:left w:val="none" w:sz="0" w:space="0" w:color="auto"/>
        <w:bottom w:val="none" w:sz="0" w:space="0" w:color="auto"/>
        <w:right w:val="none" w:sz="0" w:space="0" w:color="auto"/>
      </w:divBdr>
    </w:div>
    <w:div w:id="484319319">
      <w:bodyDiv w:val="1"/>
      <w:marLeft w:val="0"/>
      <w:marRight w:val="0"/>
      <w:marTop w:val="0"/>
      <w:marBottom w:val="0"/>
      <w:divBdr>
        <w:top w:val="none" w:sz="0" w:space="0" w:color="auto"/>
        <w:left w:val="none" w:sz="0" w:space="0" w:color="auto"/>
        <w:bottom w:val="none" w:sz="0" w:space="0" w:color="auto"/>
        <w:right w:val="none" w:sz="0" w:space="0" w:color="auto"/>
      </w:divBdr>
    </w:div>
    <w:div w:id="497885221">
      <w:bodyDiv w:val="1"/>
      <w:marLeft w:val="0"/>
      <w:marRight w:val="0"/>
      <w:marTop w:val="0"/>
      <w:marBottom w:val="0"/>
      <w:divBdr>
        <w:top w:val="none" w:sz="0" w:space="0" w:color="auto"/>
        <w:left w:val="none" w:sz="0" w:space="0" w:color="auto"/>
        <w:bottom w:val="none" w:sz="0" w:space="0" w:color="auto"/>
        <w:right w:val="none" w:sz="0" w:space="0" w:color="auto"/>
      </w:divBdr>
    </w:div>
    <w:div w:id="511384578">
      <w:bodyDiv w:val="1"/>
      <w:marLeft w:val="0"/>
      <w:marRight w:val="0"/>
      <w:marTop w:val="0"/>
      <w:marBottom w:val="0"/>
      <w:divBdr>
        <w:top w:val="none" w:sz="0" w:space="0" w:color="auto"/>
        <w:left w:val="none" w:sz="0" w:space="0" w:color="auto"/>
        <w:bottom w:val="none" w:sz="0" w:space="0" w:color="auto"/>
        <w:right w:val="none" w:sz="0" w:space="0" w:color="auto"/>
      </w:divBdr>
    </w:div>
    <w:div w:id="515004489">
      <w:bodyDiv w:val="1"/>
      <w:marLeft w:val="0"/>
      <w:marRight w:val="0"/>
      <w:marTop w:val="0"/>
      <w:marBottom w:val="0"/>
      <w:divBdr>
        <w:top w:val="none" w:sz="0" w:space="0" w:color="auto"/>
        <w:left w:val="none" w:sz="0" w:space="0" w:color="auto"/>
        <w:bottom w:val="none" w:sz="0" w:space="0" w:color="auto"/>
        <w:right w:val="none" w:sz="0" w:space="0" w:color="auto"/>
      </w:divBdr>
    </w:div>
    <w:div w:id="531957911">
      <w:bodyDiv w:val="1"/>
      <w:marLeft w:val="0"/>
      <w:marRight w:val="0"/>
      <w:marTop w:val="0"/>
      <w:marBottom w:val="0"/>
      <w:divBdr>
        <w:top w:val="none" w:sz="0" w:space="0" w:color="auto"/>
        <w:left w:val="none" w:sz="0" w:space="0" w:color="auto"/>
        <w:bottom w:val="none" w:sz="0" w:space="0" w:color="auto"/>
        <w:right w:val="none" w:sz="0" w:space="0" w:color="auto"/>
      </w:divBdr>
    </w:div>
    <w:div w:id="537352917">
      <w:bodyDiv w:val="1"/>
      <w:marLeft w:val="0"/>
      <w:marRight w:val="0"/>
      <w:marTop w:val="0"/>
      <w:marBottom w:val="0"/>
      <w:divBdr>
        <w:top w:val="none" w:sz="0" w:space="0" w:color="auto"/>
        <w:left w:val="none" w:sz="0" w:space="0" w:color="auto"/>
        <w:bottom w:val="none" w:sz="0" w:space="0" w:color="auto"/>
        <w:right w:val="none" w:sz="0" w:space="0" w:color="auto"/>
      </w:divBdr>
    </w:div>
    <w:div w:id="562372065">
      <w:bodyDiv w:val="1"/>
      <w:marLeft w:val="0"/>
      <w:marRight w:val="0"/>
      <w:marTop w:val="0"/>
      <w:marBottom w:val="0"/>
      <w:divBdr>
        <w:top w:val="none" w:sz="0" w:space="0" w:color="auto"/>
        <w:left w:val="none" w:sz="0" w:space="0" w:color="auto"/>
        <w:bottom w:val="none" w:sz="0" w:space="0" w:color="auto"/>
        <w:right w:val="none" w:sz="0" w:space="0" w:color="auto"/>
      </w:divBdr>
    </w:div>
    <w:div w:id="567107217">
      <w:bodyDiv w:val="1"/>
      <w:marLeft w:val="0"/>
      <w:marRight w:val="0"/>
      <w:marTop w:val="0"/>
      <w:marBottom w:val="0"/>
      <w:divBdr>
        <w:top w:val="none" w:sz="0" w:space="0" w:color="auto"/>
        <w:left w:val="none" w:sz="0" w:space="0" w:color="auto"/>
        <w:bottom w:val="none" w:sz="0" w:space="0" w:color="auto"/>
        <w:right w:val="none" w:sz="0" w:space="0" w:color="auto"/>
      </w:divBdr>
    </w:div>
    <w:div w:id="572007987">
      <w:bodyDiv w:val="1"/>
      <w:marLeft w:val="0"/>
      <w:marRight w:val="0"/>
      <w:marTop w:val="0"/>
      <w:marBottom w:val="0"/>
      <w:divBdr>
        <w:top w:val="none" w:sz="0" w:space="0" w:color="auto"/>
        <w:left w:val="none" w:sz="0" w:space="0" w:color="auto"/>
        <w:bottom w:val="none" w:sz="0" w:space="0" w:color="auto"/>
        <w:right w:val="none" w:sz="0" w:space="0" w:color="auto"/>
      </w:divBdr>
    </w:div>
    <w:div w:id="576480120">
      <w:bodyDiv w:val="1"/>
      <w:marLeft w:val="0"/>
      <w:marRight w:val="0"/>
      <w:marTop w:val="0"/>
      <w:marBottom w:val="0"/>
      <w:divBdr>
        <w:top w:val="none" w:sz="0" w:space="0" w:color="auto"/>
        <w:left w:val="none" w:sz="0" w:space="0" w:color="auto"/>
        <w:bottom w:val="none" w:sz="0" w:space="0" w:color="auto"/>
        <w:right w:val="none" w:sz="0" w:space="0" w:color="auto"/>
      </w:divBdr>
    </w:div>
    <w:div w:id="577638802">
      <w:bodyDiv w:val="1"/>
      <w:marLeft w:val="0"/>
      <w:marRight w:val="0"/>
      <w:marTop w:val="0"/>
      <w:marBottom w:val="0"/>
      <w:divBdr>
        <w:top w:val="none" w:sz="0" w:space="0" w:color="auto"/>
        <w:left w:val="none" w:sz="0" w:space="0" w:color="auto"/>
        <w:bottom w:val="none" w:sz="0" w:space="0" w:color="auto"/>
        <w:right w:val="none" w:sz="0" w:space="0" w:color="auto"/>
      </w:divBdr>
    </w:div>
    <w:div w:id="594630363">
      <w:bodyDiv w:val="1"/>
      <w:marLeft w:val="0"/>
      <w:marRight w:val="0"/>
      <w:marTop w:val="0"/>
      <w:marBottom w:val="0"/>
      <w:divBdr>
        <w:top w:val="none" w:sz="0" w:space="0" w:color="auto"/>
        <w:left w:val="none" w:sz="0" w:space="0" w:color="auto"/>
        <w:bottom w:val="none" w:sz="0" w:space="0" w:color="auto"/>
        <w:right w:val="none" w:sz="0" w:space="0" w:color="auto"/>
      </w:divBdr>
    </w:div>
    <w:div w:id="598293744">
      <w:bodyDiv w:val="1"/>
      <w:marLeft w:val="0"/>
      <w:marRight w:val="0"/>
      <w:marTop w:val="0"/>
      <w:marBottom w:val="0"/>
      <w:divBdr>
        <w:top w:val="none" w:sz="0" w:space="0" w:color="auto"/>
        <w:left w:val="none" w:sz="0" w:space="0" w:color="auto"/>
        <w:bottom w:val="none" w:sz="0" w:space="0" w:color="auto"/>
        <w:right w:val="none" w:sz="0" w:space="0" w:color="auto"/>
      </w:divBdr>
    </w:div>
    <w:div w:id="600534627">
      <w:bodyDiv w:val="1"/>
      <w:marLeft w:val="0"/>
      <w:marRight w:val="0"/>
      <w:marTop w:val="0"/>
      <w:marBottom w:val="0"/>
      <w:divBdr>
        <w:top w:val="none" w:sz="0" w:space="0" w:color="auto"/>
        <w:left w:val="none" w:sz="0" w:space="0" w:color="auto"/>
        <w:bottom w:val="none" w:sz="0" w:space="0" w:color="auto"/>
        <w:right w:val="none" w:sz="0" w:space="0" w:color="auto"/>
      </w:divBdr>
    </w:div>
    <w:div w:id="605163924">
      <w:bodyDiv w:val="1"/>
      <w:marLeft w:val="0"/>
      <w:marRight w:val="0"/>
      <w:marTop w:val="0"/>
      <w:marBottom w:val="0"/>
      <w:divBdr>
        <w:top w:val="none" w:sz="0" w:space="0" w:color="auto"/>
        <w:left w:val="none" w:sz="0" w:space="0" w:color="auto"/>
        <w:bottom w:val="none" w:sz="0" w:space="0" w:color="auto"/>
        <w:right w:val="none" w:sz="0" w:space="0" w:color="auto"/>
      </w:divBdr>
    </w:div>
    <w:div w:id="623736759">
      <w:bodyDiv w:val="1"/>
      <w:marLeft w:val="0"/>
      <w:marRight w:val="0"/>
      <w:marTop w:val="0"/>
      <w:marBottom w:val="0"/>
      <w:divBdr>
        <w:top w:val="none" w:sz="0" w:space="0" w:color="auto"/>
        <w:left w:val="none" w:sz="0" w:space="0" w:color="auto"/>
        <w:bottom w:val="none" w:sz="0" w:space="0" w:color="auto"/>
        <w:right w:val="none" w:sz="0" w:space="0" w:color="auto"/>
      </w:divBdr>
    </w:div>
    <w:div w:id="661198514">
      <w:bodyDiv w:val="1"/>
      <w:marLeft w:val="0"/>
      <w:marRight w:val="0"/>
      <w:marTop w:val="0"/>
      <w:marBottom w:val="0"/>
      <w:divBdr>
        <w:top w:val="none" w:sz="0" w:space="0" w:color="auto"/>
        <w:left w:val="none" w:sz="0" w:space="0" w:color="auto"/>
        <w:bottom w:val="none" w:sz="0" w:space="0" w:color="auto"/>
        <w:right w:val="none" w:sz="0" w:space="0" w:color="auto"/>
      </w:divBdr>
    </w:div>
    <w:div w:id="662899734">
      <w:bodyDiv w:val="1"/>
      <w:marLeft w:val="0"/>
      <w:marRight w:val="0"/>
      <w:marTop w:val="0"/>
      <w:marBottom w:val="0"/>
      <w:divBdr>
        <w:top w:val="none" w:sz="0" w:space="0" w:color="auto"/>
        <w:left w:val="none" w:sz="0" w:space="0" w:color="auto"/>
        <w:bottom w:val="none" w:sz="0" w:space="0" w:color="auto"/>
        <w:right w:val="none" w:sz="0" w:space="0" w:color="auto"/>
      </w:divBdr>
    </w:div>
    <w:div w:id="670646754">
      <w:bodyDiv w:val="1"/>
      <w:marLeft w:val="0"/>
      <w:marRight w:val="0"/>
      <w:marTop w:val="0"/>
      <w:marBottom w:val="0"/>
      <w:divBdr>
        <w:top w:val="none" w:sz="0" w:space="0" w:color="auto"/>
        <w:left w:val="none" w:sz="0" w:space="0" w:color="auto"/>
        <w:bottom w:val="none" w:sz="0" w:space="0" w:color="auto"/>
        <w:right w:val="none" w:sz="0" w:space="0" w:color="auto"/>
      </w:divBdr>
    </w:div>
    <w:div w:id="679090174">
      <w:bodyDiv w:val="1"/>
      <w:marLeft w:val="0"/>
      <w:marRight w:val="0"/>
      <w:marTop w:val="0"/>
      <w:marBottom w:val="0"/>
      <w:divBdr>
        <w:top w:val="none" w:sz="0" w:space="0" w:color="auto"/>
        <w:left w:val="none" w:sz="0" w:space="0" w:color="auto"/>
        <w:bottom w:val="none" w:sz="0" w:space="0" w:color="auto"/>
        <w:right w:val="none" w:sz="0" w:space="0" w:color="auto"/>
      </w:divBdr>
    </w:div>
    <w:div w:id="687830390">
      <w:bodyDiv w:val="1"/>
      <w:marLeft w:val="0"/>
      <w:marRight w:val="0"/>
      <w:marTop w:val="0"/>
      <w:marBottom w:val="0"/>
      <w:divBdr>
        <w:top w:val="none" w:sz="0" w:space="0" w:color="auto"/>
        <w:left w:val="none" w:sz="0" w:space="0" w:color="auto"/>
        <w:bottom w:val="none" w:sz="0" w:space="0" w:color="auto"/>
        <w:right w:val="none" w:sz="0" w:space="0" w:color="auto"/>
      </w:divBdr>
    </w:div>
    <w:div w:id="695890965">
      <w:bodyDiv w:val="1"/>
      <w:marLeft w:val="0"/>
      <w:marRight w:val="0"/>
      <w:marTop w:val="0"/>
      <w:marBottom w:val="0"/>
      <w:divBdr>
        <w:top w:val="none" w:sz="0" w:space="0" w:color="auto"/>
        <w:left w:val="none" w:sz="0" w:space="0" w:color="auto"/>
        <w:bottom w:val="none" w:sz="0" w:space="0" w:color="auto"/>
        <w:right w:val="none" w:sz="0" w:space="0" w:color="auto"/>
      </w:divBdr>
    </w:div>
    <w:div w:id="698824817">
      <w:bodyDiv w:val="1"/>
      <w:marLeft w:val="0"/>
      <w:marRight w:val="0"/>
      <w:marTop w:val="0"/>
      <w:marBottom w:val="0"/>
      <w:divBdr>
        <w:top w:val="none" w:sz="0" w:space="0" w:color="auto"/>
        <w:left w:val="none" w:sz="0" w:space="0" w:color="auto"/>
        <w:bottom w:val="none" w:sz="0" w:space="0" w:color="auto"/>
        <w:right w:val="none" w:sz="0" w:space="0" w:color="auto"/>
      </w:divBdr>
    </w:div>
    <w:div w:id="736899317">
      <w:bodyDiv w:val="1"/>
      <w:marLeft w:val="0"/>
      <w:marRight w:val="0"/>
      <w:marTop w:val="0"/>
      <w:marBottom w:val="0"/>
      <w:divBdr>
        <w:top w:val="none" w:sz="0" w:space="0" w:color="auto"/>
        <w:left w:val="none" w:sz="0" w:space="0" w:color="auto"/>
        <w:bottom w:val="none" w:sz="0" w:space="0" w:color="auto"/>
        <w:right w:val="none" w:sz="0" w:space="0" w:color="auto"/>
      </w:divBdr>
    </w:div>
    <w:div w:id="738207257">
      <w:bodyDiv w:val="1"/>
      <w:marLeft w:val="0"/>
      <w:marRight w:val="0"/>
      <w:marTop w:val="0"/>
      <w:marBottom w:val="0"/>
      <w:divBdr>
        <w:top w:val="none" w:sz="0" w:space="0" w:color="auto"/>
        <w:left w:val="none" w:sz="0" w:space="0" w:color="auto"/>
        <w:bottom w:val="none" w:sz="0" w:space="0" w:color="auto"/>
        <w:right w:val="none" w:sz="0" w:space="0" w:color="auto"/>
      </w:divBdr>
    </w:div>
    <w:div w:id="745491194">
      <w:bodyDiv w:val="1"/>
      <w:marLeft w:val="0"/>
      <w:marRight w:val="0"/>
      <w:marTop w:val="0"/>
      <w:marBottom w:val="0"/>
      <w:divBdr>
        <w:top w:val="none" w:sz="0" w:space="0" w:color="auto"/>
        <w:left w:val="none" w:sz="0" w:space="0" w:color="auto"/>
        <w:bottom w:val="none" w:sz="0" w:space="0" w:color="auto"/>
        <w:right w:val="none" w:sz="0" w:space="0" w:color="auto"/>
      </w:divBdr>
    </w:div>
    <w:div w:id="753747484">
      <w:bodyDiv w:val="1"/>
      <w:marLeft w:val="0"/>
      <w:marRight w:val="0"/>
      <w:marTop w:val="0"/>
      <w:marBottom w:val="0"/>
      <w:divBdr>
        <w:top w:val="none" w:sz="0" w:space="0" w:color="auto"/>
        <w:left w:val="none" w:sz="0" w:space="0" w:color="auto"/>
        <w:bottom w:val="none" w:sz="0" w:space="0" w:color="auto"/>
        <w:right w:val="none" w:sz="0" w:space="0" w:color="auto"/>
      </w:divBdr>
    </w:div>
    <w:div w:id="755514014">
      <w:bodyDiv w:val="1"/>
      <w:marLeft w:val="0"/>
      <w:marRight w:val="0"/>
      <w:marTop w:val="0"/>
      <w:marBottom w:val="0"/>
      <w:divBdr>
        <w:top w:val="none" w:sz="0" w:space="0" w:color="auto"/>
        <w:left w:val="none" w:sz="0" w:space="0" w:color="auto"/>
        <w:bottom w:val="none" w:sz="0" w:space="0" w:color="auto"/>
        <w:right w:val="none" w:sz="0" w:space="0" w:color="auto"/>
      </w:divBdr>
    </w:div>
    <w:div w:id="783035905">
      <w:bodyDiv w:val="1"/>
      <w:marLeft w:val="0"/>
      <w:marRight w:val="0"/>
      <w:marTop w:val="0"/>
      <w:marBottom w:val="0"/>
      <w:divBdr>
        <w:top w:val="none" w:sz="0" w:space="0" w:color="auto"/>
        <w:left w:val="none" w:sz="0" w:space="0" w:color="auto"/>
        <w:bottom w:val="none" w:sz="0" w:space="0" w:color="auto"/>
        <w:right w:val="none" w:sz="0" w:space="0" w:color="auto"/>
      </w:divBdr>
    </w:div>
    <w:div w:id="790053001">
      <w:bodyDiv w:val="1"/>
      <w:marLeft w:val="0"/>
      <w:marRight w:val="0"/>
      <w:marTop w:val="0"/>
      <w:marBottom w:val="0"/>
      <w:divBdr>
        <w:top w:val="none" w:sz="0" w:space="0" w:color="auto"/>
        <w:left w:val="none" w:sz="0" w:space="0" w:color="auto"/>
        <w:bottom w:val="none" w:sz="0" w:space="0" w:color="auto"/>
        <w:right w:val="none" w:sz="0" w:space="0" w:color="auto"/>
      </w:divBdr>
    </w:div>
    <w:div w:id="799109161">
      <w:bodyDiv w:val="1"/>
      <w:marLeft w:val="0"/>
      <w:marRight w:val="0"/>
      <w:marTop w:val="0"/>
      <w:marBottom w:val="0"/>
      <w:divBdr>
        <w:top w:val="none" w:sz="0" w:space="0" w:color="auto"/>
        <w:left w:val="none" w:sz="0" w:space="0" w:color="auto"/>
        <w:bottom w:val="none" w:sz="0" w:space="0" w:color="auto"/>
        <w:right w:val="none" w:sz="0" w:space="0" w:color="auto"/>
      </w:divBdr>
    </w:div>
    <w:div w:id="799540167">
      <w:bodyDiv w:val="1"/>
      <w:marLeft w:val="0"/>
      <w:marRight w:val="0"/>
      <w:marTop w:val="0"/>
      <w:marBottom w:val="0"/>
      <w:divBdr>
        <w:top w:val="none" w:sz="0" w:space="0" w:color="auto"/>
        <w:left w:val="none" w:sz="0" w:space="0" w:color="auto"/>
        <w:bottom w:val="none" w:sz="0" w:space="0" w:color="auto"/>
        <w:right w:val="none" w:sz="0" w:space="0" w:color="auto"/>
      </w:divBdr>
    </w:div>
    <w:div w:id="799767387">
      <w:bodyDiv w:val="1"/>
      <w:marLeft w:val="0"/>
      <w:marRight w:val="0"/>
      <w:marTop w:val="0"/>
      <w:marBottom w:val="0"/>
      <w:divBdr>
        <w:top w:val="none" w:sz="0" w:space="0" w:color="auto"/>
        <w:left w:val="none" w:sz="0" w:space="0" w:color="auto"/>
        <w:bottom w:val="none" w:sz="0" w:space="0" w:color="auto"/>
        <w:right w:val="none" w:sz="0" w:space="0" w:color="auto"/>
      </w:divBdr>
    </w:div>
    <w:div w:id="800805575">
      <w:bodyDiv w:val="1"/>
      <w:marLeft w:val="0"/>
      <w:marRight w:val="0"/>
      <w:marTop w:val="0"/>
      <w:marBottom w:val="0"/>
      <w:divBdr>
        <w:top w:val="none" w:sz="0" w:space="0" w:color="auto"/>
        <w:left w:val="none" w:sz="0" w:space="0" w:color="auto"/>
        <w:bottom w:val="none" w:sz="0" w:space="0" w:color="auto"/>
        <w:right w:val="none" w:sz="0" w:space="0" w:color="auto"/>
      </w:divBdr>
    </w:div>
    <w:div w:id="828055947">
      <w:bodyDiv w:val="1"/>
      <w:marLeft w:val="0"/>
      <w:marRight w:val="0"/>
      <w:marTop w:val="0"/>
      <w:marBottom w:val="0"/>
      <w:divBdr>
        <w:top w:val="none" w:sz="0" w:space="0" w:color="auto"/>
        <w:left w:val="none" w:sz="0" w:space="0" w:color="auto"/>
        <w:bottom w:val="none" w:sz="0" w:space="0" w:color="auto"/>
        <w:right w:val="none" w:sz="0" w:space="0" w:color="auto"/>
      </w:divBdr>
    </w:div>
    <w:div w:id="830412612">
      <w:bodyDiv w:val="1"/>
      <w:marLeft w:val="0"/>
      <w:marRight w:val="0"/>
      <w:marTop w:val="0"/>
      <w:marBottom w:val="0"/>
      <w:divBdr>
        <w:top w:val="none" w:sz="0" w:space="0" w:color="auto"/>
        <w:left w:val="none" w:sz="0" w:space="0" w:color="auto"/>
        <w:bottom w:val="none" w:sz="0" w:space="0" w:color="auto"/>
        <w:right w:val="none" w:sz="0" w:space="0" w:color="auto"/>
      </w:divBdr>
    </w:div>
    <w:div w:id="833841002">
      <w:bodyDiv w:val="1"/>
      <w:marLeft w:val="0"/>
      <w:marRight w:val="0"/>
      <w:marTop w:val="0"/>
      <w:marBottom w:val="0"/>
      <w:divBdr>
        <w:top w:val="none" w:sz="0" w:space="0" w:color="auto"/>
        <w:left w:val="none" w:sz="0" w:space="0" w:color="auto"/>
        <w:bottom w:val="none" w:sz="0" w:space="0" w:color="auto"/>
        <w:right w:val="none" w:sz="0" w:space="0" w:color="auto"/>
      </w:divBdr>
    </w:div>
    <w:div w:id="836502091">
      <w:bodyDiv w:val="1"/>
      <w:marLeft w:val="0"/>
      <w:marRight w:val="0"/>
      <w:marTop w:val="0"/>
      <w:marBottom w:val="0"/>
      <w:divBdr>
        <w:top w:val="none" w:sz="0" w:space="0" w:color="auto"/>
        <w:left w:val="none" w:sz="0" w:space="0" w:color="auto"/>
        <w:bottom w:val="none" w:sz="0" w:space="0" w:color="auto"/>
        <w:right w:val="none" w:sz="0" w:space="0" w:color="auto"/>
      </w:divBdr>
      <w:divsChild>
        <w:div w:id="1642879860">
          <w:marLeft w:val="0"/>
          <w:marRight w:val="0"/>
          <w:marTop w:val="0"/>
          <w:marBottom w:val="0"/>
          <w:divBdr>
            <w:top w:val="none" w:sz="0" w:space="0" w:color="auto"/>
            <w:left w:val="none" w:sz="0" w:space="0" w:color="auto"/>
            <w:bottom w:val="none" w:sz="0" w:space="0" w:color="auto"/>
            <w:right w:val="none" w:sz="0" w:space="0" w:color="auto"/>
          </w:divBdr>
        </w:div>
        <w:div w:id="323123726">
          <w:marLeft w:val="0"/>
          <w:marRight w:val="0"/>
          <w:marTop w:val="0"/>
          <w:marBottom w:val="0"/>
          <w:divBdr>
            <w:top w:val="none" w:sz="0" w:space="0" w:color="auto"/>
            <w:left w:val="none" w:sz="0" w:space="0" w:color="auto"/>
            <w:bottom w:val="none" w:sz="0" w:space="0" w:color="auto"/>
            <w:right w:val="none" w:sz="0" w:space="0" w:color="auto"/>
          </w:divBdr>
        </w:div>
        <w:div w:id="110243951">
          <w:marLeft w:val="0"/>
          <w:marRight w:val="0"/>
          <w:marTop w:val="0"/>
          <w:marBottom w:val="0"/>
          <w:divBdr>
            <w:top w:val="none" w:sz="0" w:space="0" w:color="auto"/>
            <w:left w:val="none" w:sz="0" w:space="0" w:color="auto"/>
            <w:bottom w:val="none" w:sz="0" w:space="0" w:color="auto"/>
            <w:right w:val="none" w:sz="0" w:space="0" w:color="auto"/>
          </w:divBdr>
        </w:div>
      </w:divsChild>
    </w:div>
    <w:div w:id="852256751">
      <w:bodyDiv w:val="1"/>
      <w:marLeft w:val="0"/>
      <w:marRight w:val="0"/>
      <w:marTop w:val="0"/>
      <w:marBottom w:val="0"/>
      <w:divBdr>
        <w:top w:val="none" w:sz="0" w:space="0" w:color="auto"/>
        <w:left w:val="none" w:sz="0" w:space="0" w:color="auto"/>
        <w:bottom w:val="none" w:sz="0" w:space="0" w:color="auto"/>
        <w:right w:val="none" w:sz="0" w:space="0" w:color="auto"/>
      </w:divBdr>
    </w:div>
    <w:div w:id="894001907">
      <w:bodyDiv w:val="1"/>
      <w:marLeft w:val="0"/>
      <w:marRight w:val="0"/>
      <w:marTop w:val="0"/>
      <w:marBottom w:val="0"/>
      <w:divBdr>
        <w:top w:val="none" w:sz="0" w:space="0" w:color="auto"/>
        <w:left w:val="none" w:sz="0" w:space="0" w:color="auto"/>
        <w:bottom w:val="none" w:sz="0" w:space="0" w:color="auto"/>
        <w:right w:val="none" w:sz="0" w:space="0" w:color="auto"/>
      </w:divBdr>
    </w:div>
    <w:div w:id="898516236">
      <w:bodyDiv w:val="1"/>
      <w:marLeft w:val="0"/>
      <w:marRight w:val="0"/>
      <w:marTop w:val="0"/>
      <w:marBottom w:val="0"/>
      <w:divBdr>
        <w:top w:val="none" w:sz="0" w:space="0" w:color="auto"/>
        <w:left w:val="none" w:sz="0" w:space="0" w:color="auto"/>
        <w:bottom w:val="none" w:sz="0" w:space="0" w:color="auto"/>
        <w:right w:val="none" w:sz="0" w:space="0" w:color="auto"/>
      </w:divBdr>
    </w:div>
    <w:div w:id="900217885">
      <w:bodyDiv w:val="1"/>
      <w:marLeft w:val="0"/>
      <w:marRight w:val="0"/>
      <w:marTop w:val="0"/>
      <w:marBottom w:val="0"/>
      <w:divBdr>
        <w:top w:val="none" w:sz="0" w:space="0" w:color="auto"/>
        <w:left w:val="none" w:sz="0" w:space="0" w:color="auto"/>
        <w:bottom w:val="none" w:sz="0" w:space="0" w:color="auto"/>
        <w:right w:val="none" w:sz="0" w:space="0" w:color="auto"/>
      </w:divBdr>
      <w:divsChild>
        <w:div w:id="377555346">
          <w:marLeft w:val="0"/>
          <w:marRight w:val="0"/>
          <w:marTop w:val="0"/>
          <w:marBottom w:val="0"/>
          <w:divBdr>
            <w:top w:val="none" w:sz="0" w:space="0" w:color="auto"/>
            <w:left w:val="none" w:sz="0" w:space="0" w:color="auto"/>
            <w:bottom w:val="none" w:sz="0" w:space="0" w:color="auto"/>
            <w:right w:val="none" w:sz="0" w:space="0" w:color="auto"/>
          </w:divBdr>
          <w:divsChild>
            <w:div w:id="308828530">
              <w:marLeft w:val="0"/>
              <w:marRight w:val="0"/>
              <w:marTop w:val="0"/>
              <w:marBottom w:val="0"/>
              <w:divBdr>
                <w:top w:val="single" w:sz="2" w:space="0" w:color="D9D9E3"/>
                <w:left w:val="single" w:sz="2" w:space="0" w:color="D9D9E3"/>
                <w:bottom w:val="single" w:sz="2" w:space="0" w:color="D9D9E3"/>
                <w:right w:val="single" w:sz="2" w:space="0" w:color="D9D9E3"/>
              </w:divBdr>
              <w:divsChild>
                <w:div w:id="996375017">
                  <w:marLeft w:val="0"/>
                  <w:marRight w:val="0"/>
                  <w:marTop w:val="0"/>
                  <w:marBottom w:val="0"/>
                  <w:divBdr>
                    <w:top w:val="single" w:sz="2" w:space="0" w:color="D9D9E3"/>
                    <w:left w:val="single" w:sz="2" w:space="0" w:color="D9D9E3"/>
                    <w:bottom w:val="single" w:sz="2" w:space="0" w:color="D9D9E3"/>
                    <w:right w:val="single" w:sz="2" w:space="0" w:color="D9D9E3"/>
                  </w:divBdr>
                  <w:divsChild>
                    <w:div w:id="846555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79491580">
          <w:marLeft w:val="0"/>
          <w:marRight w:val="0"/>
          <w:marTop w:val="0"/>
          <w:marBottom w:val="0"/>
          <w:divBdr>
            <w:top w:val="single" w:sz="2" w:space="0" w:color="D9D9E3"/>
            <w:left w:val="single" w:sz="2" w:space="0" w:color="D9D9E3"/>
            <w:bottom w:val="single" w:sz="2" w:space="0" w:color="D9D9E3"/>
            <w:right w:val="single" w:sz="2" w:space="0" w:color="D9D9E3"/>
          </w:divBdr>
          <w:divsChild>
            <w:div w:id="583153073">
              <w:marLeft w:val="0"/>
              <w:marRight w:val="0"/>
              <w:marTop w:val="0"/>
              <w:marBottom w:val="0"/>
              <w:divBdr>
                <w:top w:val="single" w:sz="2" w:space="0" w:color="D9D9E3"/>
                <w:left w:val="single" w:sz="2" w:space="0" w:color="D9D9E3"/>
                <w:bottom w:val="single" w:sz="2" w:space="0" w:color="D9D9E3"/>
                <w:right w:val="single" w:sz="2" w:space="0" w:color="D9D9E3"/>
              </w:divBdr>
              <w:divsChild>
                <w:div w:id="1560894491">
                  <w:marLeft w:val="0"/>
                  <w:marRight w:val="0"/>
                  <w:marTop w:val="0"/>
                  <w:marBottom w:val="0"/>
                  <w:divBdr>
                    <w:top w:val="single" w:sz="2" w:space="0" w:color="D9D9E3"/>
                    <w:left w:val="single" w:sz="2" w:space="0" w:color="D9D9E3"/>
                    <w:bottom w:val="single" w:sz="2" w:space="0" w:color="D9D9E3"/>
                    <w:right w:val="single" w:sz="2" w:space="0" w:color="D9D9E3"/>
                  </w:divBdr>
                  <w:divsChild>
                    <w:div w:id="847595921">
                      <w:marLeft w:val="0"/>
                      <w:marRight w:val="0"/>
                      <w:marTop w:val="0"/>
                      <w:marBottom w:val="0"/>
                      <w:divBdr>
                        <w:top w:val="single" w:sz="2" w:space="0" w:color="D9D9E3"/>
                        <w:left w:val="single" w:sz="2" w:space="0" w:color="D9D9E3"/>
                        <w:bottom w:val="single" w:sz="2" w:space="0" w:color="D9D9E3"/>
                        <w:right w:val="single" w:sz="2" w:space="0" w:color="D9D9E3"/>
                      </w:divBdr>
                      <w:divsChild>
                        <w:div w:id="1762217283">
                          <w:marLeft w:val="0"/>
                          <w:marRight w:val="0"/>
                          <w:marTop w:val="0"/>
                          <w:marBottom w:val="0"/>
                          <w:divBdr>
                            <w:top w:val="single" w:sz="2" w:space="0" w:color="auto"/>
                            <w:left w:val="single" w:sz="2" w:space="0" w:color="auto"/>
                            <w:bottom w:val="single" w:sz="6" w:space="0" w:color="auto"/>
                            <w:right w:val="single" w:sz="2" w:space="0" w:color="auto"/>
                          </w:divBdr>
                          <w:divsChild>
                            <w:div w:id="299040801">
                              <w:marLeft w:val="0"/>
                              <w:marRight w:val="0"/>
                              <w:marTop w:val="100"/>
                              <w:marBottom w:val="100"/>
                              <w:divBdr>
                                <w:top w:val="single" w:sz="2" w:space="0" w:color="D9D9E3"/>
                                <w:left w:val="single" w:sz="2" w:space="0" w:color="D9D9E3"/>
                                <w:bottom w:val="single" w:sz="2" w:space="0" w:color="D9D9E3"/>
                                <w:right w:val="single" w:sz="2" w:space="0" w:color="D9D9E3"/>
                              </w:divBdr>
                              <w:divsChild>
                                <w:div w:id="482697183">
                                  <w:marLeft w:val="0"/>
                                  <w:marRight w:val="0"/>
                                  <w:marTop w:val="0"/>
                                  <w:marBottom w:val="0"/>
                                  <w:divBdr>
                                    <w:top w:val="single" w:sz="2" w:space="0" w:color="D9D9E3"/>
                                    <w:left w:val="single" w:sz="2" w:space="0" w:color="D9D9E3"/>
                                    <w:bottom w:val="single" w:sz="2" w:space="0" w:color="D9D9E3"/>
                                    <w:right w:val="single" w:sz="2" w:space="0" w:color="D9D9E3"/>
                                  </w:divBdr>
                                  <w:divsChild>
                                    <w:div w:id="1808471235">
                                      <w:marLeft w:val="0"/>
                                      <w:marRight w:val="0"/>
                                      <w:marTop w:val="0"/>
                                      <w:marBottom w:val="0"/>
                                      <w:divBdr>
                                        <w:top w:val="single" w:sz="2" w:space="0" w:color="D9D9E3"/>
                                        <w:left w:val="single" w:sz="2" w:space="0" w:color="D9D9E3"/>
                                        <w:bottom w:val="single" w:sz="2" w:space="0" w:color="D9D9E3"/>
                                        <w:right w:val="single" w:sz="2" w:space="0" w:color="D9D9E3"/>
                                      </w:divBdr>
                                      <w:divsChild>
                                        <w:div w:id="305400859">
                                          <w:marLeft w:val="0"/>
                                          <w:marRight w:val="0"/>
                                          <w:marTop w:val="0"/>
                                          <w:marBottom w:val="0"/>
                                          <w:divBdr>
                                            <w:top w:val="single" w:sz="2" w:space="0" w:color="D9D9E3"/>
                                            <w:left w:val="single" w:sz="2" w:space="0" w:color="D9D9E3"/>
                                            <w:bottom w:val="single" w:sz="2" w:space="0" w:color="D9D9E3"/>
                                            <w:right w:val="single" w:sz="2" w:space="0" w:color="D9D9E3"/>
                                          </w:divBdr>
                                          <w:divsChild>
                                            <w:div w:id="1578593942">
                                              <w:marLeft w:val="0"/>
                                              <w:marRight w:val="0"/>
                                              <w:marTop w:val="0"/>
                                              <w:marBottom w:val="0"/>
                                              <w:divBdr>
                                                <w:top w:val="single" w:sz="2" w:space="0" w:color="D9D9E3"/>
                                                <w:left w:val="single" w:sz="2" w:space="0" w:color="D9D9E3"/>
                                                <w:bottom w:val="single" w:sz="2" w:space="0" w:color="D9D9E3"/>
                                                <w:right w:val="single" w:sz="2" w:space="0" w:color="D9D9E3"/>
                                              </w:divBdr>
                                              <w:divsChild>
                                                <w:div w:id="565804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11351619">
      <w:bodyDiv w:val="1"/>
      <w:marLeft w:val="0"/>
      <w:marRight w:val="0"/>
      <w:marTop w:val="0"/>
      <w:marBottom w:val="0"/>
      <w:divBdr>
        <w:top w:val="none" w:sz="0" w:space="0" w:color="auto"/>
        <w:left w:val="none" w:sz="0" w:space="0" w:color="auto"/>
        <w:bottom w:val="none" w:sz="0" w:space="0" w:color="auto"/>
        <w:right w:val="none" w:sz="0" w:space="0" w:color="auto"/>
      </w:divBdr>
    </w:div>
    <w:div w:id="912593078">
      <w:bodyDiv w:val="1"/>
      <w:marLeft w:val="0"/>
      <w:marRight w:val="0"/>
      <w:marTop w:val="0"/>
      <w:marBottom w:val="0"/>
      <w:divBdr>
        <w:top w:val="none" w:sz="0" w:space="0" w:color="auto"/>
        <w:left w:val="none" w:sz="0" w:space="0" w:color="auto"/>
        <w:bottom w:val="none" w:sz="0" w:space="0" w:color="auto"/>
        <w:right w:val="none" w:sz="0" w:space="0" w:color="auto"/>
      </w:divBdr>
    </w:div>
    <w:div w:id="923609995">
      <w:bodyDiv w:val="1"/>
      <w:marLeft w:val="0"/>
      <w:marRight w:val="0"/>
      <w:marTop w:val="0"/>
      <w:marBottom w:val="0"/>
      <w:divBdr>
        <w:top w:val="none" w:sz="0" w:space="0" w:color="auto"/>
        <w:left w:val="none" w:sz="0" w:space="0" w:color="auto"/>
        <w:bottom w:val="none" w:sz="0" w:space="0" w:color="auto"/>
        <w:right w:val="none" w:sz="0" w:space="0" w:color="auto"/>
      </w:divBdr>
    </w:div>
    <w:div w:id="954603445">
      <w:bodyDiv w:val="1"/>
      <w:marLeft w:val="0"/>
      <w:marRight w:val="0"/>
      <w:marTop w:val="0"/>
      <w:marBottom w:val="0"/>
      <w:divBdr>
        <w:top w:val="none" w:sz="0" w:space="0" w:color="auto"/>
        <w:left w:val="none" w:sz="0" w:space="0" w:color="auto"/>
        <w:bottom w:val="none" w:sz="0" w:space="0" w:color="auto"/>
        <w:right w:val="none" w:sz="0" w:space="0" w:color="auto"/>
      </w:divBdr>
    </w:div>
    <w:div w:id="954680210">
      <w:bodyDiv w:val="1"/>
      <w:marLeft w:val="0"/>
      <w:marRight w:val="0"/>
      <w:marTop w:val="0"/>
      <w:marBottom w:val="0"/>
      <w:divBdr>
        <w:top w:val="none" w:sz="0" w:space="0" w:color="auto"/>
        <w:left w:val="none" w:sz="0" w:space="0" w:color="auto"/>
        <w:bottom w:val="none" w:sz="0" w:space="0" w:color="auto"/>
        <w:right w:val="none" w:sz="0" w:space="0" w:color="auto"/>
      </w:divBdr>
    </w:div>
    <w:div w:id="957225085">
      <w:bodyDiv w:val="1"/>
      <w:marLeft w:val="0"/>
      <w:marRight w:val="0"/>
      <w:marTop w:val="0"/>
      <w:marBottom w:val="0"/>
      <w:divBdr>
        <w:top w:val="none" w:sz="0" w:space="0" w:color="auto"/>
        <w:left w:val="none" w:sz="0" w:space="0" w:color="auto"/>
        <w:bottom w:val="none" w:sz="0" w:space="0" w:color="auto"/>
        <w:right w:val="none" w:sz="0" w:space="0" w:color="auto"/>
      </w:divBdr>
    </w:div>
    <w:div w:id="963387586">
      <w:bodyDiv w:val="1"/>
      <w:marLeft w:val="0"/>
      <w:marRight w:val="0"/>
      <w:marTop w:val="0"/>
      <w:marBottom w:val="0"/>
      <w:divBdr>
        <w:top w:val="none" w:sz="0" w:space="0" w:color="auto"/>
        <w:left w:val="none" w:sz="0" w:space="0" w:color="auto"/>
        <w:bottom w:val="none" w:sz="0" w:space="0" w:color="auto"/>
        <w:right w:val="none" w:sz="0" w:space="0" w:color="auto"/>
      </w:divBdr>
    </w:div>
    <w:div w:id="983119243">
      <w:bodyDiv w:val="1"/>
      <w:marLeft w:val="0"/>
      <w:marRight w:val="0"/>
      <w:marTop w:val="0"/>
      <w:marBottom w:val="0"/>
      <w:divBdr>
        <w:top w:val="none" w:sz="0" w:space="0" w:color="auto"/>
        <w:left w:val="none" w:sz="0" w:space="0" w:color="auto"/>
        <w:bottom w:val="none" w:sz="0" w:space="0" w:color="auto"/>
        <w:right w:val="none" w:sz="0" w:space="0" w:color="auto"/>
      </w:divBdr>
    </w:div>
    <w:div w:id="990409136">
      <w:bodyDiv w:val="1"/>
      <w:marLeft w:val="0"/>
      <w:marRight w:val="0"/>
      <w:marTop w:val="0"/>
      <w:marBottom w:val="0"/>
      <w:divBdr>
        <w:top w:val="none" w:sz="0" w:space="0" w:color="auto"/>
        <w:left w:val="none" w:sz="0" w:space="0" w:color="auto"/>
        <w:bottom w:val="none" w:sz="0" w:space="0" w:color="auto"/>
        <w:right w:val="none" w:sz="0" w:space="0" w:color="auto"/>
      </w:divBdr>
    </w:div>
    <w:div w:id="1020350696">
      <w:bodyDiv w:val="1"/>
      <w:marLeft w:val="0"/>
      <w:marRight w:val="0"/>
      <w:marTop w:val="0"/>
      <w:marBottom w:val="0"/>
      <w:divBdr>
        <w:top w:val="none" w:sz="0" w:space="0" w:color="auto"/>
        <w:left w:val="none" w:sz="0" w:space="0" w:color="auto"/>
        <w:bottom w:val="none" w:sz="0" w:space="0" w:color="auto"/>
        <w:right w:val="none" w:sz="0" w:space="0" w:color="auto"/>
      </w:divBdr>
    </w:div>
    <w:div w:id="1023705008">
      <w:bodyDiv w:val="1"/>
      <w:marLeft w:val="0"/>
      <w:marRight w:val="0"/>
      <w:marTop w:val="0"/>
      <w:marBottom w:val="0"/>
      <w:divBdr>
        <w:top w:val="none" w:sz="0" w:space="0" w:color="auto"/>
        <w:left w:val="none" w:sz="0" w:space="0" w:color="auto"/>
        <w:bottom w:val="none" w:sz="0" w:space="0" w:color="auto"/>
        <w:right w:val="none" w:sz="0" w:space="0" w:color="auto"/>
      </w:divBdr>
    </w:div>
    <w:div w:id="1025667028">
      <w:bodyDiv w:val="1"/>
      <w:marLeft w:val="0"/>
      <w:marRight w:val="0"/>
      <w:marTop w:val="0"/>
      <w:marBottom w:val="0"/>
      <w:divBdr>
        <w:top w:val="none" w:sz="0" w:space="0" w:color="auto"/>
        <w:left w:val="none" w:sz="0" w:space="0" w:color="auto"/>
        <w:bottom w:val="none" w:sz="0" w:space="0" w:color="auto"/>
        <w:right w:val="none" w:sz="0" w:space="0" w:color="auto"/>
      </w:divBdr>
      <w:divsChild>
        <w:div w:id="1330519734">
          <w:marLeft w:val="0"/>
          <w:marRight w:val="0"/>
          <w:marTop w:val="0"/>
          <w:marBottom w:val="0"/>
          <w:divBdr>
            <w:top w:val="single" w:sz="2" w:space="0" w:color="D9D9E3"/>
            <w:left w:val="single" w:sz="2" w:space="0" w:color="D9D9E3"/>
            <w:bottom w:val="single" w:sz="2" w:space="0" w:color="D9D9E3"/>
            <w:right w:val="single" w:sz="2" w:space="0" w:color="D9D9E3"/>
          </w:divBdr>
          <w:divsChild>
            <w:div w:id="1961721049">
              <w:marLeft w:val="0"/>
              <w:marRight w:val="0"/>
              <w:marTop w:val="0"/>
              <w:marBottom w:val="0"/>
              <w:divBdr>
                <w:top w:val="single" w:sz="2" w:space="0" w:color="D9D9E3"/>
                <w:left w:val="single" w:sz="2" w:space="0" w:color="D9D9E3"/>
                <w:bottom w:val="single" w:sz="2" w:space="0" w:color="D9D9E3"/>
                <w:right w:val="single" w:sz="2" w:space="0" w:color="D9D9E3"/>
              </w:divBdr>
              <w:divsChild>
                <w:div w:id="655837636">
                  <w:marLeft w:val="0"/>
                  <w:marRight w:val="0"/>
                  <w:marTop w:val="0"/>
                  <w:marBottom w:val="0"/>
                  <w:divBdr>
                    <w:top w:val="single" w:sz="2" w:space="0" w:color="D9D9E3"/>
                    <w:left w:val="single" w:sz="2" w:space="0" w:color="D9D9E3"/>
                    <w:bottom w:val="single" w:sz="2" w:space="0" w:color="D9D9E3"/>
                    <w:right w:val="single" w:sz="2" w:space="0" w:color="D9D9E3"/>
                  </w:divBdr>
                  <w:divsChild>
                    <w:div w:id="1696617662">
                      <w:marLeft w:val="0"/>
                      <w:marRight w:val="0"/>
                      <w:marTop w:val="0"/>
                      <w:marBottom w:val="0"/>
                      <w:divBdr>
                        <w:top w:val="single" w:sz="2" w:space="0" w:color="D9D9E3"/>
                        <w:left w:val="single" w:sz="2" w:space="0" w:color="D9D9E3"/>
                        <w:bottom w:val="single" w:sz="2" w:space="0" w:color="D9D9E3"/>
                        <w:right w:val="single" w:sz="2" w:space="0" w:color="D9D9E3"/>
                      </w:divBdr>
                      <w:divsChild>
                        <w:div w:id="1452868804">
                          <w:marLeft w:val="0"/>
                          <w:marRight w:val="0"/>
                          <w:marTop w:val="0"/>
                          <w:marBottom w:val="0"/>
                          <w:divBdr>
                            <w:top w:val="single" w:sz="2" w:space="0" w:color="D9D9E3"/>
                            <w:left w:val="single" w:sz="2" w:space="0" w:color="D9D9E3"/>
                            <w:bottom w:val="single" w:sz="2" w:space="0" w:color="D9D9E3"/>
                            <w:right w:val="single" w:sz="2" w:space="0" w:color="D9D9E3"/>
                          </w:divBdr>
                          <w:divsChild>
                            <w:div w:id="788471869">
                              <w:marLeft w:val="0"/>
                              <w:marRight w:val="0"/>
                              <w:marTop w:val="100"/>
                              <w:marBottom w:val="100"/>
                              <w:divBdr>
                                <w:top w:val="single" w:sz="2" w:space="0" w:color="D9D9E3"/>
                                <w:left w:val="single" w:sz="2" w:space="0" w:color="D9D9E3"/>
                                <w:bottom w:val="single" w:sz="2" w:space="0" w:color="D9D9E3"/>
                                <w:right w:val="single" w:sz="2" w:space="0" w:color="D9D9E3"/>
                              </w:divBdr>
                              <w:divsChild>
                                <w:div w:id="876622215">
                                  <w:marLeft w:val="0"/>
                                  <w:marRight w:val="0"/>
                                  <w:marTop w:val="0"/>
                                  <w:marBottom w:val="0"/>
                                  <w:divBdr>
                                    <w:top w:val="single" w:sz="2" w:space="0" w:color="D9D9E3"/>
                                    <w:left w:val="single" w:sz="2" w:space="0" w:color="D9D9E3"/>
                                    <w:bottom w:val="single" w:sz="2" w:space="0" w:color="D9D9E3"/>
                                    <w:right w:val="single" w:sz="2" w:space="0" w:color="D9D9E3"/>
                                  </w:divBdr>
                                  <w:divsChild>
                                    <w:div w:id="395520034">
                                      <w:marLeft w:val="0"/>
                                      <w:marRight w:val="0"/>
                                      <w:marTop w:val="0"/>
                                      <w:marBottom w:val="0"/>
                                      <w:divBdr>
                                        <w:top w:val="single" w:sz="2" w:space="0" w:color="D9D9E3"/>
                                        <w:left w:val="single" w:sz="2" w:space="0" w:color="D9D9E3"/>
                                        <w:bottom w:val="single" w:sz="2" w:space="0" w:color="D9D9E3"/>
                                        <w:right w:val="single" w:sz="2" w:space="0" w:color="D9D9E3"/>
                                      </w:divBdr>
                                      <w:divsChild>
                                        <w:div w:id="652639908">
                                          <w:marLeft w:val="0"/>
                                          <w:marRight w:val="0"/>
                                          <w:marTop w:val="0"/>
                                          <w:marBottom w:val="0"/>
                                          <w:divBdr>
                                            <w:top w:val="single" w:sz="2" w:space="0" w:color="D9D9E3"/>
                                            <w:left w:val="single" w:sz="2" w:space="0" w:color="D9D9E3"/>
                                            <w:bottom w:val="single" w:sz="2" w:space="0" w:color="D9D9E3"/>
                                            <w:right w:val="single" w:sz="2" w:space="0" w:color="D9D9E3"/>
                                          </w:divBdr>
                                          <w:divsChild>
                                            <w:div w:id="688992223">
                                              <w:marLeft w:val="0"/>
                                              <w:marRight w:val="0"/>
                                              <w:marTop w:val="0"/>
                                              <w:marBottom w:val="0"/>
                                              <w:divBdr>
                                                <w:top w:val="single" w:sz="2" w:space="0" w:color="D9D9E3"/>
                                                <w:left w:val="single" w:sz="2" w:space="0" w:color="D9D9E3"/>
                                                <w:bottom w:val="single" w:sz="2" w:space="0" w:color="D9D9E3"/>
                                                <w:right w:val="single" w:sz="2" w:space="0" w:color="D9D9E3"/>
                                              </w:divBdr>
                                              <w:divsChild>
                                                <w:div w:id="739013488">
                                                  <w:marLeft w:val="0"/>
                                                  <w:marRight w:val="0"/>
                                                  <w:marTop w:val="0"/>
                                                  <w:marBottom w:val="0"/>
                                                  <w:divBdr>
                                                    <w:top w:val="single" w:sz="2" w:space="0" w:color="D9D9E3"/>
                                                    <w:left w:val="single" w:sz="2" w:space="0" w:color="D9D9E3"/>
                                                    <w:bottom w:val="single" w:sz="2" w:space="0" w:color="D9D9E3"/>
                                                    <w:right w:val="single" w:sz="2" w:space="0" w:color="D9D9E3"/>
                                                  </w:divBdr>
                                                  <w:divsChild>
                                                    <w:div w:id="55260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99038593">
          <w:marLeft w:val="0"/>
          <w:marRight w:val="0"/>
          <w:marTop w:val="0"/>
          <w:marBottom w:val="0"/>
          <w:divBdr>
            <w:top w:val="none" w:sz="0" w:space="0" w:color="auto"/>
            <w:left w:val="none" w:sz="0" w:space="0" w:color="auto"/>
            <w:bottom w:val="none" w:sz="0" w:space="0" w:color="auto"/>
            <w:right w:val="none" w:sz="0" w:space="0" w:color="auto"/>
          </w:divBdr>
        </w:div>
      </w:divsChild>
    </w:div>
    <w:div w:id="1030300366">
      <w:bodyDiv w:val="1"/>
      <w:marLeft w:val="0"/>
      <w:marRight w:val="0"/>
      <w:marTop w:val="0"/>
      <w:marBottom w:val="0"/>
      <w:divBdr>
        <w:top w:val="none" w:sz="0" w:space="0" w:color="auto"/>
        <w:left w:val="none" w:sz="0" w:space="0" w:color="auto"/>
        <w:bottom w:val="none" w:sz="0" w:space="0" w:color="auto"/>
        <w:right w:val="none" w:sz="0" w:space="0" w:color="auto"/>
      </w:divBdr>
    </w:div>
    <w:div w:id="1031682840">
      <w:bodyDiv w:val="1"/>
      <w:marLeft w:val="0"/>
      <w:marRight w:val="0"/>
      <w:marTop w:val="0"/>
      <w:marBottom w:val="0"/>
      <w:divBdr>
        <w:top w:val="none" w:sz="0" w:space="0" w:color="auto"/>
        <w:left w:val="none" w:sz="0" w:space="0" w:color="auto"/>
        <w:bottom w:val="none" w:sz="0" w:space="0" w:color="auto"/>
        <w:right w:val="none" w:sz="0" w:space="0" w:color="auto"/>
      </w:divBdr>
    </w:div>
    <w:div w:id="1040782493">
      <w:bodyDiv w:val="1"/>
      <w:marLeft w:val="0"/>
      <w:marRight w:val="0"/>
      <w:marTop w:val="0"/>
      <w:marBottom w:val="0"/>
      <w:divBdr>
        <w:top w:val="none" w:sz="0" w:space="0" w:color="auto"/>
        <w:left w:val="none" w:sz="0" w:space="0" w:color="auto"/>
        <w:bottom w:val="none" w:sz="0" w:space="0" w:color="auto"/>
        <w:right w:val="none" w:sz="0" w:space="0" w:color="auto"/>
      </w:divBdr>
    </w:div>
    <w:div w:id="1041855955">
      <w:bodyDiv w:val="1"/>
      <w:marLeft w:val="0"/>
      <w:marRight w:val="0"/>
      <w:marTop w:val="0"/>
      <w:marBottom w:val="0"/>
      <w:divBdr>
        <w:top w:val="none" w:sz="0" w:space="0" w:color="auto"/>
        <w:left w:val="none" w:sz="0" w:space="0" w:color="auto"/>
        <w:bottom w:val="none" w:sz="0" w:space="0" w:color="auto"/>
        <w:right w:val="none" w:sz="0" w:space="0" w:color="auto"/>
      </w:divBdr>
    </w:div>
    <w:div w:id="1051997505">
      <w:bodyDiv w:val="1"/>
      <w:marLeft w:val="0"/>
      <w:marRight w:val="0"/>
      <w:marTop w:val="0"/>
      <w:marBottom w:val="0"/>
      <w:divBdr>
        <w:top w:val="none" w:sz="0" w:space="0" w:color="auto"/>
        <w:left w:val="none" w:sz="0" w:space="0" w:color="auto"/>
        <w:bottom w:val="none" w:sz="0" w:space="0" w:color="auto"/>
        <w:right w:val="none" w:sz="0" w:space="0" w:color="auto"/>
      </w:divBdr>
    </w:div>
    <w:div w:id="1054231622">
      <w:bodyDiv w:val="1"/>
      <w:marLeft w:val="0"/>
      <w:marRight w:val="0"/>
      <w:marTop w:val="0"/>
      <w:marBottom w:val="0"/>
      <w:divBdr>
        <w:top w:val="none" w:sz="0" w:space="0" w:color="auto"/>
        <w:left w:val="none" w:sz="0" w:space="0" w:color="auto"/>
        <w:bottom w:val="none" w:sz="0" w:space="0" w:color="auto"/>
        <w:right w:val="none" w:sz="0" w:space="0" w:color="auto"/>
      </w:divBdr>
    </w:div>
    <w:div w:id="1096747231">
      <w:bodyDiv w:val="1"/>
      <w:marLeft w:val="0"/>
      <w:marRight w:val="0"/>
      <w:marTop w:val="0"/>
      <w:marBottom w:val="0"/>
      <w:divBdr>
        <w:top w:val="none" w:sz="0" w:space="0" w:color="auto"/>
        <w:left w:val="none" w:sz="0" w:space="0" w:color="auto"/>
        <w:bottom w:val="none" w:sz="0" w:space="0" w:color="auto"/>
        <w:right w:val="none" w:sz="0" w:space="0" w:color="auto"/>
      </w:divBdr>
    </w:div>
    <w:div w:id="1115755339">
      <w:bodyDiv w:val="1"/>
      <w:marLeft w:val="0"/>
      <w:marRight w:val="0"/>
      <w:marTop w:val="0"/>
      <w:marBottom w:val="0"/>
      <w:divBdr>
        <w:top w:val="none" w:sz="0" w:space="0" w:color="auto"/>
        <w:left w:val="none" w:sz="0" w:space="0" w:color="auto"/>
        <w:bottom w:val="none" w:sz="0" w:space="0" w:color="auto"/>
        <w:right w:val="none" w:sz="0" w:space="0" w:color="auto"/>
      </w:divBdr>
      <w:divsChild>
        <w:div w:id="44565385">
          <w:marLeft w:val="0"/>
          <w:marRight w:val="0"/>
          <w:marTop w:val="0"/>
          <w:marBottom w:val="0"/>
          <w:divBdr>
            <w:top w:val="single" w:sz="2" w:space="0" w:color="auto"/>
            <w:left w:val="single" w:sz="2" w:space="0" w:color="auto"/>
            <w:bottom w:val="single" w:sz="6" w:space="0" w:color="auto"/>
            <w:right w:val="single" w:sz="2" w:space="0" w:color="auto"/>
          </w:divBdr>
          <w:divsChild>
            <w:div w:id="257032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16415495">
                  <w:marLeft w:val="0"/>
                  <w:marRight w:val="0"/>
                  <w:marTop w:val="0"/>
                  <w:marBottom w:val="0"/>
                  <w:divBdr>
                    <w:top w:val="single" w:sz="2" w:space="0" w:color="D9D9E3"/>
                    <w:left w:val="single" w:sz="2" w:space="0" w:color="D9D9E3"/>
                    <w:bottom w:val="single" w:sz="2" w:space="0" w:color="D9D9E3"/>
                    <w:right w:val="single" w:sz="2" w:space="0" w:color="D9D9E3"/>
                  </w:divBdr>
                  <w:divsChild>
                    <w:div w:id="679742632">
                      <w:marLeft w:val="0"/>
                      <w:marRight w:val="0"/>
                      <w:marTop w:val="0"/>
                      <w:marBottom w:val="0"/>
                      <w:divBdr>
                        <w:top w:val="single" w:sz="2" w:space="0" w:color="D9D9E3"/>
                        <w:left w:val="single" w:sz="2" w:space="0" w:color="D9D9E3"/>
                        <w:bottom w:val="single" w:sz="2" w:space="0" w:color="D9D9E3"/>
                        <w:right w:val="single" w:sz="2" w:space="0" w:color="D9D9E3"/>
                      </w:divBdr>
                      <w:divsChild>
                        <w:div w:id="1478181870">
                          <w:marLeft w:val="0"/>
                          <w:marRight w:val="0"/>
                          <w:marTop w:val="0"/>
                          <w:marBottom w:val="0"/>
                          <w:divBdr>
                            <w:top w:val="single" w:sz="2" w:space="0" w:color="D9D9E3"/>
                            <w:left w:val="single" w:sz="2" w:space="0" w:color="D9D9E3"/>
                            <w:bottom w:val="single" w:sz="2" w:space="0" w:color="D9D9E3"/>
                            <w:right w:val="single" w:sz="2" w:space="0" w:color="D9D9E3"/>
                          </w:divBdr>
                          <w:divsChild>
                            <w:div w:id="1779788429">
                              <w:marLeft w:val="0"/>
                              <w:marRight w:val="0"/>
                              <w:marTop w:val="0"/>
                              <w:marBottom w:val="0"/>
                              <w:divBdr>
                                <w:top w:val="single" w:sz="2" w:space="0" w:color="D9D9E3"/>
                                <w:left w:val="single" w:sz="2" w:space="0" w:color="D9D9E3"/>
                                <w:bottom w:val="single" w:sz="2" w:space="0" w:color="D9D9E3"/>
                                <w:right w:val="single" w:sz="2" w:space="0" w:color="D9D9E3"/>
                              </w:divBdr>
                              <w:divsChild>
                                <w:div w:id="1902868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90333916">
          <w:marLeft w:val="0"/>
          <w:marRight w:val="0"/>
          <w:marTop w:val="0"/>
          <w:marBottom w:val="0"/>
          <w:divBdr>
            <w:top w:val="single" w:sz="2" w:space="0" w:color="auto"/>
            <w:left w:val="single" w:sz="2" w:space="0" w:color="auto"/>
            <w:bottom w:val="single" w:sz="6" w:space="0" w:color="auto"/>
            <w:right w:val="single" w:sz="2" w:space="0" w:color="auto"/>
          </w:divBdr>
          <w:divsChild>
            <w:div w:id="1283148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757075">
                  <w:marLeft w:val="0"/>
                  <w:marRight w:val="0"/>
                  <w:marTop w:val="0"/>
                  <w:marBottom w:val="0"/>
                  <w:divBdr>
                    <w:top w:val="single" w:sz="2" w:space="0" w:color="D9D9E3"/>
                    <w:left w:val="single" w:sz="2" w:space="0" w:color="D9D9E3"/>
                    <w:bottom w:val="single" w:sz="2" w:space="0" w:color="D9D9E3"/>
                    <w:right w:val="single" w:sz="2" w:space="0" w:color="D9D9E3"/>
                  </w:divBdr>
                  <w:divsChild>
                    <w:div w:id="468013815">
                      <w:marLeft w:val="0"/>
                      <w:marRight w:val="0"/>
                      <w:marTop w:val="0"/>
                      <w:marBottom w:val="0"/>
                      <w:divBdr>
                        <w:top w:val="single" w:sz="2" w:space="0" w:color="D9D9E3"/>
                        <w:left w:val="single" w:sz="2" w:space="0" w:color="D9D9E3"/>
                        <w:bottom w:val="single" w:sz="2" w:space="0" w:color="D9D9E3"/>
                        <w:right w:val="single" w:sz="2" w:space="0" w:color="D9D9E3"/>
                      </w:divBdr>
                      <w:divsChild>
                        <w:div w:id="419764450">
                          <w:marLeft w:val="0"/>
                          <w:marRight w:val="0"/>
                          <w:marTop w:val="0"/>
                          <w:marBottom w:val="0"/>
                          <w:divBdr>
                            <w:top w:val="single" w:sz="2" w:space="0" w:color="D9D9E3"/>
                            <w:left w:val="single" w:sz="2" w:space="0" w:color="D9D9E3"/>
                            <w:bottom w:val="single" w:sz="2" w:space="0" w:color="D9D9E3"/>
                            <w:right w:val="single" w:sz="2" w:space="0" w:color="D9D9E3"/>
                          </w:divBdr>
                          <w:divsChild>
                            <w:div w:id="1431928628">
                              <w:marLeft w:val="0"/>
                              <w:marRight w:val="0"/>
                              <w:marTop w:val="0"/>
                              <w:marBottom w:val="0"/>
                              <w:divBdr>
                                <w:top w:val="single" w:sz="2" w:space="0" w:color="D9D9E3"/>
                                <w:left w:val="single" w:sz="2" w:space="0" w:color="D9D9E3"/>
                                <w:bottom w:val="single" w:sz="2" w:space="0" w:color="D9D9E3"/>
                                <w:right w:val="single" w:sz="2" w:space="0" w:color="D9D9E3"/>
                              </w:divBdr>
                              <w:divsChild>
                                <w:div w:id="1534422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58387989">
                      <w:marLeft w:val="0"/>
                      <w:marRight w:val="0"/>
                      <w:marTop w:val="0"/>
                      <w:marBottom w:val="0"/>
                      <w:divBdr>
                        <w:top w:val="single" w:sz="2" w:space="0" w:color="D9D9E3"/>
                        <w:left w:val="single" w:sz="2" w:space="0" w:color="D9D9E3"/>
                        <w:bottom w:val="single" w:sz="2" w:space="0" w:color="D9D9E3"/>
                        <w:right w:val="single" w:sz="2" w:space="0" w:color="D9D9E3"/>
                      </w:divBdr>
                      <w:divsChild>
                        <w:div w:id="154734864">
                          <w:marLeft w:val="0"/>
                          <w:marRight w:val="0"/>
                          <w:marTop w:val="0"/>
                          <w:marBottom w:val="0"/>
                          <w:divBdr>
                            <w:top w:val="single" w:sz="2" w:space="0" w:color="D9D9E3"/>
                            <w:left w:val="single" w:sz="2" w:space="0" w:color="D9D9E3"/>
                            <w:bottom w:val="single" w:sz="2" w:space="0" w:color="D9D9E3"/>
                            <w:right w:val="single" w:sz="2" w:space="0" w:color="D9D9E3"/>
                          </w:divBdr>
                          <w:divsChild>
                            <w:div w:id="1925332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83640096">
          <w:marLeft w:val="0"/>
          <w:marRight w:val="0"/>
          <w:marTop w:val="0"/>
          <w:marBottom w:val="0"/>
          <w:divBdr>
            <w:top w:val="single" w:sz="2" w:space="0" w:color="auto"/>
            <w:left w:val="single" w:sz="2" w:space="0" w:color="auto"/>
            <w:bottom w:val="single" w:sz="6" w:space="0" w:color="auto"/>
            <w:right w:val="single" w:sz="2" w:space="0" w:color="auto"/>
          </w:divBdr>
          <w:divsChild>
            <w:div w:id="258801870">
              <w:marLeft w:val="0"/>
              <w:marRight w:val="0"/>
              <w:marTop w:val="100"/>
              <w:marBottom w:val="100"/>
              <w:divBdr>
                <w:top w:val="single" w:sz="2" w:space="0" w:color="D9D9E3"/>
                <w:left w:val="single" w:sz="2" w:space="0" w:color="D9D9E3"/>
                <w:bottom w:val="single" w:sz="2" w:space="0" w:color="D9D9E3"/>
                <w:right w:val="single" w:sz="2" w:space="0" w:color="D9D9E3"/>
              </w:divBdr>
              <w:divsChild>
                <w:div w:id="314602788">
                  <w:marLeft w:val="0"/>
                  <w:marRight w:val="0"/>
                  <w:marTop w:val="0"/>
                  <w:marBottom w:val="0"/>
                  <w:divBdr>
                    <w:top w:val="single" w:sz="2" w:space="0" w:color="D9D9E3"/>
                    <w:left w:val="single" w:sz="2" w:space="0" w:color="D9D9E3"/>
                    <w:bottom w:val="single" w:sz="2" w:space="0" w:color="D9D9E3"/>
                    <w:right w:val="single" w:sz="2" w:space="0" w:color="D9D9E3"/>
                  </w:divBdr>
                  <w:divsChild>
                    <w:div w:id="1895388803">
                      <w:marLeft w:val="0"/>
                      <w:marRight w:val="0"/>
                      <w:marTop w:val="0"/>
                      <w:marBottom w:val="0"/>
                      <w:divBdr>
                        <w:top w:val="single" w:sz="2" w:space="0" w:color="D9D9E3"/>
                        <w:left w:val="single" w:sz="2" w:space="0" w:color="D9D9E3"/>
                        <w:bottom w:val="single" w:sz="2" w:space="0" w:color="D9D9E3"/>
                        <w:right w:val="single" w:sz="2" w:space="0" w:color="D9D9E3"/>
                      </w:divBdr>
                      <w:divsChild>
                        <w:div w:id="1796480715">
                          <w:marLeft w:val="0"/>
                          <w:marRight w:val="0"/>
                          <w:marTop w:val="0"/>
                          <w:marBottom w:val="0"/>
                          <w:divBdr>
                            <w:top w:val="single" w:sz="2" w:space="0" w:color="D9D9E3"/>
                            <w:left w:val="single" w:sz="2" w:space="0" w:color="D9D9E3"/>
                            <w:bottom w:val="single" w:sz="2" w:space="0" w:color="D9D9E3"/>
                            <w:right w:val="single" w:sz="2" w:space="0" w:color="D9D9E3"/>
                          </w:divBdr>
                          <w:divsChild>
                            <w:div w:id="446968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6239071">
                      <w:marLeft w:val="0"/>
                      <w:marRight w:val="0"/>
                      <w:marTop w:val="0"/>
                      <w:marBottom w:val="0"/>
                      <w:divBdr>
                        <w:top w:val="single" w:sz="2" w:space="0" w:color="D9D9E3"/>
                        <w:left w:val="single" w:sz="2" w:space="0" w:color="D9D9E3"/>
                        <w:bottom w:val="single" w:sz="2" w:space="0" w:color="D9D9E3"/>
                        <w:right w:val="single" w:sz="2" w:space="0" w:color="D9D9E3"/>
                      </w:divBdr>
                      <w:divsChild>
                        <w:div w:id="990015429">
                          <w:marLeft w:val="0"/>
                          <w:marRight w:val="0"/>
                          <w:marTop w:val="0"/>
                          <w:marBottom w:val="0"/>
                          <w:divBdr>
                            <w:top w:val="single" w:sz="2" w:space="0" w:color="D9D9E3"/>
                            <w:left w:val="single" w:sz="2" w:space="0" w:color="D9D9E3"/>
                            <w:bottom w:val="single" w:sz="2" w:space="0" w:color="D9D9E3"/>
                            <w:right w:val="single" w:sz="2" w:space="0" w:color="D9D9E3"/>
                          </w:divBdr>
                          <w:divsChild>
                            <w:div w:id="504393727">
                              <w:marLeft w:val="0"/>
                              <w:marRight w:val="0"/>
                              <w:marTop w:val="0"/>
                              <w:marBottom w:val="0"/>
                              <w:divBdr>
                                <w:top w:val="single" w:sz="2" w:space="0" w:color="D9D9E3"/>
                                <w:left w:val="single" w:sz="2" w:space="0" w:color="D9D9E3"/>
                                <w:bottom w:val="single" w:sz="2" w:space="0" w:color="D9D9E3"/>
                                <w:right w:val="single" w:sz="2" w:space="0" w:color="D9D9E3"/>
                              </w:divBdr>
                              <w:divsChild>
                                <w:div w:id="2134245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799836">
      <w:bodyDiv w:val="1"/>
      <w:marLeft w:val="0"/>
      <w:marRight w:val="0"/>
      <w:marTop w:val="0"/>
      <w:marBottom w:val="0"/>
      <w:divBdr>
        <w:top w:val="none" w:sz="0" w:space="0" w:color="auto"/>
        <w:left w:val="none" w:sz="0" w:space="0" w:color="auto"/>
        <w:bottom w:val="none" w:sz="0" w:space="0" w:color="auto"/>
        <w:right w:val="none" w:sz="0" w:space="0" w:color="auto"/>
      </w:divBdr>
    </w:div>
    <w:div w:id="1124884814">
      <w:bodyDiv w:val="1"/>
      <w:marLeft w:val="0"/>
      <w:marRight w:val="0"/>
      <w:marTop w:val="0"/>
      <w:marBottom w:val="0"/>
      <w:divBdr>
        <w:top w:val="none" w:sz="0" w:space="0" w:color="auto"/>
        <w:left w:val="none" w:sz="0" w:space="0" w:color="auto"/>
        <w:bottom w:val="none" w:sz="0" w:space="0" w:color="auto"/>
        <w:right w:val="none" w:sz="0" w:space="0" w:color="auto"/>
      </w:divBdr>
    </w:div>
    <w:div w:id="1126899090">
      <w:bodyDiv w:val="1"/>
      <w:marLeft w:val="0"/>
      <w:marRight w:val="0"/>
      <w:marTop w:val="0"/>
      <w:marBottom w:val="0"/>
      <w:divBdr>
        <w:top w:val="none" w:sz="0" w:space="0" w:color="auto"/>
        <w:left w:val="none" w:sz="0" w:space="0" w:color="auto"/>
        <w:bottom w:val="none" w:sz="0" w:space="0" w:color="auto"/>
        <w:right w:val="none" w:sz="0" w:space="0" w:color="auto"/>
      </w:divBdr>
      <w:divsChild>
        <w:div w:id="1448935988">
          <w:marLeft w:val="0"/>
          <w:marRight w:val="0"/>
          <w:marTop w:val="0"/>
          <w:marBottom w:val="0"/>
          <w:divBdr>
            <w:top w:val="single" w:sz="2" w:space="0" w:color="D9D9E3"/>
            <w:left w:val="single" w:sz="2" w:space="0" w:color="D9D9E3"/>
            <w:bottom w:val="single" w:sz="2" w:space="0" w:color="D9D9E3"/>
            <w:right w:val="single" w:sz="2" w:space="0" w:color="D9D9E3"/>
          </w:divBdr>
          <w:divsChild>
            <w:div w:id="2143688995">
              <w:marLeft w:val="0"/>
              <w:marRight w:val="0"/>
              <w:marTop w:val="0"/>
              <w:marBottom w:val="0"/>
              <w:divBdr>
                <w:top w:val="single" w:sz="2" w:space="0" w:color="D9D9E3"/>
                <w:left w:val="single" w:sz="2" w:space="0" w:color="D9D9E3"/>
                <w:bottom w:val="single" w:sz="2" w:space="0" w:color="D9D9E3"/>
                <w:right w:val="single" w:sz="2" w:space="0" w:color="D9D9E3"/>
              </w:divBdr>
              <w:divsChild>
                <w:div w:id="1361470698">
                  <w:marLeft w:val="0"/>
                  <w:marRight w:val="0"/>
                  <w:marTop w:val="0"/>
                  <w:marBottom w:val="0"/>
                  <w:divBdr>
                    <w:top w:val="single" w:sz="2" w:space="0" w:color="D9D9E3"/>
                    <w:left w:val="single" w:sz="2" w:space="0" w:color="D9D9E3"/>
                    <w:bottom w:val="single" w:sz="2" w:space="0" w:color="D9D9E3"/>
                    <w:right w:val="single" w:sz="2" w:space="0" w:color="D9D9E3"/>
                  </w:divBdr>
                  <w:divsChild>
                    <w:div w:id="885946929">
                      <w:marLeft w:val="0"/>
                      <w:marRight w:val="0"/>
                      <w:marTop w:val="0"/>
                      <w:marBottom w:val="0"/>
                      <w:divBdr>
                        <w:top w:val="single" w:sz="2" w:space="0" w:color="D9D9E3"/>
                        <w:left w:val="single" w:sz="2" w:space="0" w:color="D9D9E3"/>
                        <w:bottom w:val="single" w:sz="2" w:space="0" w:color="D9D9E3"/>
                        <w:right w:val="single" w:sz="2" w:space="0" w:color="D9D9E3"/>
                      </w:divBdr>
                      <w:divsChild>
                        <w:div w:id="1969971702">
                          <w:marLeft w:val="0"/>
                          <w:marRight w:val="0"/>
                          <w:marTop w:val="0"/>
                          <w:marBottom w:val="0"/>
                          <w:divBdr>
                            <w:top w:val="single" w:sz="2" w:space="0" w:color="auto"/>
                            <w:left w:val="single" w:sz="2" w:space="0" w:color="auto"/>
                            <w:bottom w:val="single" w:sz="6" w:space="0" w:color="auto"/>
                            <w:right w:val="single" w:sz="2" w:space="0" w:color="auto"/>
                          </w:divBdr>
                          <w:divsChild>
                            <w:div w:id="6641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734476579">
                                  <w:marLeft w:val="0"/>
                                  <w:marRight w:val="0"/>
                                  <w:marTop w:val="0"/>
                                  <w:marBottom w:val="0"/>
                                  <w:divBdr>
                                    <w:top w:val="single" w:sz="2" w:space="0" w:color="D9D9E3"/>
                                    <w:left w:val="single" w:sz="2" w:space="0" w:color="D9D9E3"/>
                                    <w:bottom w:val="single" w:sz="2" w:space="0" w:color="D9D9E3"/>
                                    <w:right w:val="single" w:sz="2" w:space="0" w:color="D9D9E3"/>
                                  </w:divBdr>
                                  <w:divsChild>
                                    <w:div w:id="370618643">
                                      <w:marLeft w:val="0"/>
                                      <w:marRight w:val="0"/>
                                      <w:marTop w:val="0"/>
                                      <w:marBottom w:val="0"/>
                                      <w:divBdr>
                                        <w:top w:val="single" w:sz="2" w:space="0" w:color="D9D9E3"/>
                                        <w:left w:val="single" w:sz="2" w:space="0" w:color="D9D9E3"/>
                                        <w:bottom w:val="single" w:sz="2" w:space="0" w:color="D9D9E3"/>
                                        <w:right w:val="single" w:sz="2" w:space="0" w:color="D9D9E3"/>
                                      </w:divBdr>
                                      <w:divsChild>
                                        <w:div w:id="1925532020">
                                          <w:marLeft w:val="0"/>
                                          <w:marRight w:val="0"/>
                                          <w:marTop w:val="0"/>
                                          <w:marBottom w:val="0"/>
                                          <w:divBdr>
                                            <w:top w:val="single" w:sz="2" w:space="0" w:color="D9D9E3"/>
                                            <w:left w:val="single" w:sz="2" w:space="0" w:color="D9D9E3"/>
                                            <w:bottom w:val="single" w:sz="2" w:space="0" w:color="D9D9E3"/>
                                            <w:right w:val="single" w:sz="2" w:space="0" w:color="D9D9E3"/>
                                          </w:divBdr>
                                          <w:divsChild>
                                            <w:div w:id="669522929">
                                              <w:marLeft w:val="0"/>
                                              <w:marRight w:val="0"/>
                                              <w:marTop w:val="0"/>
                                              <w:marBottom w:val="0"/>
                                              <w:divBdr>
                                                <w:top w:val="single" w:sz="2" w:space="0" w:color="D9D9E3"/>
                                                <w:left w:val="single" w:sz="2" w:space="0" w:color="D9D9E3"/>
                                                <w:bottom w:val="single" w:sz="2" w:space="0" w:color="D9D9E3"/>
                                                <w:right w:val="single" w:sz="2" w:space="0" w:color="D9D9E3"/>
                                              </w:divBdr>
                                              <w:divsChild>
                                                <w:div w:id="419446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54273294">
          <w:marLeft w:val="0"/>
          <w:marRight w:val="0"/>
          <w:marTop w:val="0"/>
          <w:marBottom w:val="0"/>
          <w:divBdr>
            <w:top w:val="none" w:sz="0" w:space="0" w:color="auto"/>
            <w:left w:val="none" w:sz="0" w:space="0" w:color="auto"/>
            <w:bottom w:val="none" w:sz="0" w:space="0" w:color="auto"/>
            <w:right w:val="none" w:sz="0" w:space="0" w:color="auto"/>
          </w:divBdr>
          <w:divsChild>
            <w:div w:id="927347334">
              <w:marLeft w:val="0"/>
              <w:marRight w:val="0"/>
              <w:marTop w:val="0"/>
              <w:marBottom w:val="0"/>
              <w:divBdr>
                <w:top w:val="single" w:sz="2" w:space="0" w:color="D9D9E3"/>
                <w:left w:val="single" w:sz="2" w:space="0" w:color="D9D9E3"/>
                <w:bottom w:val="single" w:sz="2" w:space="0" w:color="D9D9E3"/>
                <w:right w:val="single" w:sz="2" w:space="0" w:color="D9D9E3"/>
              </w:divBdr>
              <w:divsChild>
                <w:div w:id="632371709">
                  <w:marLeft w:val="0"/>
                  <w:marRight w:val="0"/>
                  <w:marTop w:val="0"/>
                  <w:marBottom w:val="0"/>
                  <w:divBdr>
                    <w:top w:val="single" w:sz="2" w:space="0" w:color="D9D9E3"/>
                    <w:left w:val="single" w:sz="2" w:space="0" w:color="D9D9E3"/>
                    <w:bottom w:val="single" w:sz="2" w:space="0" w:color="D9D9E3"/>
                    <w:right w:val="single" w:sz="2" w:space="0" w:color="D9D9E3"/>
                  </w:divBdr>
                  <w:divsChild>
                    <w:div w:id="422998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9199588">
      <w:bodyDiv w:val="1"/>
      <w:marLeft w:val="0"/>
      <w:marRight w:val="0"/>
      <w:marTop w:val="0"/>
      <w:marBottom w:val="0"/>
      <w:divBdr>
        <w:top w:val="none" w:sz="0" w:space="0" w:color="auto"/>
        <w:left w:val="none" w:sz="0" w:space="0" w:color="auto"/>
        <w:bottom w:val="none" w:sz="0" w:space="0" w:color="auto"/>
        <w:right w:val="none" w:sz="0" w:space="0" w:color="auto"/>
      </w:divBdr>
    </w:div>
    <w:div w:id="1129473046">
      <w:bodyDiv w:val="1"/>
      <w:marLeft w:val="0"/>
      <w:marRight w:val="0"/>
      <w:marTop w:val="0"/>
      <w:marBottom w:val="0"/>
      <w:divBdr>
        <w:top w:val="none" w:sz="0" w:space="0" w:color="auto"/>
        <w:left w:val="none" w:sz="0" w:space="0" w:color="auto"/>
        <w:bottom w:val="none" w:sz="0" w:space="0" w:color="auto"/>
        <w:right w:val="none" w:sz="0" w:space="0" w:color="auto"/>
      </w:divBdr>
    </w:div>
    <w:div w:id="1141921469">
      <w:bodyDiv w:val="1"/>
      <w:marLeft w:val="0"/>
      <w:marRight w:val="0"/>
      <w:marTop w:val="0"/>
      <w:marBottom w:val="0"/>
      <w:divBdr>
        <w:top w:val="none" w:sz="0" w:space="0" w:color="auto"/>
        <w:left w:val="none" w:sz="0" w:space="0" w:color="auto"/>
        <w:bottom w:val="none" w:sz="0" w:space="0" w:color="auto"/>
        <w:right w:val="none" w:sz="0" w:space="0" w:color="auto"/>
      </w:divBdr>
    </w:div>
    <w:div w:id="1142772124">
      <w:bodyDiv w:val="1"/>
      <w:marLeft w:val="0"/>
      <w:marRight w:val="0"/>
      <w:marTop w:val="0"/>
      <w:marBottom w:val="0"/>
      <w:divBdr>
        <w:top w:val="none" w:sz="0" w:space="0" w:color="auto"/>
        <w:left w:val="none" w:sz="0" w:space="0" w:color="auto"/>
        <w:bottom w:val="none" w:sz="0" w:space="0" w:color="auto"/>
        <w:right w:val="none" w:sz="0" w:space="0" w:color="auto"/>
      </w:divBdr>
      <w:divsChild>
        <w:div w:id="906065991">
          <w:marLeft w:val="0"/>
          <w:marRight w:val="0"/>
          <w:marTop w:val="0"/>
          <w:marBottom w:val="0"/>
          <w:divBdr>
            <w:top w:val="single" w:sz="2" w:space="0" w:color="D9D9E3"/>
            <w:left w:val="single" w:sz="2" w:space="0" w:color="D9D9E3"/>
            <w:bottom w:val="single" w:sz="2" w:space="0" w:color="D9D9E3"/>
            <w:right w:val="single" w:sz="2" w:space="0" w:color="D9D9E3"/>
          </w:divBdr>
          <w:divsChild>
            <w:div w:id="45496419">
              <w:marLeft w:val="0"/>
              <w:marRight w:val="0"/>
              <w:marTop w:val="0"/>
              <w:marBottom w:val="0"/>
              <w:divBdr>
                <w:top w:val="single" w:sz="2" w:space="0" w:color="D9D9E3"/>
                <w:left w:val="single" w:sz="2" w:space="0" w:color="D9D9E3"/>
                <w:bottom w:val="single" w:sz="2" w:space="0" w:color="D9D9E3"/>
                <w:right w:val="single" w:sz="2" w:space="0" w:color="D9D9E3"/>
              </w:divBdr>
              <w:divsChild>
                <w:div w:id="2112118213">
                  <w:marLeft w:val="0"/>
                  <w:marRight w:val="0"/>
                  <w:marTop w:val="0"/>
                  <w:marBottom w:val="0"/>
                  <w:divBdr>
                    <w:top w:val="single" w:sz="2" w:space="0" w:color="D9D9E3"/>
                    <w:left w:val="single" w:sz="2" w:space="0" w:color="D9D9E3"/>
                    <w:bottom w:val="single" w:sz="2" w:space="0" w:color="D9D9E3"/>
                    <w:right w:val="single" w:sz="2" w:space="0" w:color="D9D9E3"/>
                  </w:divBdr>
                  <w:divsChild>
                    <w:div w:id="1141312956">
                      <w:marLeft w:val="0"/>
                      <w:marRight w:val="0"/>
                      <w:marTop w:val="0"/>
                      <w:marBottom w:val="0"/>
                      <w:divBdr>
                        <w:top w:val="single" w:sz="2" w:space="0" w:color="D9D9E3"/>
                        <w:left w:val="single" w:sz="2" w:space="0" w:color="D9D9E3"/>
                        <w:bottom w:val="single" w:sz="2" w:space="0" w:color="D9D9E3"/>
                        <w:right w:val="single" w:sz="2" w:space="0" w:color="D9D9E3"/>
                      </w:divBdr>
                      <w:divsChild>
                        <w:div w:id="1468161206">
                          <w:marLeft w:val="0"/>
                          <w:marRight w:val="0"/>
                          <w:marTop w:val="0"/>
                          <w:marBottom w:val="0"/>
                          <w:divBdr>
                            <w:top w:val="single" w:sz="2" w:space="0" w:color="D9D9E3"/>
                            <w:left w:val="single" w:sz="2" w:space="0" w:color="D9D9E3"/>
                            <w:bottom w:val="single" w:sz="2" w:space="0" w:color="D9D9E3"/>
                            <w:right w:val="single" w:sz="2" w:space="0" w:color="D9D9E3"/>
                          </w:divBdr>
                          <w:divsChild>
                            <w:div w:id="5581755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01610021">
                                  <w:marLeft w:val="0"/>
                                  <w:marRight w:val="0"/>
                                  <w:marTop w:val="0"/>
                                  <w:marBottom w:val="0"/>
                                  <w:divBdr>
                                    <w:top w:val="single" w:sz="2" w:space="0" w:color="D9D9E3"/>
                                    <w:left w:val="single" w:sz="2" w:space="0" w:color="D9D9E3"/>
                                    <w:bottom w:val="single" w:sz="2" w:space="0" w:color="D9D9E3"/>
                                    <w:right w:val="single" w:sz="2" w:space="0" w:color="D9D9E3"/>
                                  </w:divBdr>
                                  <w:divsChild>
                                    <w:div w:id="916597312">
                                      <w:marLeft w:val="0"/>
                                      <w:marRight w:val="0"/>
                                      <w:marTop w:val="0"/>
                                      <w:marBottom w:val="0"/>
                                      <w:divBdr>
                                        <w:top w:val="single" w:sz="2" w:space="0" w:color="D9D9E3"/>
                                        <w:left w:val="single" w:sz="2" w:space="0" w:color="D9D9E3"/>
                                        <w:bottom w:val="single" w:sz="2" w:space="0" w:color="D9D9E3"/>
                                        <w:right w:val="single" w:sz="2" w:space="0" w:color="D9D9E3"/>
                                      </w:divBdr>
                                      <w:divsChild>
                                        <w:div w:id="95559293">
                                          <w:marLeft w:val="0"/>
                                          <w:marRight w:val="0"/>
                                          <w:marTop w:val="0"/>
                                          <w:marBottom w:val="0"/>
                                          <w:divBdr>
                                            <w:top w:val="single" w:sz="2" w:space="0" w:color="D9D9E3"/>
                                            <w:left w:val="single" w:sz="2" w:space="0" w:color="D9D9E3"/>
                                            <w:bottom w:val="single" w:sz="2" w:space="0" w:color="D9D9E3"/>
                                            <w:right w:val="single" w:sz="2" w:space="0" w:color="D9D9E3"/>
                                          </w:divBdr>
                                          <w:divsChild>
                                            <w:div w:id="923883429">
                                              <w:marLeft w:val="0"/>
                                              <w:marRight w:val="0"/>
                                              <w:marTop w:val="0"/>
                                              <w:marBottom w:val="0"/>
                                              <w:divBdr>
                                                <w:top w:val="single" w:sz="2" w:space="0" w:color="D9D9E3"/>
                                                <w:left w:val="single" w:sz="2" w:space="0" w:color="D9D9E3"/>
                                                <w:bottom w:val="single" w:sz="2" w:space="0" w:color="D9D9E3"/>
                                                <w:right w:val="single" w:sz="2" w:space="0" w:color="D9D9E3"/>
                                              </w:divBdr>
                                              <w:divsChild>
                                                <w:div w:id="1129786222">
                                                  <w:marLeft w:val="0"/>
                                                  <w:marRight w:val="0"/>
                                                  <w:marTop w:val="0"/>
                                                  <w:marBottom w:val="0"/>
                                                  <w:divBdr>
                                                    <w:top w:val="single" w:sz="2" w:space="0" w:color="D9D9E3"/>
                                                    <w:left w:val="single" w:sz="2" w:space="0" w:color="D9D9E3"/>
                                                    <w:bottom w:val="single" w:sz="2" w:space="0" w:color="D9D9E3"/>
                                                    <w:right w:val="single" w:sz="2" w:space="0" w:color="D9D9E3"/>
                                                  </w:divBdr>
                                                  <w:divsChild>
                                                    <w:div w:id="139539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05321746">
          <w:marLeft w:val="0"/>
          <w:marRight w:val="0"/>
          <w:marTop w:val="0"/>
          <w:marBottom w:val="0"/>
          <w:divBdr>
            <w:top w:val="none" w:sz="0" w:space="0" w:color="auto"/>
            <w:left w:val="none" w:sz="0" w:space="0" w:color="auto"/>
            <w:bottom w:val="none" w:sz="0" w:space="0" w:color="auto"/>
            <w:right w:val="none" w:sz="0" w:space="0" w:color="auto"/>
          </w:divBdr>
        </w:div>
      </w:divsChild>
    </w:div>
    <w:div w:id="1149664461">
      <w:bodyDiv w:val="1"/>
      <w:marLeft w:val="0"/>
      <w:marRight w:val="0"/>
      <w:marTop w:val="0"/>
      <w:marBottom w:val="0"/>
      <w:divBdr>
        <w:top w:val="none" w:sz="0" w:space="0" w:color="auto"/>
        <w:left w:val="none" w:sz="0" w:space="0" w:color="auto"/>
        <w:bottom w:val="none" w:sz="0" w:space="0" w:color="auto"/>
        <w:right w:val="none" w:sz="0" w:space="0" w:color="auto"/>
      </w:divBdr>
    </w:div>
    <w:div w:id="1158695187">
      <w:bodyDiv w:val="1"/>
      <w:marLeft w:val="0"/>
      <w:marRight w:val="0"/>
      <w:marTop w:val="0"/>
      <w:marBottom w:val="0"/>
      <w:divBdr>
        <w:top w:val="none" w:sz="0" w:space="0" w:color="auto"/>
        <w:left w:val="none" w:sz="0" w:space="0" w:color="auto"/>
        <w:bottom w:val="none" w:sz="0" w:space="0" w:color="auto"/>
        <w:right w:val="none" w:sz="0" w:space="0" w:color="auto"/>
      </w:divBdr>
    </w:div>
    <w:div w:id="1170370361">
      <w:bodyDiv w:val="1"/>
      <w:marLeft w:val="0"/>
      <w:marRight w:val="0"/>
      <w:marTop w:val="0"/>
      <w:marBottom w:val="0"/>
      <w:divBdr>
        <w:top w:val="none" w:sz="0" w:space="0" w:color="auto"/>
        <w:left w:val="none" w:sz="0" w:space="0" w:color="auto"/>
        <w:bottom w:val="none" w:sz="0" w:space="0" w:color="auto"/>
        <w:right w:val="none" w:sz="0" w:space="0" w:color="auto"/>
      </w:divBdr>
    </w:div>
    <w:div w:id="1171993209">
      <w:bodyDiv w:val="1"/>
      <w:marLeft w:val="0"/>
      <w:marRight w:val="0"/>
      <w:marTop w:val="0"/>
      <w:marBottom w:val="0"/>
      <w:divBdr>
        <w:top w:val="none" w:sz="0" w:space="0" w:color="auto"/>
        <w:left w:val="none" w:sz="0" w:space="0" w:color="auto"/>
        <w:bottom w:val="none" w:sz="0" w:space="0" w:color="auto"/>
        <w:right w:val="none" w:sz="0" w:space="0" w:color="auto"/>
      </w:divBdr>
    </w:div>
    <w:div w:id="1176117850">
      <w:bodyDiv w:val="1"/>
      <w:marLeft w:val="0"/>
      <w:marRight w:val="0"/>
      <w:marTop w:val="0"/>
      <w:marBottom w:val="0"/>
      <w:divBdr>
        <w:top w:val="none" w:sz="0" w:space="0" w:color="auto"/>
        <w:left w:val="none" w:sz="0" w:space="0" w:color="auto"/>
        <w:bottom w:val="none" w:sz="0" w:space="0" w:color="auto"/>
        <w:right w:val="none" w:sz="0" w:space="0" w:color="auto"/>
      </w:divBdr>
    </w:div>
    <w:div w:id="1177230260">
      <w:bodyDiv w:val="1"/>
      <w:marLeft w:val="0"/>
      <w:marRight w:val="0"/>
      <w:marTop w:val="0"/>
      <w:marBottom w:val="0"/>
      <w:divBdr>
        <w:top w:val="none" w:sz="0" w:space="0" w:color="auto"/>
        <w:left w:val="none" w:sz="0" w:space="0" w:color="auto"/>
        <w:bottom w:val="none" w:sz="0" w:space="0" w:color="auto"/>
        <w:right w:val="none" w:sz="0" w:space="0" w:color="auto"/>
      </w:divBdr>
    </w:div>
    <w:div w:id="1188643897">
      <w:bodyDiv w:val="1"/>
      <w:marLeft w:val="0"/>
      <w:marRight w:val="0"/>
      <w:marTop w:val="0"/>
      <w:marBottom w:val="0"/>
      <w:divBdr>
        <w:top w:val="none" w:sz="0" w:space="0" w:color="auto"/>
        <w:left w:val="none" w:sz="0" w:space="0" w:color="auto"/>
        <w:bottom w:val="none" w:sz="0" w:space="0" w:color="auto"/>
        <w:right w:val="none" w:sz="0" w:space="0" w:color="auto"/>
      </w:divBdr>
    </w:div>
    <w:div w:id="1218666336">
      <w:bodyDiv w:val="1"/>
      <w:marLeft w:val="0"/>
      <w:marRight w:val="0"/>
      <w:marTop w:val="0"/>
      <w:marBottom w:val="0"/>
      <w:divBdr>
        <w:top w:val="none" w:sz="0" w:space="0" w:color="auto"/>
        <w:left w:val="none" w:sz="0" w:space="0" w:color="auto"/>
        <w:bottom w:val="none" w:sz="0" w:space="0" w:color="auto"/>
        <w:right w:val="none" w:sz="0" w:space="0" w:color="auto"/>
      </w:divBdr>
      <w:divsChild>
        <w:div w:id="1085414289">
          <w:marLeft w:val="0"/>
          <w:marRight w:val="0"/>
          <w:marTop w:val="0"/>
          <w:marBottom w:val="0"/>
          <w:divBdr>
            <w:top w:val="none" w:sz="0" w:space="0" w:color="auto"/>
            <w:left w:val="none" w:sz="0" w:space="0" w:color="auto"/>
            <w:bottom w:val="none" w:sz="0" w:space="0" w:color="auto"/>
            <w:right w:val="none" w:sz="0" w:space="0" w:color="auto"/>
          </w:divBdr>
        </w:div>
        <w:div w:id="560294621">
          <w:marLeft w:val="0"/>
          <w:marRight w:val="0"/>
          <w:marTop w:val="0"/>
          <w:marBottom w:val="0"/>
          <w:divBdr>
            <w:top w:val="none" w:sz="0" w:space="0" w:color="auto"/>
            <w:left w:val="none" w:sz="0" w:space="0" w:color="auto"/>
            <w:bottom w:val="none" w:sz="0" w:space="0" w:color="auto"/>
            <w:right w:val="none" w:sz="0" w:space="0" w:color="auto"/>
          </w:divBdr>
        </w:div>
      </w:divsChild>
    </w:div>
    <w:div w:id="1250116743">
      <w:bodyDiv w:val="1"/>
      <w:marLeft w:val="0"/>
      <w:marRight w:val="0"/>
      <w:marTop w:val="0"/>
      <w:marBottom w:val="0"/>
      <w:divBdr>
        <w:top w:val="none" w:sz="0" w:space="0" w:color="auto"/>
        <w:left w:val="none" w:sz="0" w:space="0" w:color="auto"/>
        <w:bottom w:val="none" w:sz="0" w:space="0" w:color="auto"/>
        <w:right w:val="none" w:sz="0" w:space="0" w:color="auto"/>
      </w:divBdr>
      <w:divsChild>
        <w:div w:id="303237463">
          <w:marLeft w:val="0"/>
          <w:marRight w:val="0"/>
          <w:marTop w:val="0"/>
          <w:marBottom w:val="0"/>
          <w:divBdr>
            <w:top w:val="none" w:sz="0" w:space="0" w:color="auto"/>
            <w:left w:val="none" w:sz="0" w:space="0" w:color="auto"/>
            <w:bottom w:val="none" w:sz="0" w:space="0" w:color="auto"/>
            <w:right w:val="none" w:sz="0" w:space="0" w:color="auto"/>
          </w:divBdr>
          <w:divsChild>
            <w:div w:id="1431313817">
              <w:marLeft w:val="0"/>
              <w:marRight w:val="0"/>
              <w:marTop w:val="0"/>
              <w:marBottom w:val="0"/>
              <w:divBdr>
                <w:top w:val="single" w:sz="2" w:space="0" w:color="D9D9E3"/>
                <w:left w:val="single" w:sz="2" w:space="0" w:color="D9D9E3"/>
                <w:bottom w:val="single" w:sz="2" w:space="0" w:color="D9D9E3"/>
                <w:right w:val="single" w:sz="2" w:space="0" w:color="D9D9E3"/>
              </w:divBdr>
              <w:divsChild>
                <w:div w:id="1675496438">
                  <w:marLeft w:val="0"/>
                  <w:marRight w:val="0"/>
                  <w:marTop w:val="0"/>
                  <w:marBottom w:val="0"/>
                  <w:divBdr>
                    <w:top w:val="single" w:sz="2" w:space="0" w:color="D9D9E3"/>
                    <w:left w:val="single" w:sz="2" w:space="0" w:color="D9D9E3"/>
                    <w:bottom w:val="single" w:sz="2" w:space="0" w:color="D9D9E3"/>
                    <w:right w:val="single" w:sz="2" w:space="0" w:color="D9D9E3"/>
                  </w:divBdr>
                  <w:divsChild>
                    <w:div w:id="368990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42235246">
          <w:marLeft w:val="0"/>
          <w:marRight w:val="0"/>
          <w:marTop w:val="0"/>
          <w:marBottom w:val="0"/>
          <w:divBdr>
            <w:top w:val="single" w:sz="2" w:space="0" w:color="D9D9E3"/>
            <w:left w:val="single" w:sz="2" w:space="0" w:color="D9D9E3"/>
            <w:bottom w:val="single" w:sz="2" w:space="0" w:color="D9D9E3"/>
            <w:right w:val="single" w:sz="2" w:space="0" w:color="D9D9E3"/>
          </w:divBdr>
          <w:divsChild>
            <w:div w:id="318536590">
              <w:marLeft w:val="0"/>
              <w:marRight w:val="0"/>
              <w:marTop w:val="0"/>
              <w:marBottom w:val="0"/>
              <w:divBdr>
                <w:top w:val="single" w:sz="2" w:space="0" w:color="D9D9E3"/>
                <w:left w:val="single" w:sz="2" w:space="0" w:color="D9D9E3"/>
                <w:bottom w:val="single" w:sz="2" w:space="0" w:color="D9D9E3"/>
                <w:right w:val="single" w:sz="2" w:space="0" w:color="D9D9E3"/>
              </w:divBdr>
              <w:divsChild>
                <w:div w:id="1522011808">
                  <w:marLeft w:val="0"/>
                  <w:marRight w:val="0"/>
                  <w:marTop w:val="0"/>
                  <w:marBottom w:val="0"/>
                  <w:divBdr>
                    <w:top w:val="single" w:sz="2" w:space="0" w:color="D9D9E3"/>
                    <w:left w:val="single" w:sz="2" w:space="0" w:color="D9D9E3"/>
                    <w:bottom w:val="single" w:sz="2" w:space="0" w:color="D9D9E3"/>
                    <w:right w:val="single" w:sz="2" w:space="0" w:color="D9D9E3"/>
                  </w:divBdr>
                  <w:divsChild>
                    <w:div w:id="253899195">
                      <w:marLeft w:val="0"/>
                      <w:marRight w:val="0"/>
                      <w:marTop w:val="0"/>
                      <w:marBottom w:val="0"/>
                      <w:divBdr>
                        <w:top w:val="single" w:sz="2" w:space="0" w:color="D9D9E3"/>
                        <w:left w:val="single" w:sz="2" w:space="0" w:color="D9D9E3"/>
                        <w:bottom w:val="single" w:sz="2" w:space="0" w:color="D9D9E3"/>
                        <w:right w:val="single" w:sz="2" w:space="0" w:color="D9D9E3"/>
                      </w:divBdr>
                      <w:divsChild>
                        <w:div w:id="2082018312">
                          <w:marLeft w:val="0"/>
                          <w:marRight w:val="0"/>
                          <w:marTop w:val="0"/>
                          <w:marBottom w:val="0"/>
                          <w:divBdr>
                            <w:top w:val="single" w:sz="2" w:space="0" w:color="auto"/>
                            <w:left w:val="single" w:sz="2" w:space="0" w:color="auto"/>
                            <w:bottom w:val="single" w:sz="6" w:space="0" w:color="auto"/>
                            <w:right w:val="single" w:sz="2" w:space="0" w:color="auto"/>
                          </w:divBdr>
                          <w:divsChild>
                            <w:div w:id="1442996851">
                              <w:marLeft w:val="0"/>
                              <w:marRight w:val="0"/>
                              <w:marTop w:val="100"/>
                              <w:marBottom w:val="100"/>
                              <w:divBdr>
                                <w:top w:val="single" w:sz="2" w:space="0" w:color="D9D9E3"/>
                                <w:left w:val="single" w:sz="2" w:space="0" w:color="D9D9E3"/>
                                <w:bottom w:val="single" w:sz="2" w:space="0" w:color="D9D9E3"/>
                                <w:right w:val="single" w:sz="2" w:space="0" w:color="D9D9E3"/>
                              </w:divBdr>
                              <w:divsChild>
                                <w:div w:id="1807970424">
                                  <w:marLeft w:val="0"/>
                                  <w:marRight w:val="0"/>
                                  <w:marTop w:val="0"/>
                                  <w:marBottom w:val="0"/>
                                  <w:divBdr>
                                    <w:top w:val="single" w:sz="2" w:space="0" w:color="D9D9E3"/>
                                    <w:left w:val="single" w:sz="2" w:space="0" w:color="D9D9E3"/>
                                    <w:bottom w:val="single" w:sz="2" w:space="0" w:color="D9D9E3"/>
                                    <w:right w:val="single" w:sz="2" w:space="0" w:color="D9D9E3"/>
                                  </w:divBdr>
                                  <w:divsChild>
                                    <w:div w:id="304622648">
                                      <w:marLeft w:val="0"/>
                                      <w:marRight w:val="0"/>
                                      <w:marTop w:val="0"/>
                                      <w:marBottom w:val="0"/>
                                      <w:divBdr>
                                        <w:top w:val="single" w:sz="2" w:space="0" w:color="D9D9E3"/>
                                        <w:left w:val="single" w:sz="2" w:space="0" w:color="D9D9E3"/>
                                        <w:bottom w:val="single" w:sz="2" w:space="0" w:color="D9D9E3"/>
                                        <w:right w:val="single" w:sz="2" w:space="0" w:color="D9D9E3"/>
                                      </w:divBdr>
                                      <w:divsChild>
                                        <w:div w:id="2066678191">
                                          <w:marLeft w:val="0"/>
                                          <w:marRight w:val="0"/>
                                          <w:marTop w:val="0"/>
                                          <w:marBottom w:val="0"/>
                                          <w:divBdr>
                                            <w:top w:val="single" w:sz="2" w:space="0" w:color="D9D9E3"/>
                                            <w:left w:val="single" w:sz="2" w:space="0" w:color="D9D9E3"/>
                                            <w:bottom w:val="single" w:sz="2" w:space="0" w:color="D9D9E3"/>
                                            <w:right w:val="single" w:sz="2" w:space="0" w:color="D9D9E3"/>
                                          </w:divBdr>
                                          <w:divsChild>
                                            <w:div w:id="1819032863">
                                              <w:marLeft w:val="0"/>
                                              <w:marRight w:val="0"/>
                                              <w:marTop w:val="0"/>
                                              <w:marBottom w:val="0"/>
                                              <w:divBdr>
                                                <w:top w:val="single" w:sz="2" w:space="0" w:color="D9D9E3"/>
                                                <w:left w:val="single" w:sz="2" w:space="0" w:color="D9D9E3"/>
                                                <w:bottom w:val="single" w:sz="2" w:space="0" w:color="D9D9E3"/>
                                                <w:right w:val="single" w:sz="2" w:space="0" w:color="D9D9E3"/>
                                              </w:divBdr>
                                              <w:divsChild>
                                                <w:div w:id="175656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57858766">
      <w:bodyDiv w:val="1"/>
      <w:marLeft w:val="0"/>
      <w:marRight w:val="0"/>
      <w:marTop w:val="0"/>
      <w:marBottom w:val="0"/>
      <w:divBdr>
        <w:top w:val="none" w:sz="0" w:space="0" w:color="auto"/>
        <w:left w:val="none" w:sz="0" w:space="0" w:color="auto"/>
        <w:bottom w:val="none" w:sz="0" w:space="0" w:color="auto"/>
        <w:right w:val="none" w:sz="0" w:space="0" w:color="auto"/>
      </w:divBdr>
    </w:div>
    <w:div w:id="1260210799">
      <w:bodyDiv w:val="1"/>
      <w:marLeft w:val="0"/>
      <w:marRight w:val="0"/>
      <w:marTop w:val="0"/>
      <w:marBottom w:val="0"/>
      <w:divBdr>
        <w:top w:val="none" w:sz="0" w:space="0" w:color="auto"/>
        <w:left w:val="none" w:sz="0" w:space="0" w:color="auto"/>
        <w:bottom w:val="none" w:sz="0" w:space="0" w:color="auto"/>
        <w:right w:val="none" w:sz="0" w:space="0" w:color="auto"/>
      </w:divBdr>
      <w:divsChild>
        <w:div w:id="1592353265">
          <w:marLeft w:val="0"/>
          <w:marRight w:val="300"/>
          <w:marTop w:val="0"/>
          <w:marBottom w:val="0"/>
          <w:divBdr>
            <w:top w:val="none" w:sz="0" w:space="0" w:color="auto"/>
            <w:left w:val="none" w:sz="0" w:space="0" w:color="auto"/>
            <w:bottom w:val="none" w:sz="0" w:space="0" w:color="auto"/>
            <w:right w:val="none" w:sz="0" w:space="0" w:color="auto"/>
          </w:divBdr>
          <w:divsChild>
            <w:div w:id="1247611637">
              <w:marLeft w:val="0"/>
              <w:marRight w:val="0"/>
              <w:marTop w:val="0"/>
              <w:marBottom w:val="0"/>
              <w:divBdr>
                <w:top w:val="none" w:sz="0" w:space="0" w:color="auto"/>
                <w:left w:val="none" w:sz="0" w:space="0" w:color="auto"/>
                <w:bottom w:val="none" w:sz="0" w:space="0" w:color="auto"/>
                <w:right w:val="none" w:sz="0" w:space="0" w:color="auto"/>
              </w:divBdr>
              <w:divsChild>
                <w:div w:id="173766844">
                  <w:marLeft w:val="0"/>
                  <w:marRight w:val="0"/>
                  <w:marTop w:val="0"/>
                  <w:marBottom w:val="0"/>
                  <w:divBdr>
                    <w:top w:val="none" w:sz="0" w:space="11" w:color="auto"/>
                    <w:left w:val="none" w:sz="0" w:space="11" w:color="auto"/>
                    <w:bottom w:val="single" w:sz="6" w:space="11" w:color="CCCCCC"/>
                    <w:right w:val="none" w:sz="0" w:space="11" w:color="auto"/>
                  </w:divBdr>
                </w:div>
                <w:div w:id="15694846">
                  <w:marLeft w:val="0"/>
                  <w:marRight w:val="0"/>
                  <w:marTop w:val="0"/>
                  <w:marBottom w:val="0"/>
                  <w:divBdr>
                    <w:top w:val="none" w:sz="0" w:space="11" w:color="auto"/>
                    <w:left w:val="none" w:sz="0" w:space="11" w:color="auto"/>
                    <w:bottom w:val="single" w:sz="6" w:space="11" w:color="CCCCCC"/>
                    <w:right w:val="single" w:sz="12" w:space="11" w:color="00ADEF"/>
                  </w:divBdr>
                </w:div>
                <w:div w:id="668291556">
                  <w:marLeft w:val="0"/>
                  <w:marRight w:val="0"/>
                  <w:marTop w:val="0"/>
                  <w:marBottom w:val="0"/>
                  <w:divBdr>
                    <w:top w:val="none" w:sz="0" w:space="11" w:color="auto"/>
                    <w:left w:val="none" w:sz="0" w:space="11" w:color="auto"/>
                    <w:bottom w:val="single" w:sz="6" w:space="11" w:color="CCCCCC"/>
                    <w:right w:val="none" w:sz="0" w:space="11" w:color="auto"/>
                  </w:divBdr>
                </w:div>
              </w:divsChild>
            </w:div>
          </w:divsChild>
        </w:div>
        <w:div w:id="1931306306">
          <w:marLeft w:val="0"/>
          <w:marRight w:val="0"/>
          <w:marTop w:val="0"/>
          <w:marBottom w:val="0"/>
          <w:divBdr>
            <w:top w:val="none" w:sz="0" w:space="0" w:color="auto"/>
            <w:left w:val="none" w:sz="0" w:space="0" w:color="auto"/>
            <w:bottom w:val="none" w:sz="0" w:space="0" w:color="auto"/>
            <w:right w:val="none" w:sz="0" w:space="0" w:color="auto"/>
          </w:divBdr>
          <w:divsChild>
            <w:div w:id="597522373">
              <w:marLeft w:val="0"/>
              <w:marRight w:val="0"/>
              <w:marTop w:val="0"/>
              <w:marBottom w:val="0"/>
              <w:divBdr>
                <w:top w:val="none" w:sz="0" w:space="0" w:color="auto"/>
                <w:left w:val="none" w:sz="0" w:space="0" w:color="auto"/>
                <w:bottom w:val="none" w:sz="0" w:space="0" w:color="auto"/>
                <w:right w:val="none" w:sz="0" w:space="0" w:color="auto"/>
              </w:divBdr>
              <w:divsChild>
                <w:div w:id="218054027">
                  <w:marLeft w:val="0"/>
                  <w:marRight w:val="0"/>
                  <w:marTop w:val="0"/>
                  <w:marBottom w:val="300"/>
                  <w:divBdr>
                    <w:top w:val="none" w:sz="0" w:space="0" w:color="auto"/>
                    <w:left w:val="none" w:sz="0" w:space="0" w:color="auto"/>
                    <w:bottom w:val="dotted" w:sz="6" w:space="8" w:color="CCCCCC"/>
                    <w:right w:val="none" w:sz="0" w:space="0" w:color="auto"/>
                  </w:divBdr>
                </w:div>
              </w:divsChild>
            </w:div>
          </w:divsChild>
        </w:div>
      </w:divsChild>
    </w:div>
    <w:div w:id="1268193474">
      <w:bodyDiv w:val="1"/>
      <w:marLeft w:val="0"/>
      <w:marRight w:val="0"/>
      <w:marTop w:val="0"/>
      <w:marBottom w:val="0"/>
      <w:divBdr>
        <w:top w:val="none" w:sz="0" w:space="0" w:color="auto"/>
        <w:left w:val="none" w:sz="0" w:space="0" w:color="auto"/>
        <w:bottom w:val="none" w:sz="0" w:space="0" w:color="auto"/>
        <w:right w:val="none" w:sz="0" w:space="0" w:color="auto"/>
      </w:divBdr>
    </w:div>
    <w:div w:id="1277712667">
      <w:bodyDiv w:val="1"/>
      <w:marLeft w:val="0"/>
      <w:marRight w:val="0"/>
      <w:marTop w:val="0"/>
      <w:marBottom w:val="0"/>
      <w:divBdr>
        <w:top w:val="none" w:sz="0" w:space="0" w:color="auto"/>
        <w:left w:val="none" w:sz="0" w:space="0" w:color="auto"/>
        <w:bottom w:val="none" w:sz="0" w:space="0" w:color="auto"/>
        <w:right w:val="none" w:sz="0" w:space="0" w:color="auto"/>
      </w:divBdr>
    </w:div>
    <w:div w:id="1279531296">
      <w:bodyDiv w:val="1"/>
      <w:marLeft w:val="0"/>
      <w:marRight w:val="0"/>
      <w:marTop w:val="0"/>
      <w:marBottom w:val="0"/>
      <w:divBdr>
        <w:top w:val="none" w:sz="0" w:space="0" w:color="auto"/>
        <w:left w:val="none" w:sz="0" w:space="0" w:color="auto"/>
        <w:bottom w:val="none" w:sz="0" w:space="0" w:color="auto"/>
        <w:right w:val="none" w:sz="0" w:space="0" w:color="auto"/>
      </w:divBdr>
    </w:div>
    <w:div w:id="1314676769">
      <w:bodyDiv w:val="1"/>
      <w:marLeft w:val="0"/>
      <w:marRight w:val="0"/>
      <w:marTop w:val="0"/>
      <w:marBottom w:val="0"/>
      <w:divBdr>
        <w:top w:val="none" w:sz="0" w:space="0" w:color="auto"/>
        <w:left w:val="none" w:sz="0" w:space="0" w:color="auto"/>
        <w:bottom w:val="none" w:sz="0" w:space="0" w:color="auto"/>
        <w:right w:val="none" w:sz="0" w:space="0" w:color="auto"/>
      </w:divBdr>
    </w:div>
    <w:div w:id="1319574546">
      <w:bodyDiv w:val="1"/>
      <w:marLeft w:val="0"/>
      <w:marRight w:val="0"/>
      <w:marTop w:val="0"/>
      <w:marBottom w:val="0"/>
      <w:divBdr>
        <w:top w:val="none" w:sz="0" w:space="0" w:color="auto"/>
        <w:left w:val="none" w:sz="0" w:space="0" w:color="auto"/>
        <w:bottom w:val="none" w:sz="0" w:space="0" w:color="auto"/>
        <w:right w:val="none" w:sz="0" w:space="0" w:color="auto"/>
      </w:divBdr>
    </w:div>
    <w:div w:id="1328290090">
      <w:bodyDiv w:val="1"/>
      <w:marLeft w:val="0"/>
      <w:marRight w:val="0"/>
      <w:marTop w:val="0"/>
      <w:marBottom w:val="0"/>
      <w:divBdr>
        <w:top w:val="none" w:sz="0" w:space="0" w:color="auto"/>
        <w:left w:val="none" w:sz="0" w:space="0" w:color="auto"/>
        <w:bottom w:val="none" w:sz="0" w:space="0" w:color="auto"/>
        <w:right w:val="none" w:sz="0" w:space="0" w:color="auto"/>
      </w:divBdr>
      <w:divsChild>
        <w:div w:id="1594127445">
          <w:marLeft w:val="0"/>
          <w:marRight w:val="0"/>
          <w:marTop w:val="0"/>
          <w:marBottom w:val="0"/>
          <w:divBdr>
            <w:top w:val="single" w:sz="2" w:space="0" w:color="D9D9E3"/>
            <w:left w:val="single" w:sz="2" w:space="0" w:color="D9D9E3"/>
            <w:bottom w:val="single" w:sz="2" w:space="0" w:color="D9D9E3"/>
            <w:right w:val="single" w:sz="2" w:space="0" w:color="D9D9E3"/>
          </w:divBdr>
          <w:divsChild>
            <w:div w:id="357856817">
              <w:marLeft w:val="0"/>
              <w:marRight w:val="0"/>
              <w:marTop w:val="100"/>
              <w:marBottom w:val="100"/>
              <w:divBdr>
                <w:top w:val="single" w:sz="2" w:space="0" w:color="D9D9E3"/>
                <w:left w:val="single" w:sz="2" w:space="0" w:color="D9D9E3"/>
                <w:bottom w:val="single" w:sz="2" w:space="0" w:color="D9D9E3"/>
                <w:right w:val="single" w:sz="2" w:space="0" w:color="D9D9E3"/>
              </w:divBdr>
              <w:divsChild>
                <w:div w:id="18162898">
                  <w:marLeft w:val="0"/>
                  <w:marRight w:val="0"/>
                  <w:marTop w:val="0"/>
                  <w:marBottom w:val="0"/>
                  <w:divBdr>
                    <w:top w:val="single" w:sz="2" w:space="0" w:color="D9D9E3"/>
                    <w:left w:val="single" w:sz="2" w:space="0" w:color="D9D9E3"/>
                    <w:bottom w:val="single" w:sz="2" w:space="0" w:color="D9D9E3"/>
                    <w:right w:val="single" w:sz="2" w:space="0" w:color="D9D9E3"/>
                  </w:divBdr>
                  <w:divsChild>
                    <w:div w:id="2065517133">
                      <w:marLeft w:val="0"/>
                      <w:marRight w:val="0"/>
                      <w:marTop w:val="0"/>
                      <w:marBottom w:val="0"/>
                      <w:divBdr>
                        <w:top w:val="single" w:sz="2" w:space="0" w:color="D9D9E3"/>
                        <w:left w:val="single" w:sz="2" w:space="0" w:color="D9D9E3"/>
                        <w:bottom w:val="single" w:sz="2" w:space="0" w:color="D9D9E3"/>
                        <w:right w:val="single" w:sz="2" w:space="0" w:color="D9D9E3"/>
                      </w:divBdr>
                      <w:divsChild>
                        <w:div w:id="1747415945">
                          <w:marLeft w:val="0"/>
                          <w:marRight w:val="0"/>
                          <w:marTop w:val="0"/>
                          <w:marBottom w:val="0"/>
                          <w:divBdr>
                            <w:top w:val="single" w:sz="2" w:space="0" w:color="D9D9E3"/>
                            <w:left w:val="single" w:sz="2" w:space="0" w:color="D9D9E3"/>
                            <w:bottom w:val="single" w:sz="2" w:space="0" w:color="D9D9E3"/>
                            <w:right w:val="single" w:sz="2" w:space="0" w:color="D9D9E3"/>
                          </w:divBdr>
                          <w:divsChild>
                            <w:div w:id="1955477781">
                              <w:marLeft w:val="0"/>
                              <w:marRight w:val="0"/>
                              <w:marTop w:val="0"/>
                              <w:marBottom w:val="0"/>
                              <w:divBdr>
                                <w:top w:val="single" w:sz="2" w:space="0" w:color="D9D9E3"/>
                                <w:left w:val="single" w:sz="2" w:space="0" w:color="D9D9E3"/>
                                <w:bottom w:val="single" w:sz="2" w:space="0" w:color="D9D9E3"/>
                                <w:right w:val="single" w:sz="2" w:space="0" w:color="D9D9E3"/>
                              </w:divBdr>
                              <w:divsChild>
                                <w:div w:id="96293616">
                                  <w:marLeft w:val="0"/>
                                  <w:marRight w:val="0"/>
                                  <w:marTop w:val="0"/>
                                  <w:marBottom w:val="0"/>
                                  <w:divBdr>
                                    <w:top w:val="single" w:sz="2" w:space="0" w:color="D9D9E3"/>
                                    <w:left w:val="single" w:sz="2" w:space="0" w:color="D9D9E3"/>
                                    <w:bottom w:val="single" w:sz="2" w:space="0" w:color="D9D9E3"/>
                                    <w:right w:val="single" w:sz="2" w:space="0" w:color="D9D9E3"/>
                                  </w:divBdr>
                                  <w:divsChild>
                                    <w:div w:id="1166244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35767013">
      <w:bodyDiv w:val="1"/>
      <w:marLeft w:val="0"/>
      <w:marRight w:val="0"/>
      <w:marTop w:val="0"/>
      <w:marBottom w:val="0"/>
      <w:divBdr>
        <w:top w:val="none" w:sz="0" w:space="0" w:color="auto"/>
        <w:left w:val="none" w:sz="0" w:space="0" w:color="auto"/>
        <w:bottom w:val="none" w:sz="0" w:space="0" w:color="auto"/>
        <w:right w:val="none" w:sz="0" w:space="0" w:color="auto"/>
      </w:divBdr>
    </w:div>
    <w:div w:id="1336569203">
      <w:bodyDiv w:val="1"/>
      <w:marLeft w:val="0"/>
      <w:marRight w:val="0"/>
      <w:marTop w:val="0"/>
      <w:marBottom w:val="0"/>
      <w:divBdr>
        <w:top w:val="none" w:sz="0" w:space="0" w:color="auto"/>
        <w:left w:val="none" w:sz="0" w:space="0" w:color="auto"/>
        <w:bottom w:val="none" w:sz="0" w:space="0" w:color="auto"/>
        <w:right w:val="none" w:sz="0" w:space="0" w:color="auto"/>
      </w:divBdr>
    </w:div>
    <w:div w:id="1338969886">
      <w:bodyDiv w:val="1"/>
      <w:marLeft w:val="0"/>
      <w:marRight w:val="0"/>
      <w:marTop w:val="0"/>
      <w:marBottom w:val="0"/>
      <w:divBdr>
        <w:top w:val="none" w:sz="0" w:space="0" w:color="auto"/>
        <w:left w:val="none" w:sz="0" w:space="0" w:color="auto"/>
        <w:bottom w:val="none" w:sz="0" w:space="0" w:color="auto"/>
        <w:right w:val="none" w:sz="0" w:space="0" w:color="auto"/>
      </w:divBdr>
    </w:div>
    <w:div w:id="1349527690">
      <w:bodyDiv w:val="1"/>
      <w:marLeft w:val="0"/>
      <w:marRight w:val="0"/>
      <w:marTop w:val="0"/>
      <w:marBottom w:val="0"/>
      <w:divBdr>
        <w:top w:val="none" w:sz="0" w:space="0" w:color="auto"/>
        <w:left w:val="none" w:sz="0" w:space="0" w:color="auto"/>
        <w:bottom w:val="none" w:sz="0" w:space="0" w:color="auto"/>
        <w:right w:val="none" w:sz="0" w:space="0" w:color="auto"/>
      </w:divBdr>
    </w:div>
    <w:div w:id="1354384531">
      <w:bodyDiv w:val="1"/>
      <w:marLeft w:val="0"/>
      <w:marRight w:val="0"/>
      <w:marTop w:val="0"/>
      <w:marBottom w:val="0"/>
      <w:divBdr>
        <w:top w:val="none" w:sz="0" w:space="0" w:color="auto"/>
        <w:left w:val="none" w:sz="0" w:space="0" w:color="auto"/>
        <w:bottom w:val="none" w:sz="0" w:space="0" w:color="auto"/>
        <w:right w:val="none" w:sz="0" w:space="0" w:color="auto"/>
      </w:divBdr>
    </w:div>
    <w:div w:id="1359770860">
      <w:bodyDiv w:val="1"/>
      <w:marLeft w:val="0"/>
      <w:marRight w:val="0"/>
      <w:marTop w:val="0"/>
      <w:marBottom w:val="0"/>
      <w:divBdr>
        <w:top w:val="none" w:sz="0" w:space="0" w:color="auto"/>
        <w:left w:val="none" w:sz="0" w:space="0" w:color="auto"/>
        <w:bottom w:val="none" w:sz="0" w:space="0" w:color="auto"/>
        <w:right w:val="none" w:sz="0" w:space="0" w:color="auto"/>
      </w:divBdr>
    </w:div>
    <w:div w:id="1370838360">
      <w:bodyDiv w:val="1"/>
      <w:marLeft w:val="0"/>
      <w:marRight w:val="0"/>
      <w:marTop w:val="0"/>
      <w:marBottom w:val="0"/>
      <w:divBdr>
        <w:top w:val="none" w:sz="0" w:space="0" w:color="auto"/>
        <w:left w:val="none" w:sz="0" w:space="0" w:color="auto"/>
        <w:bottom w:val="none" w:sz="0" w:space="0" w:color="auto"/>
        <w:right w:val="none" w:sz="0" w:space="0" w:color="auto"/>
      </w:divBdr>
    </w:div>
    <w:div w:id="1380591925">
      <w:bodyDiv w:val="1"/>
      <w:marLeft w:val="0"/>
      <w:marRight w:val="0"/>
      <w:marTop w:val="0"/>
      <w:marBottom w:val="0"/>
      <w:divBdr>
        <w:top w:val="none" w:sz="0" w:space="0" w:color="auto"/>
        <w:left w:val="none" w:sz="0" w:space="0" w:color="auto"/>
        <w:bottom w:val="none" w:sz="0" w:space="0" w:color="auto"/>
        <w:right w:val="none" w:sz="0" w:space="0" w:color="auto"/>
      </w:divBdr>
    </w:div>
    <w:div w:id="1380663368">
      <w:bodyDiv w:val="1"/>
      <w:marLeft w:val="0"/>
      <w:marRight w:val="0"/>
      <w:marTop w:val="0"/>
      <w:marBottom w:val="0"/>
      <w:divBdr>
        <w:top w:val="none" w:sz="0" w:space="0" w:color="auto"/>
        <w:left w:val="none" w:sz="0" w:space="0" w:color="auto"/>
        <w:bottom w:val="none" w:sz="0" w:space="0" w:color="auto"/>
        <w:right w:val="none" w:sz="0" w:space="0" w:color="auto"/>
      </w:divBdr>
    </w:div>
    <w:div w:id="1394042629">
      <w:bodyDiv w:val="1"/>
      <w:marLeft w:val="0"/>
      <w:marRight w:val="0"/>
      <w:marTop w:val="0"/>
      <w:marBottom w:val="0"/>
      <w:divBdr>
        <w:top w:val="none" w:sz="0" w:space="0" w:color="auto"/>
        <w:left w:val="none" w:sz="0" w:space="0" w:color="auto"/>
        <w:bottom w:val="none" w:sz="0" w:space="0" w:color="auto"/>
        <w:right w:val="none" w:sz="0" w:space="0" w:color="auto"/>
      </w:divBdr>
    </w:div>
    <w:div w:id="1415860084">
      <w:bodyDiv w:val="1"/>
      <w:marLeft w:val="0"/>
      <w:marRight w:val="0"/>
      <w:marTop w:val="0"/>
      <w:marBottom w:val="0"/>
      <w:divBdr>
        <w:top w:val="none" w:sz="0" w:space="0" w:color="auto"/>
        <w:left w:val="none" w:sz="0" w:space="0" w:color="auto"/>
        <w:bottom w:val="none" w:sz="0" w:space="0" w:color="auto"/>
        <w:right w:val="none" w:sz="0" w:space="0" w:color="auto"/>
      </w:divBdr>
    </w:div>
    <w:div w:id="1423717273">
      <w:bodyDiv w:val="1"/>
      <w:marLeft w:val="0"/>
      <w:marRight w:val="0"/>
      <w:marTop w:val="0"/>
      <w:marBottom w:val="0"/>
      <w:divBdr>
        <w:top w:val="none" w:sz="0" w:space="0" w:color="auto"/>
        <w:left w:val="none" w:sz="0" w:space="0" w:color="auto"/>
        <w:bottom w:val="none" w:sz="0" w:space="0" w:color="auto"/>
        <w:right w:val="none" w:sz="0" w:space="0" w:color="auto"/>
      </w:divBdr>
    </w:div>
    <w:div w:id="1454983902">
      <w:bodyDiv w:val="1"/>
      <w:marLeft w:val="0"/>
      <w:marRight w:val="0"/>
      <w:marTop w:val="0"/>
      <w:marBottom w:val="0"/>
      <w:divBdr>
        <w:top w:val="none" w:sz="0" w:space="0" w:color="auto"/>
        <w:left w:val="none" w:sz="0" w:space="0" w:color="auto"/>
        <w:bottom w:val="none" w:sz="0" w:space="0" w:color="auto"/>
        <w:right w:val="none" w:sz="0" w:space="0" w:color="auto"/>
      </w:divBdr>
    </w:div>
    <w:div w:id="1487359048">
      <w:bodyDiv w:val="1"/>
      <w:marLeft w:val="0"/>
      <w:marRight w:val="0"/>
      <w:marTop w:val="0"/>
      <w:marBottom w:val="0"/>
      <w:divBdr>
        <w:top w:val="none" w:sz="0" w:space="0" w:color="auto"/>
        <w:left w:val="none" w:sz="0" w:space="0" w:color="auto"/>
        <w:bottom w:val="none" w:sz="0" w:space="0" w:color="auto"/>
        <w:right w:val="none" w:sz="0" w:space="0" w:color="auto"/>
      </w:divBdr>
      <w:divsChild>
        <w:div w:id="693116917">
          <w:marLeft w:val="0"/>
          <w:marRight w:val="0"/>
          <w:marTop w:val="0"/>
          <w:marBottom w:val="0"/>
          <w:divBdr>
            <w:top w:val="none" w:sz="0" w:space="0" w:color="auto"/>
            <w:left w:val="none" w:sz="0" w:space="0" w:color="auto"/>
            <w:bottom w:val="none" w:sz="0" w:space="0" w:color="auto"/>
            <w:right w:val="none" w:sz="0" w:space="0" w:color="auto"/>
          </w:divBdr>
        </w:div>
        <w:div w:id="2025664818">
          <w:marLeft w:val="0"/>
          <w:marRight w:val="0"/>
          <w:marTop w:val="0"/>
          <w:marBottom w:val="0"/>
          <w:divBdr>
            <w:top w:val="none" w:sz="0" w:space="0" w:color="auto"/>
            <w:left w:val="none" w:sz="0" w:space="0" w:color="auto"/>
            <w:bottom w:val="none" w:sz="0" w:space="0" w:color="auto"/>
            <w:right w:val="none" w:sz="0" w:space="0" w:color="auto"/>
          </w:divBdr>
        </w:div>
      </w:divsChild>
    </w:div>
    <w:div w:id="1525825773">
      <w:bodyDiv w:val="1"/>
      <w:marLeft w:val="0"/>
      <w:marRight w:val="0"/>
      <w:marTop w:val="0"/>
      <w:marBottom w:val="0"/>
      <w:divBdr>
        <w:top w:val="none" w:sz="0" w:space="0" w:color="auto"/>
        <w:left w:val="none" w:sz="0" w:space="0" w:color="auto"/>
        <w:bottom w:val="none" w:sz="0" w:space="0" w:color="auto"/>
        <w:right w:val="none" w:sz="0" w:space="0" w:color="auto"/>
      </w:divBdr>
    </w:div>
    <w:div w:id="1528983747">
      <w:bodyDiv w:val="1"/>
      <w:marLeft w:val="0"/>
      <w:marRight w:val="0"/>
      <w:marTop w:val="0"/>
      <w:marBottom w:val="0"/>
      <w:divBdr>
        <w:top w:val="none" w:sz="0" w:space="0" w:color="auto"/>
        <w:left w:val="none" w:sz="0" w:space="0" w:color="auto"/>
        <w:bottom w:val="none" w:sz="0" w:space="0" w:color="auto"/>
        <w:right w:val="none" w:sz="0" w:space="0" w:color="auto"/>
      </w:divBdr>
      <w:divsChild>
        <w:div w:id="2091385329">
          <w:marLeft w:val="0"/>
          <w:marRight w:val="0"/>
          <w:marTop w:val="0"/>
          <w:marBottom w:val="0"/>
          <w:divBdr>
            <w:top w:val="single" w:sz="2" w:space="0" w:color="D9D9E3"/>
            <w:left w:val="single" w:sz="2" w:space="0" w:color="D9D9E3"/>
            <w:bottom w:val="single" w:sz="2" w:space="0" w:color="D9D9E3"/>
            <w:right w:val="single" w:sz="2" w:space="0" w:color="D9D9E3"/>
          </w:divBdr>
          <w:divsChild>
            <w:div w:id="373389394">
              <w:marLeft w:val="0"/>
              <w:marRight w:val="0"/>
              <w:marTop w:val="0"/>
              <w:marBottom w:val="0"/>
              <w:divBdr>
                <w:top w:val="single" w:sz="2" w:space="0" w:color="D9D9E3"/>
                <w:left w:val="single" w:sz="2" w:space="0" w:color="D9D9E3"/>
                <w:bottom w:val="single" w:sz="2" w:space="0" w:color="D9D9E3"/>
                <w:right w:val="single" w:sz="2" w:space="0" w:color="D9D9E3"/>
              </w:divBdr>
              <w:divsChild>
                <w:div w:id="774180135">
                  <w:marLeft w:val="0"/>
                  <w:marRight w:val="0"/>
                  <w:marTop w:val="0"/>
                  <w:marBottom w:val="0"/>
                  <w:divBdr>
                    <w:top w:val="single" w:sz="2" w:space="0" w:color="D9D9E3"/>
                    <w:left w:val="single" w:sz="2" w:space="0" w:color="D9D9E3"/>
                    <w:bottom w:val="single" w:sz="2" w:space="0" w:color="D9D9E3"/>
                    <w:right w:val="single" w:sz="2" w:space="0" w:color="D9D9E3"/>
                  </w:divBdr>
                  <w:divsChild>
                    <w:div w:id="169804881">
                      <w:marLeft w:val="0"/>
                      <w:marRight w:val="0"/>
                      <w:marTop w:val="0"/>
                      <w:marBottom w:val="0"/>
                      <w:divBdr>
                        <w:top w:val="single" w:sz="2" w:space="0" w:color="D9D9E3"/>
                        <w:left w:val="single" w:sz="2" w:space="0" w:color="D9D9E3"/>
                        <w:bottom w:val="single" w:sz="2" w:space="0" w:color="D9D9E3"/>
                        <w:right w:val="single" w:sz="2" w:space="0" w:color="D9D9E3"/>
                      </w:divBdr>
                      <w:divsChild>
                        <w:div w:id="322439139">
                          <w:marLeft w:val="0"/>
                          <w:marRight w:val="0"/>
                          <w:marTop w:val="0"/>
                          <w:marBottom w:val="0"/>
                          <w:divBdr>
                            <w:top w:val="single" w:sz="2" w:space="0" w:color="D9D9E3"/>
                            <w:left w:val="single" w:sz="2" w:space="0" w:color="D9D9E3"/>
                            <w:bottom w:val="single" w:sz="2" w:space="0" w:color="D9D9E3"/>
                            <w:right w:val="single" w:sz="2" w:space="0" w:color="D9D9E3"/>
                          </w:divBdr>
                          <w:divsChild>
                            <w:div w:id="464811183">
                              <w:marLeft w:val="0"/>
                              <w:marRight w:val="0"/>
                              <w:marTop w:val="100"/>
                              <w:marBottom w:val="100"/>
                              <w:divBdr>
                                <w:top w:val="single" w:sz="2" w:space="0" w:color="D9D9E3"/>
                                <w:left w:val="single" w:sz="2" w:space="0" w:color="D9D9E3"/>
                                <w:bottom w:val="single" w:sz="2" w:space="0" w:color="D9D9E3"/>
                                <w:right w:val="single" w:sz="2" w:space="0" w:color="D9D9E3"/>
                              </w:divBdr>
                              <w:divsChild>
                                <w:div w:id="449977387">
                                  <w:marLeft w:val="0"/>
                                  <w:marRight w:val="0"/>
                                  <w:marTop w:val="0"/>
                                  <w:marBottom w:val="0"/>
                                  <w:divBdr>
                                    <w:top w:val="single" w:sz="2" w:space="0" w:color="D9D9E3"/>
                                    <w:left w:val="single" w:sz="2" w:space="0" w:color="D9D9E3"/>
                                    <w:bottom w:val="single" w:sz="2" w:space="0" w:color="D9D9E3"/>
                                    <w:right w:val="single" w:sz="2" w:space="0" w:color="D9D9E3"/>
                                  </w:divBdr>
                                  <w:divsChild>
                                    <w:div w:id="14694488">
                                      <w:marLeft w:val="0"/>
                                      <w:marRight w:val="0"/>
                                      <w:marTop w:val="0"/>
                                      <w:marBottom w:val="0"/>
                                      <w:divBdr>
                                        <w:top w:val="single" w:sz="2" w:space="0" w:color="D9D9E3"/>
                                        <w:left w:val="single" w:sz="2" w:space="0" w:color="D9D9E3"/>
                                        <w:bottom w:val="single" w:sz="2" w:space="0" w:color="D9D9E3"/>
                                        <w:right w:val="single" w:sz="2" w:space="0" w:color="D9D9E3"/>
                                      </w:divBdr>
                                      <w:divsChild>
                                        <w:div w:id="1503663265">
                                          <w:marLeft w:val="0"/>
                                          <w:marRight w:val="0"/>
                                          <w:marTop w:val="0"/>
                                          <w:marBottom w:val="0"/>
                                          <w:divBdr>
                                            <w:top w:val="single" w:sz="2" w:space="0" w:color="D9D9E3"/>
                                            <w:left w:val="single" w:sz="2" w:space="0" w:color="D9D9E3"/>
                                            <w:bottom w:val="single" w:sz="2" w:space="0" w:color="D9D9E3"/>
                                            <w:right w:val="single" w:sz="2" w:space="0" w:color="D9D9E3"/>
                                          </w:divBdr>
                                          <w:divsChild>
                                            <w:div w:id="1892113250">
                                              <w:marLeft w:val="0"/>
                                              <w:marRight w:val="0"/>
                                              <w:marTop w:val="0"/>
                                              <w:marBottom w:val="0"/>
                                              <w:divBdr>
                                                <w:top w:val="single" w:sz="2" w:space="0" w:color="D9D9E3"/>
                                                <w:left w:val="single" w:sz="2" w:space="0" w:color="D9D9E3"/>
                                                <w:bottom w:val="single" w:sz="2" w:space="0" w:color="D9D9E3"/>
                                                <w:right w:val="single" w:sz="2" w:space="0" w:color="D9D9E3"/>
                                              </w:divBdr>
                                              <w:divsChild>
                                                <w:div w:id="53434297">
                                                  <w:marLeft w:val="0"/>
                                                  <w:marRight w:val="0"/>
                                                  <w:marTop w:val="0"/>
                                                  <w:marBottom w:val="0"/>
                                                  <w:divBdr>
                                                    <w:top w:val="single" w:sz="2" w:space="0" w:color="D9D9E3"/>
                                                    <w:left w:val="single" w:sz="2" w:space="0" w:color="D9D9E3"/>
                                                    <w:bottom w:val="single" w:sz="2" w:space="0" w:color="D9D9E3"/>
                                                    <w:right w:val="single" w:sz="2" w:space="0" w:color="D9D9E3"/>
                                                  </w:divBdr>
                                                  <w:divsChild>
                                                    <w:div w:id="1146242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26768195">
          <w:marLeft w:val="0"/>
          <w:marRight w:val="0"/>
          <w:marTop w:val="0"/>
          <w:marBottom w:val="0"/>
          <w:divBdr>
            <w:top w:val="none" w:sz="0" w:space="0" w:color="auto"/>
            <w:left w:val="none" w:sz="0" w:space="0" w:color="auto"/>
            <w:bottom w:val="none" w:sz="0" w:space="0" w:color="auto"/>
            <w:right w:val="none" w:sz="0" w:space="0" w:color="auto"/>
          </w:divBdr>
        </w:div>
      </w:divsChild>
    </w:div>
    <w:div w:id="1545944673">
      <w:bodyDiv w:val="1"/>
      <w:marLeft w:val="0"/>
      <w:marRight w:val="0"/>
      <w:marTop w:val="0"/>
      <w:marBottom w:val="0"/>
      <w:divBdr>
        <w:top w:val="none" w:sz="0" w:space="0" w:color="auto"/>
        <w:left w:val="none" w:sz="0" w:space="0" w:color="auto"/>
        <w:bottom w:val="none" w:sz="0" w:space="0" w:color="auto"/>
        <w:right w:val="none" w:sz="0" w:space="0" w:color="auto"/>
      </w:divBdr>
    </w:div>
    <w:div w:id="1549563874">
      <w:bodyDiv w:val="1"/>
      <w:marLeft w:val="0"/>
      <w:marRight w:val="0"/>
      <w:marTop w:val="0"/>
      <w:marBottom w:val="0"/>
      <w:divBdr>
        <w:top w:val="none" w:sz="0" w:space="0" w:color="auto"/>
        <w:left w:val="none" w:sz="0" w:space="0" w:color="auto"/>
        <w:bottom w:val="none" w:sz="0" w:space="0" w:color="auto"/>
        <w:right w:val="none" w:sz="0" w:space="0" w:color="auto"/>
      </w:divBdr>
    </w:div>
    <w:div w:id="1557357999">
      <w:bodyDiv w:val="1"/>
      <w:marLeft w:val="0"/>
      <w:marRight w:val="0"/>
      <w:marTop w:val="0"/>
      <w:marBottom w:val="0"/>
      <w:divBdr>
        <w:top w:val="none" w:sz="0" w:space="0" w:color="auto"/>
        <w:left w:val="none" w:sz="0" w:space="0" w:color="auto"/>
        <w:bottom w:val="none" w:sz="0" w:space="0" w:color="auto"/>
        <w:right w:val="none" w:sz="0" w:space="0" w:color="auto"/>
      </w:divBdr>
    </w:div>
    <w:div w:id="1565261962">
      <w:bodyDiv w:val="1"/>
      <w:marLeft w:val="0"/>
      <w:marRight w:val="0"/>
      <w:marTop w:val="0"/>
      <w:marBottom w:val="0"/>
      <w:divBdr>
        <w:top w:val="none" w:sz="0" w:space="0" w:color="auto"/>
        <w:left w:val="none" w:sz="0" w:space="0" w:color="auto"/>
        <w:bottom w:val="none" w:sz="0" w:space="0" w:color="auto"/>
        <w:right w:val="none" w:sz="0" w:space="0" w:color="auto"/>
      </w:divBdr>
    </w:div>
    <w:div w:id="1568416674">
      <w:bodyDiv w:val="1"/>
      <w:marLeft w:val="0"/>
      <w:marRight w:val="0"/>
      <w:marTop w:val="0"/>
      <w:marBottom w:val="0"/>
      <w:divBdr>
        <w:top w:val="none" w:sz="0" w:space="0" w:color="auto"/>
        <w:left w:val="none" w:sz="0" w:space="0" w:color="auto"/>
        <w:bottom w:val="none" w:sz="0" w:space="0" w:color="auto"/>
        <w:right w:val="none" w:sz="0" w:space="0" w:color="auto"/>
      </w:divBdr>
    </w:div>
    <w:div w:id="1579174629">
      <w:bodyDiv w:val="1"/>
      <w:marLeft w:val="0"/>
      <w:marRight w:val="0"/>
      <w:marTop w:val="0"/>
      <w:marBottom w:val="0"/>
      <w:divBdr>
        <w:top w:val="none" w:sz="0" w:space="0" w:color="auto"/>
        <w:left w:val="none" w:sz="0" w:space="0" w:color="auto"/>
        <w:bottom w:val="none" w:sz="0" w:space="0" w:color="auto"/>
        <w:right w:val="none" w:sz="0" w:space="0" w:color="auto"/>
      </w:divBdr>
    </w:div>
    <w:div w:id="1585258810">
      <w:bodyDiv w:val="1"/>
      <w:marLeft w:val="0"/>
      <w:marRight w:val="0"/>
      <w:marTop w:val="0"/>
      <w:marBottom w:val="0"/>
      <w:divBdr>
        <w:top w:val="none" w:sz="0" w:space="0" w:color="auto"/>
        <w:left w:val="none" w:sz="0" w:space="0" w:color="auto"/>
        <w:bottom w:val="none" w:sz="0" w:space="0" w:color="auto"/>
        <w:right w:val="none" w:sz="0" w:space="0" w:color="auto"/>
      </w:divBdr>
    </w:div>
    <w:div w:id="1606645615">
      <w:bodyDiv w:val="1"/>
      <w:marLeft w:val="0"/>
      <w:marRight w:val="0"/>
      <w:marTop w:val="0"/>
      <w:marBottom w:val="0"/>
      <w:divBdr>
        <w:top w:val="none" w:sz="0" w:space="0" w:color="auto"/>
        <w:left w:val="none" w:sz="0" w:space="0" w:color="auto"/>
        <w:bottom w:val="none" w:sz="0" w:space="0" w:color="auto"/>
        <w:right w:val="none" w:sz="0" w:space="0" w:color="auto"/>
      </w:divBdr>
    </w:div>
    <w:div w:id="1658613598">
      <w:bodyDiv w:val="1"/>
      <w:marLeft w:val="0"/>
      <w:marRight w:val="0"/>
      <w:marTop w:val="0"/>
      <w:marBottom w:val="0"/>
      <w:divBdr>
        <w:top w:val="none" w:sz="0" w:space="0" w:color="auto"/>
        <w:left w:val="none" w:sz="0" w:space="0" w:color="auto"/>
        <w:bottom w:val="none" w:sz="0" w:space="0" w:color="auto"/>
        <w:right w:val="none" w:sz="0" w:space="0" w:color="auto"/>
      </w:divBdr>
    </w:div>
    <w:div w:id="1671522238">
      <w:bodyDiv w:val="1"/>
      <w:marLeft w:val="0"/>
      <w:marRight w:val="0"/>
      <w:marTop w:val="0"/>
      <w:marBottom w:val="0"/>
      <w:divBdr>
        <w:top w:val="none" w:sz="0" w:space="0" w:color="auto"/>
        <w:left w:val="none" w:sz="0" w:space="0" w:color="auto"/>
        <w:bottom w:val="none" w:sz="0" w:space="0" w:color="auto"/>
        <w:right w:val="none" w:sz="0" w:space="0" w:color="auto"/>
      </w:divBdr>
    </w:div>
    <w:div w:id="1677029173">
      <w:bodyDiv w:val="1"/>
      <w:marLeft w:val="0"/>
      <w:marRight w:val="0"/>
      <w:marTop w:val="0"/>
      <w:marBottom w:val="0"/>
      <w:divBdr>
        <w:top w:val="none" w:sz="0" w:space="0" w:color="auto"/>
        <w:left w:val="none" w:sz="0" w:space="0" w:color="auto"/>
        <w:bottom w:val="none" w:sz="0" w:space="0" w:color="auto"/>
        <w:right w:val="none" w:sz="0" w:space="0" w:color="auto"/>
      </w:divBdr>
    </w:div>
    <w:div w:id="1677070697">
      <w:bodyDiv w:val="1"/>
      <w:marLeft w:val="0"/>
      <w:marRight w:val="0"/>
      <w:marTop w:val="0"/>
      <w:marBottom w:val="0"/>
      <w:divBdr>
        <w:top w:val="none" w:sz="0" w:space="0" w:color="auto"/>
        <w:left w:val="none" w:sz="0" w:space="0" w:color="auto"/>
        <w:bottom w:val="none" w:sz="0" w:space="0" w:color="auto"/>
        <w:right w:val="none" w:sz="0" w:space="0" w:color="auto"/>
      </w:divBdr>
    </w:div>
    <w:div w:id="1684894880">
      <w:bodyDiv w:val="1"/>
      <w:marLeft w:val="0"/>
      <w:marRight w:val="0"/>
      <w:marTop w:val="0"/>
      <w:marBottom w:val="0"/>
      <w:divBdr>
        <w:top w:val="none" w:sz="0" w:space="0" w:color="auto"/>
        <w:left w:val="none" w:sz="0" w:space="0" w:color="auto"/>
        <w:bottom w:val="none" w:sz="0" w:space="0" w:color="auto"/>
        <w:right w:val="none" w:sz="0" w:space="0" w:color="auto"/>
      </w:divBdr>
    </w:div>
    <w:div w:id="1689134458">
      <w:bodyDiv w:val="1"/>
      <w:marLeft w:val="0"/>
      <w:marRight w:val="0"/>
      <w:marTop w:val="0"/>
      <w:marBottom w:val="0"/>
      <w:divBdr>
        <w:top w:val="none" w:sz="0" w:space="0" w:color="auto"/>
        <w:left w:val="none" w:sz="0" w:space="0" w:color="auto"/>
        <w:bottom w:val="none" w:sz="0" w:space="0" w:color="auto"/>
        <w:right w:val="none" w:sz="0" w:space="0" w:color="auto"/>
      </w:divBdr>
    </w:div>
    <w:div w:id="1692409830">
      <w:bodyDiv w:val="1"/>
      <w:marLeft w:val="0"/>
      <w:marRight w:val="0"/>
      <w:marTop w:val="0"/>
      <w:marBottom w:val="0"/>
      <w:divBdr>
        <w:top w:val="none" w:sz="0" w:space="0" w:color="auto"/>
        <w:left w:val="none" w:sz="0" w:space="0" w:color="auto"/>
        <w:bottom w:val="none" w:sz="0" w:space="0" w:color="auto"/>
        <w:right w:val="none" w:sz="0" w:space="0" w:color="auto"/>
      </w:divBdr>
    </w:div>
    <w:div w:id="1706252788">
      <w:bodyDiv w:val="1"/>
      <w:marLeft w:val="0"/>
      <w:marRight w:val="0"/>
      <w:marTop w:val="0"/>
      <w:marBottom w:val="0"/>
      <w:divBdr>
        <w:top w:val="none" w:sz="0" w:space="0" w:color="auto"/>
        <w:left w:val="none" w:sz="0" w:space="0" w:color="auto"/>
        <w:bottom w:val="none" w:sz="0" w:space="0" w:color="auto"/>
        <w:right w:val="none" w:sz="0" w:space="0" w:color="auto"/>
      </w:divBdr>
    </w:div>
    <w:div w:id="1716271829">
      <w:bodyDiv w:val="1"/>
      <w:marLeft w:val="0"/>
      <w:marRight w:val="0"/>
      <w:marTop w:val="0"/>
      <w:marBottom w:val="0"/>
      <w:divBdr>
        <w:top w:val="none" w:sz="0" w:space="0" w:color="auto"/>
        <w:left w:val="none" w:sz="0" w:space="0" w:color="auto"/>
        <w:bottom w:val="none" w:sz="0" w:space="0" w:color="auto"/>
        <w:right w:val="none" w:sz="0" w:space="0" w:color="auto"/>
      </w:divBdr>
    </w:div>
    <w:div w:id="1722434635">
      <w:bodyDiv w:val="1"/>
      <w:marLeft w:val="0"/>
      <w:marRight w:val="0"/>
      <w:marTop w:val="0"/>
      <w:marBottom w:val="0"/>
      <w:divBdr>
        <w:top w:val="none" w:sz="0" w:space="0" w:color="auto"/>
        <w:left w:val="none" w:sz="0" w:space="0" w:color="auto"/>
        <w:bottom w:val="none" w:sz="0" w:space="0" w:color="auto"/>
        <w:right w:val="none" w:sz="0" w:space="0" w:color="auto"/>
      </w:divBdr>
    </w:div>
    <w:div w:id="1737119298">
      <w:bodyDiv w:val="1"/>
      <w:marLeft w:val="0"/>
      <w:marRight w:val="0"/>
      <w:marTop w:val="0"/>
      <w:marBottom w:val="0"/>
      <w:divBdr>
        <w:top w:val="none" w:sz="0" w:space="0" w:color="auto"/>
        <w:left w:val="none" w:sz="0" w:space="0" w:color="auto"/>
        <w:bottom w:val="none" w:sz="0" w:space="0" w:color="auto"/>
        <w:right w:val="none" w:sz="0" w:space="0" w:color="auto"/>
      </w:divBdr>
    </w:div>
    <w:div w:id="1750035266">
      <w:bodyDiv w:val="1"/>
      <w:marLeft w:val="0"/>
      <w:marRight w:val="0"/>
      <w:marTop w:val="0"/>
      <w:marBottom w:val="0"/>
      <w:divBdr>
        <w:top w:val="none" w:sz="0" w:space="0" w:color="auto"/>
        <w:left w:val="none" w:sz="0" w:space="0" w:color="auto"/>
        <w:bottom w:val="none" w:sz="0" w:space="0" w:color="auto"/>
        <w:right w:val="none" w:sz="0" w:space="0" w:color="auto"/>
      </w:divBdr>
    </w:div>
    <w:div w:id="1750039477">
      <w:bodyDiv w:val="1"/>
      <w:marLeft w:val="0"/>
      <w:marRight w:val="0"/>
      <w:marTop w:val="0"/>
      <w:marBottom w:val="0"/>
      <w:divBdr>
        <w:top w:val="none" w:sz="0" w:space="0" w:color="auto"/>
        <w:left w:val="none" w:sz="0" w:space="0" w:color="auto"/>
        <w:bottom w:val="none" w:sz="0" w:space="0" w:color="auto"/>
        <w:right w:val="none" w:sz="0" w:space="0" w:color="auto"/>
      </w:divBdr>
    </w:div>
    <w:div w:id="1756397486">
      <w:bodyDiv w:val="1"/>
      <w:marLeft w:val="0"/>
      <w:marRight w:val="0"/>
      <w:marTop w:val="0"/>
      <w:marBottom w:val="0"/>
      <w:divBdr>
        <w:top w:val="none" w:sz="0" w:space="0" w:color="auto"/>
        <w:left w:val="none" w:sz="0" w:space="0" w:color="auto"/>
        <w:bottom w:val="none" w:sz="0" w:space="0" w:color="auto"/>
        <w:right w:val="none" w:sz="0" w:space="0" w:color="auto"/>
      </w:divBdr>
    </w:div>
    <w:div w:id="1782871914">
      <w:bodyDiv w:val="1"/>
      <w:marLeft w:val="0"/>
      <w:marRight w:val="0"/>
      <w:marTop w:val="0"/>
      <w:marBottom w:val="0"/>
      <w:divBdr>
        <w:top w:val="none" w:sz="0" w:space="0" w:color="auto"/>
        <w:left w:val="none" w:sz="0" w:space="0" w:color="auto"/>
        <w:bottom w:val="none" w:sz="0" w:space="0" w:color="auto"/>
        <w:right w:val="none" w:sz="0" w:space="0" w:color="auto"/>
      </w:divBdr>
    </w:div>
    <w:div w:id="1785223049">
      <w:bodyDiv w:val="1"/>
      <w:marLeft w:val="0"/>
      <w:marRight w:val="0"/>
      <w:marTop w:val="0"/>
      <w:marBottom w:val="0"/>
      <w:divBdr>
        <w:top w:val="none" w:sz="0" w:space="0" w:color="auto"/>
        <w:left w:val="none" w:sz="0" w:space="0" w:color="auto"/>
        <w:bottom w:val="none" w:sz="0" w:space="0" w:color="auto"/>
        <w:right w:val="none" w:sz="0" w:space="0" w:color="auto"/>
      </w:divBdr>
    </w:div>
    <w:div w:id="1789660068">
      <w:bodyDiv w:val="1"/>
      <w:marLeft w:val="0"/>
      <w:marRight w:val="0"/>
      <w:marTop w:val="0"/>
      <w:marBottom w:val="0"/>
      <w:divBdr>
        <w:top w:val="none" w:sz="0" w:space="0" w:color="auto"/>
        <w:left w:val="none" w:sz="0" w:space="0" w:color="auto"/>
        <w:bottom w:val="none" w:sz="0" w:space="0" w:color="auto"/>
        <w:right w:val="none" w:sz="0" w:space="0" w:color="auto"/>
      </w:divBdr>
    </w:div>
    <w:div w:id="1790783816">
      <w:bodyDiv w:val="1"/>
      <w:marLeft w:val="0"/>
      <w:marRight w:val="0"/>
      <w:marTop w:val="0"/>
      <w:marBottom w:val="0"/>
      <w:divBdr>
        <w:top w:val="none" w:sz="0" w:space="0" w:color="auto"/>
        <w:left w:val="none" w:sz="0" w:space="0" w:color="auto"/>
        <w:bottom w:val="none" w:sz="0" w:space="0" w:color="auto"/>
        <w:right w:val="none" w:sz="0" w:space="0" w:color="auto"/>
      </w:divBdr>
    </w:div>
    <w:div w:id="1808165241">
      <w:bodyDiv w:val="1"/>
      <w:marLeft w:val="0"/>
      <w:marRight w:val="0"/>
      <w:marTop w:val="0"/>
      <w:marBottom w:val="0"/>
      <w:divBdr>
        <w:top w:val="none" w:sz="0" w:space="0" w:color="auto"/>
        <w:left w:val="none" w:sz="0" w:space="0" w:color="auto"/>
        <w:bottom w:val="none" w:sz="0" w:space="0" w:color="auto"/>
        <w:right w:val="none" w:sz="0" w:space="0" w:color="auto"/>
      </w:divBdr>
    </w:div>
    <w:div w:id="1810972701">
      <w:bodyDiv w:val="1"/>
      <w:marLeft w:val="0"/>
      <w:marRight w:val="0"/>
      <w:marTop w:val="0"/>
      <w:marBottom w:val="0"/>
      <w:divBdr>
        <w:top w:val="none" w:sz="0" w:space="0" w:color="auto"/>
        <w:left w:val="none" w:sz="0" w:space="0" w:color="auto"/>
        <w:bottom w:val="none" w:sz="0" w:space="0" w:color="auto"/>
        <w:right w:val="none" w:sz="0" w:space="0" w:color="auto"/>
      </w:divBdr>
    </w:div>
    <w:div w:id="1827013596">
      <w:bodyDiv w:val="1"/>
      <w:marLeft w:val="0"/>
      <w:marRight w:val="0"/>
      <w:marTop w:val="0"/>
      <w:marBottom w:val="0"/>
      <w:divBdr>
        <w:top w:val="none" w:sz="0" w:space="0" w:color="auto"/>
        <w:left w:val="none" w:sz="0" w:space="0" w:color="auto"/>
        <w:bottom w:val="none" w:sz="0" w:space="0" w:color="auto"/>
        <w:right w:val="none" w:sz="0" w:space="0" w:color="auto"/>
      </w:divBdr>
    </w:div>
    <w:div w:id="1827163786">
      <w:bodyDiv w:val="1"/>
      <w:marLeft w:val="0"/>
      <w:marRight w:val="0"/>
      <w:marTop w:val="0"/>
      <w:marBottom w:val="0"/>
      <w:divBdr>
        <w:top w:val="none" w:sz="0" w:space="0" w:color="auto"/>
        <w:left w:val="none" w:sz="0" w:space="0" w:color="auto"/>
        <w:bottom w:val="none" w:sz="0" w:space="0" w:color="auto"/>
        <w:right w:val="none" w:sz="0" w:space="0" w:color="auto"/>
      </w:divBdr>
    </w:div>
    <w:div w:id="1846820968">
      <w:bodyDiv w:val="1"/>
      <w:marLeft w:val="0"/>
      <w:marRight w:val="0"/>
      <w:marTop w:val="0"/>
      <w:marBottom w:val="0"/>
      <w:divBdr>
        <w:top w:val="none" w:sz="0" w:space="0" w:color="auto"/>
        <w:left w:val="none" w:sz="0" w:space="0" w:color="auto"/>
        <w:bottom w:val="none" w:sz="0" w:space="0" w:color="auto"/>
        <w:right w:val="none" w:sz="0" w:space="0" w:color="auto"/>
      </w:divBdr>
    </w:div>
    <w:div w:id="1851748040">
      <w:bodyDiv w:val="1"/>
      <w:marLeft w:val="0"/>
      <w:marRight w:val="0"/>
      <w:marTop w:val="0"/>
      <w:marBottom w:val="0"/>
      <w:divBdr>
        <w:top w:val="none" w:sz="0" w:space="0" w:color="auto"/>
        <w:left w:val="none" w:sz="0" w:space="0" w:color="auto"/>
        <w:bottom w:val="none" w:sz="0" w:space="0" w:color="auto"/>
        <w:right w:val="none" w:sz="0" w:space="0" w:color="auto"/>
      </w:divBdr>
    </w:div>
    <w:div w:id="1860123809">
      <w:bodyDiv w:val="1"/>
      <w:marLeft w:val="0"/>
      <w:marRight w:val="0"/>
      <w:marTop w:val="0"/>
      <w:marBottom w:val="0"/>
      <w:divBdr>
        <w:top w:val="none" w:sz="0" w:space="0" w:color="auto"/>
        <w:left w:val="none" w:sz="0" w:space="0" w:color="auto"/>
        <w:bottom w:val="none" w:sz="0" w:space="0" w:color="auto"/>
        <w:right w:val="none" w:sz="0" w:space="0" w:color="auto"/>
      </w:divBdr>
    </w:div>
    <w:div w:id="1862234858">
      <w:bodyDiv w:val="1"/>
      <w:marLeft w:val="0"/>
      <w:marRight w:val="0"/>
      <w:marTop w:val="0"/>
      <w:marBottom w:val="0"/>
      <w:divBdr>
        <w:top w:val="none" w:sz="0" w:space="0" w:color="auto"/>
        <w:left w:val="none" w:sz="0" w:space="0" w:color="auto"/>
        <w:bottom w:val="none" w:sz="0" w:space="0" w:color="auto"/>
        <w:right w:val="none" w:sz="0" w:space="0" w:color="auto"/>
      </w:divBdr>
    </w:div>
    <w:div w:id="1870412095">
      <w:bodyDiv w:val="1"/>
      <w:marLeft w:val="0"/>
      <w:marRight w:val="0"/>
      <w:marTop w:val="0"/>
      <w:marBottom w:val="0"/>
      <w:divBdr>
        <w:top w:val="none" w:sz="0" w:space="0" w:color="auto"/>
        <w:left w:val="none" w:sz="0" w:space="0" w:color="auto"/>
        <w:bottom w:val="none" w:sz="0" w:space="0" w:color="auto"/>
        <w:right w:val="none" w:sz="0" w:space="0" w:color="auto"/>
      </w:divBdr>
    </w:div>
    <w:div w:id="1892688168">
      <w:bodyDiv w:val="1"/>
      <w:marLeft w:val="0"/>
      <w:marRight w:val="0"/>
      <w:marTop w:val="0"/>
      <w:marBottom w:val="0"/>
      <w:divBdr>
        <w:top w:val="none" w:sz="0" w:space="0" w:color="auto"/>
        <w:left w:val="none" w:sz="0" w:space="0" w:color="auto"/>
        <w:bottom w:val="none" w:sz="0" w:space="0" w:color="auto"/>
        <w:right w:val="none" w:sz="0" w:space="0" w:color="auto"/>
      </w:divBdr>
    </w:div>
    <w:div w:id="1894852221">
      <w:bodyDiv w:val="1"/>
      <w:marLeft w:val="0"/>
      <w:marRight w:val="0"/>
      <w:marTop w:val="0"/>
      <w:marBottom w:val="0"/>
      <w:divBdr>
        <w:top w:val="none" w:sz="0" w:space="0" w:color="auto"/>
        <w:left w:val="none" w:sz="0" w:space="0" w:color="auto"/>
        <w:bottom w:val="none" w:sz="0" w:space="0" w:color="auto"/>
        <w:right w:val="none" w:sz="0" w:space="0" w:color="auto"/>
      </w:divBdr>
    </w:div>
    <w:div w:id="1897545133">
      <w:bodyDiv w:val="1"/>
      <w:marLeft w:val="0"/>
      <w:marRight w:val="0"/>
      <w:marTop w:val="0"/>
      <w:marBottom w:val="0"/>
      <w:divBdr>
        <w:top w:val="none" w:sz="0" w:space="0" w:color="auto"/>
        <w:left w:val="none" w:sz="0" w:space="0" w:color="auto"/>
        <w:bottom w:val="none" w:sz="0" w:space="0" w:color="auto"/>
        <w:right w:val="none" w:sz="0" w:space="0" w:color="auto"/>
      </w:divBdr>
    </w:div>
    <w:div w:id="1902986022">
      <w:bodyDiv w:val="1"/>
      <w:marLeft w:val="0"/>
      <w:marRight w:val="0"/>
      <w:marTop w:val="0"/>
      <w:marBottom w:val="0"/>
      <w:divBdr>
        <w:top w:val="none" w:sz="0" w:space="0" w:color="auto"/>
        <w:left w:val="none" w:sz="0" w:space="0" w:color="auto"/>
        <w:bottom w:val="none" w:sz="0" w:space="0" w:color="auto"/>
        <w:right w:val="none" w:sz="0" w:space="0" w:color="auto"/>
      </w:divBdr>
    </w:div>
    <w:div w:id="1905526708">
      <w:bodyDiv w:val="1"/>
      <w:marLeft w:val="0"/>
      <w:marRight w:val="0"/>
      <w:marTop w:val="0"/>
      <w:marBottom w:val="0"/>
      <w:divBdr>
        <w:top w:val="none" w:sz="0" w:space="0" w:color="auto"/>
        <w:left w:val="none" w:sz="0" w:space="0" w:color="auto"/>
        <w:bottom w:val="none" w:sz="0" w:space="0" w:color="auto"/>
        <w:right w:val="none" w:sz="0" w:space="0" w:color="auto"/>
      </w:divBdr>
    </w:div>
    <w:div w:id="1916208909">
      <w:bodyDiv w:val="1"/>
      <w:marLeft w:val="0"/>
      <w:marRight w:val="0"/>
      <w:marTop w:val="0"/>
      <w:marBottom w:val="0"/>
      <w:divBdr>
        <w:top w:val="none" w:sz="0" w:space="0" w:color="auto"/>
        <w:left w:val="none" w:sz="0" w:space="0" w:color="auto"/>
        <w:bottom w:val="none" w:sz="0" w:space="0" w:color="auto"/>
        <w:right w:val="none" w:sz="0" w:space="0" w:color="auto"/>
      </w:divBdr>
    </w:div>
    <w:div w:id="1916892632">
      <w:bodyDiv w:val="1"/>
      <w:marLeft w:val="0"/>
      <w:marRight w:val="0"/>
      <w:marTop w:val="0"/>
      <w:marBottom w:val="0"/>
      <w:divBdr>
        <w:top w:val="none" w:sz="0" w:space="0" w:color="auto"/>
        <w:left w:val="none" w:sz="0" w:space="0" w:color="auto"/>
        <w:bottom w:val="none" w:sz="0" w:space="0" w:color="auto"/>
        <w:right w:val="none" w:sz="0" w:space="0" w:color="auto"/>
      </w:divBdr>
    </w:div>
    <w:div w:id="1936667525">
      <w:bodyDiv w:val="1"/>
      <w:marLeft w:val="0"/>
      <w:marRight w:val="0"/>
      <w:marTop w:val="0"/>
      <w:marBottom w:val="0"/>
      <w:divBdr>
        <w:top w:val="none" w:sz="0" w:space="0" w:color="auto"/>
        <w:left w:val="none" w:sz="0" w:space="0" w:color="auto"/>
        <w:bottom w:val="none" w:sz="0" w:space="0" w:color="auto"/>
        <w:right w:val="none" w:sz="0" w:space="0" w:color="auto"/>
      </w:divBdr>
    </w:div>
    <w:div w:id="1938519973">
      <w:bodyDiv w:val="1"/>
      <w:marLeft w:val="0"/>
      <w:marRight w:val="0"/>
      <w:marTop w:val="0"/>
      <w:marBottom w:val="0"/>
      <w:divBdr>
        <w:top w:val="none" w:sz="0" w:space="0" w:color="auto"/>
        <w:left w:val="none" w:sz="0" w:space="0" w:color="auto"/>
        <w:bottom w:val="none" w:sz="0" w:space="0" w:color="auto"/>
        <w:right w:val="none" w:sz="0" w:space="0" w:color="auto"/>
      </w:divBdr>
    </w:div>
    <w:div w:id="1946770844">
      <w:bodyDiv w:val="1"/>
      <w:marLeft w:val="0"/>
      <w:marRight w:val="0"/>
      <w:marTop w:val="0"/>
      <w:marBottom w:val="0"/>
      <w:divBdr>
        <w:top w:val="none" w:sz="0" w:space="0" w:color="auto"/>
        <w:left w:val="none" w:sz="0" w:space="0" w:color="auto"/>
        <w:bottom w:val="none" w:sz="0" w:space="0" w:color="auto"/>
        <w:right w:val="none" w:sz="0" w:space="0" w:color="auto"/>
      </w:divBdr>
    </w:div>
    <w:div w:id="1950239515">
      <w:bodyDiv w:val="1"/>
      <w:marLeft w:val="0"/>
      <w:marRight w:val="0"/>
      <w:marTop w:val="0"/>
      <w:marBottom w:val="0"/>
      <w:divBdr>
        <w:top w:val="none" w:sz="0" w:space="0" w:color="auto"/>
        <w:left w:val="none" w:sz="0" w:space="0" w:color="auto"/>
        <w:bottom w:val="none" w:sz="0" w:space="0" w:color="auto"/>
        <w:right w:val="none" w:sz="0" w:space="0" w:color="auto"/>
      </w:divBdr>
    </w:div>
    <w:div w:id="1963874665">
      <w:bodyDiv w:val="1"/>
      <w:marLeft w:val="0"/>
      <w:marRight w:val="0"/>
      <w:marTop w:val="0"/>
      <w:marBottom w:val="0"/>
      <w:divBdr>
        <w:top w:val="none" w:sz="0" w:space="0" w:color="auto"/>
        <w:left w:val="none" w:sz="0" w:space="0" w:color="auto"/>
        <w:bottom w:val="none" w:sz="0" w:space="0" w:color="auto"/>
        <w:right w:val="none" w:sz="0" w:space="0" w:color="auto"/>
      </w:divBdr>
    </w:div>
    <w:div w:id="1968049244">
      <w:bodyDiv w:val="1"/>
      <w:marLeft w:val="0"/>
      <w:marRight w:val="0"/>
      <w:marTop w:val="0"/>
      <w:marBottom w:val="0"/>
      <w:divBdr>
        <w:top w:val="none" w:sz="0" w:space="0" w:color="auto"/>
        <w:left w:val="none" w:sz="0" w:space="0" w:color="auto"/>
        <w:bottom w:val="none" w:sz="0" w:space="0" w:color="auto"/>
        <w:right w:val="none" w:sz="0" w:space="0" w:color="auto"/>
      </w:divBdr>
    </w:div>
    <w:div w:id="1972980486">
      <w:bodyDiv w:val="1"/>
      <w:marLeft w:val="0"/>
      <w:marRight w:val="0"/>
      <w:marTop w:val="0"/>
      <w:marBottom w:val="0"/>
      <w:divBdr>
        <w:top w:val="none" w:sz="0" w:space="0" w:color="auto"/>
        <w:left w:val="none" w:sz="0" w:space="0" w:color="auto"/>
        <w:bottom w:val="none" w:sz="0" w:space="0" w:color="auto"/>
        <w:right w:val="none" w:sz="0" w:space="0" w:color="auto"/>
      </w:divBdr>
    </w:div>
    <w:div w:id="1986203728">
      <w:bodyDiv w:val="1"/>
      <w:marLeft w:val="0"/>
      <w:marRight w:val="0"/>
      <w:marTop w:val="0"/>
      <w:marBottom w:val="0"/>
      <w:divBdr>
        <w:top w:val="none" w:sz="0" w:space="0" w:color="auto"/>
        <w:left w:val="none" w:sz="0" w:space="0" w:color="auto"/>
        <w:bottom w:val="none" w:sz="0" w:space="0" w:color="auto"/>
        <w:right w:val="none" w:sz="0" w:space="0" w:color="auto"/>
      </w:divBdr>
    </w:div>
    <w:div w:id="1988243643">
      <w:bodyDiv w:val="1"/>
      <w:marLeft w:val="0"/>
      <w:marRight w:val="0"/>
      <w:marTop w:val="0"/>
      <w:marBottom w:val="0"/>
      <w:divBdr>
        <w:top w:val="none" w:sz="0" w:space="0" w:color="auto"/>
        <w:left w:val="none" w:sz="0" w:space="0" w:color="auto"/>
        <w:bottom w:val="none" w:sz="0" w:space="0" w:color="auto"/>
        <w:right w:val="none" w:sz="0" w:space="0" w:color="auto"/>
      </w:divBdr>
    </w:div>
    <w:div w:id="1990818073">
      <w:bodyDiv w:val="1"/>
      <w:marLeft w:val="0"/>
      <w:marRight w:val="0"/>
      <w:marTop w:val="0"/>
      <w:marBottom w:val="0"/>
      <w:divBdr>
        <w:top w:val="none" w:sz="0" w:space="0" w:color="auto"/>
        <w:left w:val="none" w:sz="0" w:space="0" w:color="auto"/>
        <w:bottom w:val="none" w:sz="0" w:space="0" w:color="auto"/>
        <w:right w:val="none" w:sz="0" w:space="0" w:color="auto"/>
      </w:divBdr>
    </w:div>
    <w:div w:id="1992561915">
      <w:bodyDiv w:val="1"/>
      <w:marLeft w:val="0"/>
      <w:marRight w:val="0"/>
      <w:marTop w:val="0"/>
      <w:marBottom w:val="0"/>
      <w:divBdr>
        <w:top w:val="none" w:sz="0" w:space="0" w:color="auto"/>
        <w:left w:val="none" w:sz="0" w:space="0" w:color="auto"/>
        <w:bottom w:val="none" w:sz="0" w:space="0" w:color="auto"/>
        <w:right w:val="none" w:sz="0" w:space="0" w:color="auto"/>
      </w:divBdr>
    </w:div>
    <w:div w:id="2005888287">
      <w:bodyDiv w:val="1"/>
      <w:marLeft w:val="0"/>
      <w:marRight w:val="0"/>
      <w:marTop w:val="0"/>
      <w:marBottom w:val="0"/>
      <w:divBdr>
        <w:top w:val="none" w:sz="0" w:space="0" w:color="auto"/>
        <w:left w:val="none" w:sz="0" w:space="0" w:color="auto"/>
        <w:bottom w:val="none" w:sz="0" w:space="0" w:color="auto"/>
        <w:right w:val="none" w:sz="0" w:space="0" w:color="auto"/>
      </w:divBdr>
    </w:div>
    <w:div w:id="2008095843">
      <w:bodyDiv w:val="1"/>
      <w:marLeft w:val="0"/>
      <w:marRight w:val="0"/>
      <w:marTop w:val="0"/>
      <w:marBottom w:val="0"/>
      <w:divBdr>
        <w:top w:val="none" w:sz="0" w:space="0" w:color="auto"/>
        <w:left w:val="none" w:sz="0" w:space="0" w:color="auto"/>
        <w:bottom w:val="none" w:sz="0" w:space="0" w:color="auto"/>
        <w:right w:val="none" w:sz="0" w:space="0" w:color="auto"/>
      </w:divBdr>
    </w:div>
    <w:div w:id="2021811449">
      <w:bodyDiv w:val="1"/>
      <w:marLeft w:val="0"/>
      <w:marRight w:val="0"/>
      <w:marTop w:val="0"/>
      <w:marBottom w:val="0"/>
      <w:divBdr>
        <w:top w:val="none" w:sz="0" w:space="0" w:color="auto"/>
        <w:left w:val="none" w:sz="0" w:space="0" w:color="auto"/>
        <w:bottom w:val="none" w:sz="0" w:space="0" w:color="auto"/>
        <w:right w:val="none" w:sz="0" w:space="0" w:color="auto"/>
      </w:divBdr>
    </w:div>
    <w:div w:id="2032417142">
      <w:bodyDiv w:val="1"/>
      <w:marLeft w:val="0"/>
      <w:marRight w:val="0"/>
      <w:marTop w:val="0"/>
      <w:marBottom w:val="0"/>
      <w:divBdr>
        <w:top w:val="none" w:sz="0" w:space="0" w:color="auto"/>
        <w:left w:val="none" w:sz="0" w:space="0" w:color="auto"/>
        <w:bottom w:val="none" w:sz="0" w:space="0" w:color="auto"/>
        <w:right w:val="none" w:sz="0" w:space="0" w:color="auto"/>
      </w:divBdr>
    </w:div>
    <w:div w:id="2038461986">
      <w:bodyDiv w:val="1"/>
      <w:marLeft w:val="0"/>
      <w:marRight w:val="0"/>
      <w:marTop w:val="0"/>
      <w:marBottom w:val="0"/>
      <w:divBdr>
        <w:top w:val="none" w:sz="0" w:space="0" w:color="auto"/>
        <w:left w:val="none" w:sz="0" w:space="0" w:color="auto"/>
        <w:bottom w:val="none" w:sz="0" w:space="0" w:color="auto"/>
        <w:right w:val="none" w:sz="0" w:space="0" w:color="auto"/>
      </w:divBdr>
    </w:div>
    <w:div w:id="2050915242">
      <w:bodyDiv w:val="1"/>
      <w:marLeft w:val="0"/>
      <w:marRight w:val="0"/>
      <w:marTop w:val="0"/>
      <w:marBottom w:val="0"/>
      <w:divBdr>
        <w:top w:val="none" w:sz="0" w:space="0" w:color="auto"/>
        <w:left w:val="none" w:sz="0" w:space="0" w:color="auto"/>
        <w:bottom w:val="none" w:sz="0" w:space="0" w:color="auto"/>
        <w:right w:val="none" w:sz="0" w:space="0" w:color="auto"/>
      </w:divBdr>
    </w:div>
    <w:div w:id="2060474922">
      <w:bodyDiv w:val="1"/>
      <w:marLeft w:val="0"/>
      <w:marRight w:val="0"/>
      <w:marTop w:val="0"/>
      <w:marBottom w:val="0"/>
      <w:divBdr>
        <w:top w:val="none" w:sz="0" w:space="0" w:color="auto"/>
        <w:left w:val="none" w:sz="0" w:space="0" w:color="auto"/>
        <w:bottom w:val="none" w:sz="0" w:space="0" w:color="auto"/>
        <w:right w:val="none" w:sz="0" w:space="0" w:color="auto"/>
      </w:divBdr>
    </w:div>
    <w:div w:id="2080128183">
      <w:bodyDiv w:val="1"/>
      <w:marLeft w:val="0"/>
      <w:marRight w:val="0"/>
      <w:marTop w:val="0"/>
      <w:marBottom w:val="0"/>
      <w:divBdr>
        <w:top w:val="none" w:sz="0" w:space="0" w:color="auto"/>
        <w:left w:val="none" w:sz="0" w:space="0" w:color="auto"/>
        <w:bottom w:val="none" w:sz="0" w:space="0" w:color="auto"/>
        <w:right w:val="none" w:sz="0" w:space="0" w:color="auto"/>
      </w:divBdr>
    </w:div>
    <w:div w:id="2114855056">
      <w:bodyDiv w:val="1"/>
      <w:marLeft w:val="0"/>
      <w:marRight w:val="0"/>
      <w:marTop w:val="0"/>
      <w:marBottom w:val="0"/>
      <w:divBdr>
        <w:top w:val="none" w:sz="0" w:space="0" w:color="auto"/>
        <w:left w:val="none" w:sz="0" w:space="0" w:color="auto"/>
        <w:bottom w:val="none" w:sz="0" w:space="0" w:color="auto"/>
        <w:right w:val="none" w:sz="0" w:space="0" w:color="auto"/>
      </w:divBdr>
    </w:div>
    <w:div w:id="2115514752">
      <w:bodyDiv w:val="1"/>
      <w:marLeft w:val="0"/>
      <w:marRight w:val="0"/>
      <w:marTop w:val="0"/>
      <w:marBottom w:val="0"/>
      <w:divBdr>
        <w:top w:val="none" w:sz="0" w:space="0" w:color="auto"/>
        <w:left w:val="none" w:sz="0" w:space="0" w:color="auto"/>
        <w:bottom w:val="none" w:sz="0" w:space="0" w:color="auto"/>
        <w:right w:val="none" w:sz="0" w:space="0" w:color="auto"/>
      </w:divBdr>
    </w:div>
    <w:div w:id="2122383590">
      <w:bodyDiv w:val="1"/>
      <w:marLeft w:val="0"/>
      <w:marRight w:val="0"/>
      <w:marTop w:val="0"/>
      <w:marBottom w:val="0"/>
      <w:divBdr>
        <w:top w:val="none" w:sz="0" w:space="0" w:color="auto"/>
        <w:left w:val="none" w:sz="0" w:space="0" w:color="auto"/>
        <w:bottom w:val="none" w:sz="0" w:space="0" w:color="auto"/>
        <w:right w:val="none" w:sz="0" w:space="0" w:color="auto"/>
      </w:divBdr>
    </w:div>
    <w:div w:id="2127580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6" Type="http://schemas.openxmlformats.org/officeDocument/2006/relationships/hyperlink" Target="https://ccsi.columbia.edu/sites/default/files/content/docs/publications/final_RenewablesAndHumanRights%20%28Brief%29.pdf" TargetMode="External"/><Relationship Id="rId21" Type="http://schemas.openxmlformats.org/officeDocument/2006/relationships/hyperlink" Target="https://www.globalbattery.org/energy-access-and-circularity/" TargetMode="External"/><Relationship Id="rId42" Type="http://schemas.openxmlformats.org/officeDocument/2006/relationships/hyperlink" Target="https://sdgasiapacific.net/stories/op-ed-nexus-thinking-key-sustainable-development-era-polycrisis" TargetMode="External"/><Relationship Id="rId47" Type="http://schemas.openxmlformats.org/officeDocument/2006/relationships/hyperlink" Target="https://www.unescap.org/sites/default/files/Integrating%20the%20three%20dimensions%20of%20sustainable%20development%20A%20framework.pdf" TargetMode="External"/><Relationship Id="rId63" Type="http://schemas.openxmlformats.org/officeDocument/2006/relationships/hyperlink" Target="https://cleancooking.org/" TargetMode="External"/><Relationship Id="rId68" Type="http://schemas.openxmlformats.org/officeDocument/2006/relationships/hyperlink" Target="https://www.betterthancash.org/about/members" TargetMode="External"/><Relationship Id="rId84" Type="http://schemas.openxmlformats.org/officeDocument/2006/relationships/hyperlink" Target="https://jointsdgfund.org/" TargetMode="External"/><Relationship Id="rId89" Type="http://schemas.openxmlformats.org/officeDocument/2006/relationships/hyperlink" Target="https://sdgimpact.undp.org/assets/SDG-Investor-Maps.pdf" TargetMode="External"/><Relationship Id="rId16" Type="http://schemas.openxmlformats.org/officeDocument/2006/relationships/hyperlink" Target="https://www.giz.de/en/downloads/giz2018-en-waste-solar-guide.pdf" TargetMode="External"/><Relationship Id="rId11" Type="http://schemas.openxmlformats.org/officeDocument/2006/relationships/hyperlink" Target="https://info.undp.org/docs/pdc/Documents/SOM/PROSCAL-%20PIP%20-%202016.pdf" TargetMode="External"/><Relationship Id="rId32" Type="http://schemas.openxmlformats.org/officeDocument/2006/relationships/hyperlink" Target="https://open.undp.org/projects/00119366" TargetMode="External"/><Relationship Id="rId37" Type="http://schemas.openxmlformats.org/officeDocument/2006/relationships/hyperlink" Target="https://unsdg.un.org/resources/leaving-no-one-behind-unsdg-operational-guide-un-country-teams" TargetMode="External"/><Relationship Id="rId53" Type="http://schemas.openxmlformats.org/officeDocument/2006/relationships/hyperlink" Target="https://sdgpush.undp.org/" TargetMode="External"/><Relationship Id="rId58" Type="http://schemas.openxmlformats.org/officeDocument/2006/relationships/hyperlink" Target="https://unglobalcompact.org/" TargetMode="External"/><Relationship Id="rId74" Type="http://schemas.openxmlformats.org/officeDocument/2006/relationships/hyperlink" Target="https://united4efficiency.org/about-the-partnership/" TargetMode="External"/><Relationship Id="rId79" Type="http://schemas.openxmlformats.org/officeDocument/2006/relationships/hyperlink" Target="https://www.unsdsn.org/about-us" TargetMode="External"/><Relationship Id="rId5" Type="http://schemas.openxmlformats.org/officeDocument/2006/relationships/hyperlink" Target="https://sdgfinance.undp.org/sdg-tools/budgeting-sdgs" TargetMode="External"/><Relationship Id="rId90" Type="http://schemas.openxmlformats.org/officeDocument/2006/relationships/hyperlink" Target="https://sdgintegration.undp.org/INFF" TargetMode="External"/><Relationship Id="rId95" Type="http://schemas.openxmlformats.org/officeDocument/2006/relationships/hyperlink" Target="https://sdgfinance.undp.org/sites/default/files/SDG%20Finance%20Brochure_Final%20-%20WEB_2.pdf" TargetMode="External"/><Relationship Id="rId22" Type="http://schemas.openxmlformats.org/officeDocument/2006/relationships/hyperlink" Target="https://mc-cd8320d4-36a1-40ac-83cc-3389-cdn-endpoint.azureedge.net/-/media/Files/IRENA/Agency/Publication/2023/Nov/IRENA_Remote_Communities_2023.pdf?rev=d24fbdd155cd4c76aacb78761e26d2ed" TargetMode="External"/><Relationship Id="rId27" Type="http://schemas.openxmlformats.org/officeDocument/2006/relationships/hyperlink" Target="https://www.irena.org/Publications/2023/Nov/Socio-economic-footprint-of-the-energy-transition-South-Africa" TargetMode="External"/><Relationship Id="rId43" Type="http://schemas.openxmlformats.org/officeDocument/2006/relationships/hyperlink" Target="https://unesdoc.unesco.org/in/documentViewer.xhtml?v=2.1.196&amp;id=p::usmarcdef_0000379588&amp;file=/in/rest/annotationSVC/DownloadWatermarkedAttachment/attach_import_87b3face-b089-4de9-b56b-3ceccd914fe7%3F_%3D379588eng.pdf&amp;locale=en&amp;multi=true&amp;ark=/ark:/48223/pf0000379588/PDF/379588eng.pdf" TargetMode="External"/><Relationship Id="rId48" Type="http://schemas.openxmlformats.org/officeDocument/2006/relationships/hyperlink" Target="https://council.science/publications/a-guide-to-sdg-interactions-from-science-to-implementation/" TargetMode="External"/><Relationship Id="rId64" Type="http://schemas.openxmlformats.org/officeDocument/2006/relationships/hyperlink" Target="https://unfccc.int/news/global-alliance-for-clean-cookstoves" TargetMode="External"/><Relationship Id="rId69" Type="http://schemas.openxmlformats.org/officeDocument/2006/relationships/hyperlink" Target="https://www.betterthancash.org/explore-resources/the-fight-for-light-improving-energy-access-through-digital-payments" TargetMode="External"/><Relationship Id="rId80" Type="http://schemas.openxmlformats.org/officeDocument/2006/relationships/hyperlink" Target="https://dashboards.sdgindex.org/chapters/executive-summary" TargetMode="External"/><Relationship Id="rId85" Type="http://schemas.openxmlformats.org/officeDocument/2006/relationships/hyperlink" Target="https://superperfect.com/iatf/home" TargetMode="External"/><Relationship Id="rId3" Type="http://schemas.openxmlformats.org/officeDocument/2006/relationships/hyperlink" Target="https://www.unescap.org/sites/default/files/Session%202_6.%20Interlinkages%20of%20SDGs_ESCAP%20Aneta%20Nikolova.pdf" TargetMode="External"/><Relationship Id="rId12" Type="http://schemas.openxmlformats.org/officeDocument/2006/relationships/hyperlink" Target="https://open.undp.org/projects/00085377" TargetMode="External"/><Relationship Id="rId17" Type="http://schemas.openxmlformats.org/officeDocument/2006/relationships/hyperlink" Target="https://www.irena.org/-/media/Files/IRENA/Agency/Publication/2015/IRENA_Battery_Storage_case_studies_2015.pdf?la=en&amp;hash=9F36F343000EAC1763B685F18B9CD61311463A6E" TargetMode="External"/><Relationship Id="rId25" Type="http://schemas.openxmlformats.org/officeDocument/2006/relationships/hyperlink" Target="https://www.usaid.gov/energy/gender/agent-women-infrastructure" TargetMode="External"/><Relationship Id="rId33" Type="http://schemas.openxmlformats.org/officeDocument/2006/relationships/hyperlink" Target="https://sdgintegration.undp.org/countries/angola" TargetMode="External"/><Relationship Id="rId38" Type="http://schemas.openxmlformats.org/officeDocument/2006/relationships/hyperlink" Target="https://www.sparkblue.org/content/policy-paper-fao-guidelines-integrating-lnob-principle-development-europe-central-asia" TargetMode="External"/><Relationship Id="rId46" Type="http://schemas.openxmlformats.org/officeDocument/2006/relationships/hyperlink" Target="https://ffd.unescwa.org/Content/assets/PDF/SDG%20Indicators%20as%20an%20Input-Output%20System.pdf" TargetMode="External"/><Relationship Id="rId59" Type="http://schemas.openxmlformats.org/officeDocument/2006/relationships/hyperlink" Target="https://www.un.org/en/un-chronicle/un-global-compact-finding-solutions-global-challenges" TargetMode="External"/><Relationship Id="rId67" Type="http://schemas.openxmlformats.org/officeDocument/2006/relationships/hyperlink" Target="https://sustainabledevelopment.un.org/content/documents/11416Global%20Alliance%20for%20Clean%20Cookstoves%20-%20Delivering%20on%20the%20SDGs%20through%20Clean%20Cooking.pdf" TargetMode="External"/><Relationship Id="rId20" Type="http://schemas.openxmlformats.org/officeDocument/2006/relationships/hyperlink" Target="https://www.globalbattery.org/about/" TargetMode="External"/><Relationship Id="rId41" Type="http://schemas.openxmlformats.org/officeDocument/2006/relationships/hyperlink" Target="https://unesdoc.unesco.org/in/documentViewer.xhtml?v=2.1.196&amp;id=p::usmarcdef_0000379588&amp;file=/in/rest/annotationSVC/DownloadWatermarkedAttachment/attach_import_87b3face-b089-4de9-b56b-3ceccd914fe7%3F_%3D379588eng.pdf&amp;locale=en&amp;multi=true&amp;ark=/ark:/48223/pf0000379588/PDF/379588eng.pdf" TargetMode="External"/><Relationship Id="rId54" Type="http://schemas.openxmlformats.org/officeDocument/2006/relationships/hyperlink" Target="https://sdgpush.undp.org/reports.html" TargetMode="External"/><Relationship Id="rId62" Type="http://schemas.openxmlformats.org/officeDocument/2006/relationships/hyperlink" Target="https://www.un.org/en/energy-compacts/page/energy-compact-gender-equality-and-women%E2%80%99s-empowerment-sustainable-energy" TargetMode="External"/><Relationship Id="rId70" Type="http://schemas.openxmlformats.org/officeDocument/2006/relationships/hyperlink" Target="https://unpartnerships.un.org/partnering-for-the-SDGs" TargetMode="External"/><Relationship Id="rId75" Type="http://schemas.openxmlformats.org/officeDocument/2006/relationships/hyperlink" Target="https://www.data4sdgs.org/" TargetMode="External"/><Relationship Id="rId83" Type="http://schemas.openxmlformats.org/officeDocument/2006/relationships/hyperlink" Target="https://www.oecd.org/environment/cc/climate-futures/case-study-achieving-clean-energy-access-in-sub-saharan-africa.pdf" TargetMode="External"/><Relationship Id="rId88" Type="http://schemas.openxmlformats.org/officeDocument/2006/relationships/hyperlink" Target="https://sdgfinance.undp.org/sites/default/files/SDG%20Finance%20Brochure_Final%20-%20WEB_2.pdf" TargetMode="External"/><Relationship Id="rId91" Type="http://schemas.openxmlformats.org/officeDocument/2006/relationships/hyperlink" Target="https://inff.org/" TargetMode="External"/><Relationship Id="rId96" Type="http://schemas.openxmlformats.org/officeDocument/2006/relationships/hyperlink" Target="https://financing.desa.un.org/sites/default/files/2023-04/2023%20FSDR%20Report.pdf" TargetMode="External"/><Relationship Id="rId1" Type="http://schemas.openxmlformats.org/officeDocument/2006/relationships/hyperlink" Target="https://sdgpush.undp.org/" TargetMode="External"/><Relationship Id="rId6" Type="http://schemas.openxmlformats.org/officeDocument/2006/relationships/hyperlink" Target="https://data.unicef.org/resources/childrens-climate-risk-index-report/" TargetMode="External"/><Relationship Id="rId15" Type="http://schemas.openxmlformats.org/officeDocument/2006/relationships/hyperlink" Target="https://documents1.worldbank.org/curated/en/707321494347176314/pdf/114846-REVISED-LW74-LJ-fin-logo-OKR.pdf" TargetMode="External"/><Relationship Id="rId23" Type="http://schemas.openxmlformats.org/officeDocument/2006/relationships/hyperlink" Target="https://undp-climate.exposure.co/empowered-women" TargetMode="External"/><Relationship Id="rId28" Type="http://schemas.openxmlformats.org/officeDocument/2006/relationships/hyperlink" Target="https://open.undp.org/projects/00048025" TargetMode="External"/><Relationship Id="rId36" Type="http://schemas.openxmlformats.org/officeDocument/2006/relationships/hyperlink" Target="https://hdr.undp.org/gender-development-index" TargetMode="External"/><Relationship Id="rId49" Type="http://schemas.openxmlformats.org/officeDocument/2006/relationships/hyperlink" Target="https://unsdg.un.org/sites/default/files/UNDG-UNDAF-Companion-Pieces-7-Theory-of-Change.pdf" TargetMode="External"/><Relationship Id="rId57" Type="http://schemas.openxmlformats.org/officeDocument/2006/relationships/hyperlink" Target="https://un-energy.org/wp-content/uploads/2022/05/UN-Energy-Plan-of-Action-towards-2025-2May2022.pdf" TargetMode="External"/><Relationship Id="rId10" Type="http://schemas.openxmlformats.org/officeDocument/2006/relationships/hyperlink" Target="https://www.undp.org/nepal/projects/rerl" TargetMode="External"/><Relationship Id="rId31" Type="http://schemas.openxmlformats.org/officeDocument/2006/relationships/hyperlink" Target="https://www.naturebasedsolutions.org/knowledge-hub" TargetMode="External"/><Relationship Id="rId44" Type="http://schemas.openxmlformats.org/officeDocument/2006/relationships/hyperlink" Target="https://archive.unescwa.org/sites/www.unescwa.org/files/publications/files/water-energy-nexus-regional-policy-toolkit-english_0.pdf" TargetMode="External"/><Relationship Id="rId52" Type="http://schemas.openxmlformats.org/officeDocument/2006/relationships/hyperlink" Target="https://info.undp.org/docs/pdc/Documents/NER/Prodoc%20Portefeuille%20de%20projets%20Gestion%20durable%20chocs%20climatiques%20et%20ressources%20naturelles%20et%20%C3%A9nerg%C3%A9tiques%20-%20Energie.pdf" TargetMode="External"/><Relationship Id="rId60" Type="http://schemas.openxmlformats.org/officeDocument/2006/relationships/hyperlink" Target="https://genderenergycompact.org/assets/2022/06/1June2022_Multi-Stakeholder-Gender-and-Energy-Compact.pdf" TargetMode="External"/><Relationship Id="rId65" Type="http://schemas.openxmlformats.org/officeDocument/2006/relationships/hyperlink" Target="https://climateinitiativesplatform.org/index.php/Global_Alliance_for_Clean_Cookstoves" TargetMode="External"/><Relationship Id="rId73" Type="http://schemas.openxmlformats.org/officeDocument/2006/relationships/hyperlink" Target="https://united4efficiency.org/wp-content/uploads/2019/03/UNITED-FOR-EFFICIENCY.pdf" TargetMode="External"/><Relationship Id="rId78" Type="http://schemas.openxmlformats.org/officeDocument/2006/relationships/hyperlink" Target="https://unsdg.un.org/un-in-action/rcp-asia-and-pacific?tab=countries-listing" TargetMode="External"/><Relationship Id="rId81" Type="http://schemas.openxmlformats.org/officeDocument/2006/relationships/hyperlink" Target="https://unsdg.un.org/resources/guidance-note-new-generation-joint-programmes" TargetMode="External"/><Relationship Id="rId86" Type="http://schemas.openxmlformats.org/officeDocument/2006/relationships/hyperlink" Target="https://financing.desa.un.org/iatf/about-iatf" TargetMode="External"/><Relationship Id="rId94" Type="http://schemas.openxmlformats.org/officeDocument/2006/relationships/hyperlink" Target="https://www.irena.org/Energy-Transition/Partnerships/CIP" TargetMode="External"/><Relationship Id="rId4" Type="http://schemas.openxmlformats.org/officeDocument/2006/relationships/hyperlink" Target="https://www.unescap.org/sites/default/files/Visualisation%20of%20interlinkages%20for%20SDG%207_new.pdf" TargetMode="External"/><Relationship Id="rId9" Type="http://schemas.openxmlformats.org/officeDocument/2006/relationships/hyperlink" Target="https://energia.org/impact-area/womens-economic-empowerment/" TargetMode="External"/><Relationship Id="rId13" Type="http://schemas.openxmlformats.org/officeDocument/2006/relationships/hyperlink" Target="https://info.undp.org/docs/pdc/Documents/SOM/PROSCAL-%20PIP%20-%202016.pdf" TargetMode="External"/><Relationship Id="rId18" Type="http://schemas.openxmlformats.org/officeDocument/2006/relationships/hyperlink" Target="https://www.gogla.org/wp-content/uploads/2023/06/WP3_CDC_Battery_Handling_Guidance_FINAL.pdf" TargetMode="External"/><Relationship Id="rId39" Type="http://schemas.openxmlformats.org/officeDocument/2006/relationships/hyperlink" Target="https://www.undp.org/blog/six-ways-achieve-sustainable-energy-all" TargetMode="External"/><Relationship Id="rId34" Type="http://schemas.openxmlformats.org/officeDocument/2006/relationships/hyperlink" Target="https://www.undp.org/blog/managing-complexity-and-uncertainty-through-integrated-and-systems-driven-approaches" TargetMode="External"/><Relationship Id="rId50" Type="http://schemas.openxmlformats.org/officeDocument/2006/relationships/hyperlink" Target="https://assets.aecf.org/m/resourcedoc/aecf-theoryofchange-steps-2022.pdf" TargetMode="External"/><Relationship Id="rId55" Type="http://schemas.openxmlformats.org/officeDocument/2006/relationships/hyperlink" Target="https://sdgs.un.org/sites/default/files/2023-07/2023%20Policy%20Briefs%20in%20Support%20of%20the%20High-Level%20Political%20Forum-071023.pdf" TargetMode="External"/><Relationship Id="rId76" Type="http://schemas.openxmlformats.org/officeDocument/2006/relationships/hyperlink" Target="https://uninfo.org/" TargetMode="External"/><Relationship Id="rId97" Type="http://schemas.openxmlformats.org/officeDocument/2006/relationships/hyperlink" Target="https://www.unescwa.org/AI-budgeting" TargetMode="External"/><Relationship Id="rId7" Type="http://schemas.openxmlformats.org/officeDocument/2006/relationships/hyperlink" Target="https://www.unicef.org/wash/solar-powered-water-systems" TargetMode="External"/><Relationship Id="rId71" Type="http://schemas.openxmlformats.org/officeDocument/2006/relationships/hyperlink" Target="https://unpartnerships.un.org/about-us" TargetMode="External"/><Relationship Id="rId92" Type="http://schemas.openxmlformats.org/officeDocument/2006/relationships/hyperlink" Target="https://inff.org/assets/DESA_deep_dives/inffs-and-ldcs_final.pdf" TargetMode="External"/><Relationship Id="rId2" Type="http://schemas.openxmlformats.org/officeDocument/2006/relationships/hyperlink" Target="https://sdginterlinkages.iges.jp/" TargetMode="External"/><Relationship Id="rId29" Type="http://schemas.openxmlformats.org/officeDocument/2006/relationships/hyperlink" Target="https://info.undp.org/docs/pdc/Documents/BIH/GED%20-%20Project%20Document%20UNDP%202015.pdf" TargetMode="External"/><Relationship Id="rId24" Type="http://schemas.openxmlformats.org/officeDocument/2006/relationships/hyperlink" Target="https://www.undp.org/yemen/stories/yemeni-rural-women-launch-country%E2%80%99s-first-private-solar-energy-grid" TargetMode="External"/><Relationship Id="rId40" Type="http://schemas.openxmlformats.org/officeDocument/2006/relationships/hyperlink" Target="https://www.undp.org/publications/system-change-guidebook-adopting-portfolio-approaches" TargetMode="External"/><Relationship Id="rId45" Type="http://schemas.openxmlformats.org/officeDocument/2006/relationships/hyperlink" Target="https://ndcpartnership.org/knowledge-portal/climate-toolbox/sdg-climate-action-nexus-tool-scan-tool" TargetMode="External"/><Relationship Id="rId66" Type="http://schemas.openxmlformats.org/officeDocument/2006/relationships/hyperlink" Target="https://www.ccacoalition.org/partners/clean-cooking-alliance" TargetMode="External"/><Relationship Id="rId87" Type="http://schemas.openxmlformats.org/officeDocument/2006/relationships/hyperlink" Target="https://sdgfinance.undp.org/sites/default/files/UNDP%20Budgeting%20for%20the%20SDGs%20-%20Guidebook_Nov%202020.pdf" TargetMode="External"/><Relationship Id="rId61" Type="http://schemas.openxmlformats.org/officeDocument/2006/relationships/hyperlink" Target="https://genderenergycompact.org/compact/" TargetMode="External"/><Relationship Id="rId82" Type="http://schemas.openxmlformats.org/officeDocument/2006/relationships/hyperlink" Target="https://mc-cd8320d4-36a1-40ac-83cc-3389-cdn-endpoint.azureedge.net/-/media/Files/IRENA/Agency/Publication/2023/Nov/IRENA_Remote_Communities_2023.pdf?rev=d24fbdd155cd4c76aacb78761e26d2ed" TargetMode="External"/><Relationship Id="rId19" Type="http://schemas.openxmlformats.org/officeDocument/2006/relationships/hyperlink" Target="https://www.esmap.org/sites/default/files/esmap-files/ESMAP%20RPT_Energy%20Storage%20for%20Mini%20Grids_WEB.pdf" TargetMode="External"/><Relationship Id="rId14" Type="http://schemas.openxmlformats.org/officeDocument/2006/relationships/hyperlink" Target="https://open.undp.org/projects/00085377" TargetMode="External"/><Relationship Id="rId30" Type="http://schemas.openxmlformats.org/officeDocument/2006/relationships/hyperlink" Target="https://naturebasedsolutions.org/sites/default/files/2023-03/P1768250d0db6f0c80bb5b08c648e4d0f18.pdf" TargetMode="External"/><Relationship Id="rId35" Type="http://schemas.openxmlformats.org/officeDocument/2006/relationships/hyperlink" Target="https://www.undp.org/publications/system-change-guidebook-adopting-portfolio-approaches" TargetMode="External"/><Relationship Id="rId56" Type="http://schemas.openxmlformats.org/officeDocument/2006/relationships/hyperlink" Target="https://www.undp.org/energy/change-network/un-energy" TargetMode="External"/><Relationship Id="rId77" Type="http://schemas.openxmlformats.org/officeDocument/2006/relationships/hyperlink" Target="https://dashboards.sdgindex.org/map" TargetMode="External"/><Relationship Id="rId8" Type="http://schemas.openxmlformats.org/officeDocument/2006/relationships/hyperlink" Target="https://solarsister.org/" TargetMode="External"/><Relationship Id="rId51" Type="http://schemas.openxmlformats.org/officeDocument/2006/relationships/hyperlink" Target="https://open.undp.org/projects/00125400" TargetMode="External"/><Relationship Id="rId72" Type="http://schemas.openxmlformats.org/officeDocument/2006/relationships/hyperlink" Target="https://giga.global/" TargetMode="External"/><Relationship Id="rId93" Type="http://schemas.openxmlformats.org/officeDocument/2006/relationships/hyperlink" Target="https://inff.org/assets/DESA_deep_dives/inffs-and-ldcs_final.pdf" TargetMode="External"/><Relationship Id="rId98" Type="http://schemas.openxmlformats.org/officeDocument/2006/relationships/hyperlink" Target="https://www.unwomen.org/en/news-stories/explainer/2023/11/what-is-gender-responsive-budgeting"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hyperlink" Target="https://irp.cdn-website.com/be6d1d56/files/uploaded/the-case-for-long-term-sdg-financing-e3a35f12.pdf" TargetMode="External"/><Relationship Id="rId21" Type="http://schemas.openxmlformats.org/officeDocument/2006/relationships/hyperlink" Target="https://www.undp.org/yemen/stories/yemeni-rural-women-launch-country%E2%80%99s-first-private-solar-energy-grid" TargetMode="External"/><Relationship Id="rId34" Type="http://schemas.openxmlformats.org/officeDocument/2006/relationships/image" Target="media/image13.png"/><Relationship Id="rId42" Type="http://schemas.openxmlformats.org/officeDocument/2006/relationships/hyperlink" Target="https://www.un.org/ohrlls/sites/www.un.org.ohrlls/files/mdb.pdf" TargetMode="External"/><Relationship Id="rId47" Type="http://schemas.openxmlformats.org/officeDocument/2006/relationships/hyperlink" Target="https://www.un.org/ohrlls/sites/www.un.org.ohrlls/files/mdb.pdf" TargetMode="External"/><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info.undp.org/docs/pdc/Documents/SOM/PROSCAL-%20PIP%20-%202016.pdf" TargetMode="External"/><Relationship Id="rId29" Type="http://schemas.openxmlformats.org/officeDocument/2006/relationships/image" Target="media/image9.png"/><Relationship Id="rId11" Type="http://schemas.openxmlformats.org/officeDocument/2006/relationships/comments" Target="comments.xml"/><Relationship Id="rId24" Type="http://schemas.openxmlformats.org/officeDocument/2006/relationships/image" Target="media/image4.png"/><Relationship Id="rId32" Type="http://schemas.openxmlformats.org/officeDocument/2006/relationships/hyperlink" Target="https://www.sdgindex.org/" TargetMode="External"/><Relationship Id="rId37" Type="http://schemas.openxmlformats.org/officeDocument/2006/relationships/image" Target="media/image16.png"/><Relationship Id="rId40" Type="http://schemas.openxmlformats.org/officeDocument/2006/relationships/hyperlink" Target="https://s3.amazonaws.com/sustainabledevelopment.report/2023/sustainable-development-report-2023.pdf" TargetMode="External"/><Relationship Id="rId45" Type="http://schemas.openxmlformats.org/officeDocument/2006/relationships/hyperlink" Target="https://s3.amazonaws.com/sustainabledevelopment.report/2023/sustainable-development-report-2023.pdf"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www.iea.org/reports/global-energy-and-climate-model/net-zero-emissions-by-2050-scenario-nze" TargetMode="External"/><Relationship Id="rId31" Type="http://schemas.openxmlformats.org/officeDocument/2006/relationships/image" Target="media/image11.png"/><Relationship Id="rId44" Type="http://schemas.openxmlformats.org/officeDocument/2006/relationships/hyperlink" Target="https://irp.cdn-website.com/be6d1d56/files/uploaded/the-case-for-long-term-sdg-financing-e3a35f12.pdf" TargetMode="External"/><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s://undp-climate.exposure.co/empowered-women"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hyperlink" Target="https://globalcompact.no/app/uploads/2020/01/Scaling-SDG-Finance.pdf" TargetMode="External"/><Relationship Id="rId48" Type="http://schemas.openxmlformats.org/officeDocument/2006/relationships/hyperlink" Target="https://globalcompact.no/app/uploads/2020/01/Scaling-SDG-Finance.pdf"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s://open.undp.org/projects/00085377"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unctad.org/system/files/official-document/diaepcb2022d3_en.pdf" TargetMode="External"/><Relationship Id="rId20" Type="http://schemas.openxmlformats.org/officeDocument/2006/relationships/hyperlink" Target="https://undp-climate.exposure.co/empowered-women" TargetMode="External"/><Relationship Id="rId41" Type="http://schemas.openxmlformats.org/officeDocument/2006/relationships/hyperlink" Target="https://unctad.org/system/files/official-document/diaepcb2022d3_en.pdf" TargetMode="External"/><Relationship Id="rId54"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8670835-afc4-4376-8ae0-1ffed5b27e6b" xsi:nil="true"/>
    <lcf76f155ced4ddcb4097134ff3c332f xmlns="b0bf4113-6f4a-4f3e-b5bb-503c4d9102e3">
      <Terms xmlns="http://schemas.microsoft.com/office/infopath/2007/PartnerControls"/>
    </lcf76f155ced4ddcb4097134ff3c332f>
    <SharedWithUsers xmlns="c8670835-afc4-4376-8ae0-1ffed5b27e6b">
      <UserInfo>
        <DisplayName>Elif Duygun</DisplayName>
        <AccountId>107</AccountId>
        <AccountType/>
      </UserInfo>
      <UserInfo>
        <DisplayName>Benjamin Keller</DisplayName>
        <AccountId>12</AccountId>
        <AccountType/>
      </UserInfo>
      <UserInfo>
        <DisplayName>Simone Marino</DisplayName>
        <AccountId>25</AccountId>
        <AccountType/>
      </UserInfo>
      <UserInfo>
        <DisplayName>Stefano Pistolese</DisplayName>
        <AccountId>9</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8970033F315F542A2D9640B7CC02236" ma:contentTypeVersion="14" ma:contentTypeDescription="Create a new document." ma:contentTypeScope="" ma:versionID="1fbaaa309ca6ad3f66f89b713b364282">
  <xsd:schema xmlns:xsd="http://www.w3.org/2001/XMLSchema" xmlns:xs="http://www.w3.org/2001/XMLSchema" xmlns:p="http://schemas.microsoft.com/office/2006/metadata/properties" xmlns:ns2="b0bf4113-6f4a-4f3e-b5bb-503c4d9102e3" xmlns:ns3="c8670835-afc4-4376-8ae0-1ffed5b27e6b" targetNamespace="http://schemas.microsoft.com/office/2006/metadata/properties" ma:root="true" ma:fieldsID="8eb38d825ef8202c53805be7bec0fdcc" ns2:_="" ns3:_="">
    <xsd:import namespace="b0bf4113-6f4a-4f3e-b5bb-503c4d9102e3"/>
    <xsd:import namespace="c8670835-afc4-4376-8ae0-1ffed5b27e6b"/>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SearchPropertie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bf4113-6f4a-4f3e-b5bb-503c4d9102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f8ebb0a5-c57d-4c3a-bec7-8a38252dd05c" ma:termSetId="09814cd3-568e-fe90-9814-8d621ff8fb84" ma:anchorId="fba54fb3-c3e1-fe81-a776-ca4b69148c4d" ma:open="true" ma:isKeyword="false">
      <xsd:complexType>
        <xsd:sequence>
          <xsd:element ref="pc:Terms" minOccurs="0" maxOccurs="1"/>
        </xsd:sequence>
      </xsd:complex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8670835-afc4-4376-8ae0-1ffed5b27e6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285086d2-6a15-4a00-bd68-213e1ec481f2}" ma:internalName="TaxCatchAll" ma:showField="CatchAllData" ma:web="c8670835-afc4-4376-8ae0-1ffed5b27e6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A4F8CF-8699-4D39-A424-4774020BB6B2}">
  <ds:schemaRefs>
    <ds:schemaRef ds:uri="http://schemas.openxmlformats.org/officeDocument/2006/bibliography"/>
  </ds:schemaRefs>
</ds:datastoreItem>
</file>

<file path=customXml/itemProps2.xml><?xml version="1.0" encoding="utf-8"?>
<ds:datastoreItem xmlns:ds="http://schemas.openxmlformats.org/officeDocument/2006/customXml" ds:itemID="{04D54947-DE74-444C-8C86-95528F131DE3}">
  <ds:schemaRefs>
    <ds:schemaRef ds:uri="http://schemas.microsoft.com/sharepoint/v3/contenttype/forms"/>
  </ds:schemaRefs>
</ds:datastoreItem>
</file>

<file path=customXml/itemProps3.xml><?xml version="1.0" encoding="utf-8"?>
<ds:datastoreItem xmlns:ds="http://schemas.openxmlformats.org/officeDocument/2006/customXml" ds:itemID="{D3E6067C-06DD-424A-BED5-343FFB1D504B}">
  <ds:schemaRefs>
    <ds:schemaRef ds:uri="http://schemas.microsoft.com/office/2006/metadata/properties"/>
    <ds:schemaRef ds:uri="http://schemas.microsoft.com/office/infopath/2007/PartnerControls"/>
    <ds:schemaRef ds:uri="c8670835-afc4-4376-8ae0-1ffed5b27e6b"/>
    <ds:schemaRef ds:uri="b0bf4113-6f4a-4f3e-b5bb-503c4d9102e3"/>
  </ds:schemaRefs>
</ds:datastoreItem>
</file>

<file path=customXml/itemProps4.xml><?xml version="1.0" encoding="utf-8"?>
<ds:datastoreItem xmlns:ds="http://schemas.openxmlformats.org/officeDocument/2006/customXml" ds:itemID="{7FE047A9-9C6E-443C-804D-92C0C33552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bf4113-6f4a-4f3e-b5bb-503c4d9102e3"/>
    <ds:schemaRef ds:uri="c8670835-afc4-4376-8ae0-1ffed5b27e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Benjamin Keller</dc:creator>
  <keywords/>
  <dc:description/>
  <lastModifiedBy>albalemunicio@gmail.com</lastModifiedBy>
  <revision>91</revision>
  <dcterms:created xsi:type="dcterms:W3CDTF">2023-12-14T15:26:00.0000000Z</dcterms:created>
  <dcterms:modified xsi:type="dcterms:W3CDTF">2024-05-17T16:37:25.9807725Z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0x01010098970033F315F542A2D9640B7CC02236</vt:lpwstr>
  </property>
  <property fmtid="{D5CDD505-2E9C-101B-9397-08002B2CF9AE}" pid="3" name="MediaServiceImageTags">
    <vt:lpwstr/>
  </property>
</Properties>
</file>